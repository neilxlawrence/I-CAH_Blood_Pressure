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B0A35" w14:textId="23D253B8" w:rsidR="007734E3" w:rsidRPr="00F611E4" w:rsidRDefault="003912C9" w:rsidP="00025E70">
      <w:pPr>
        <w:pStyle w:val="Heading1"/>
      </w:pPr>
      <w:r>
        <w:t xml:space="preserve">Supplementary Materials: </w:t>
      </w:r>
      <w:r w:rsidR="000E6057" w:rsidRPr="000E6057">
        <w:t>Blood pressure and its determinants in 554 children and young people with CAH</w:t>
      </w:r>
    </w:p>
    <w:p w14:paraId="6D63FC8C" w14:textId="77777777" w:rsidR="00975C73" w:rsidRPr="004F411A" w:rsidRDefault="00975C73" w:rsidP="00975C73">
      <w:pPr>
        <w:pStyle w:val="Heading2"/>
        <w:rPr>
          <w:rFonts w:ascii="Calibri" w:hAnsi="Calibri" w:cs="Calibri"/>
        </w:rPr>
      </w:pPr>
      <w:r w:rsidRPr="004F411A">
        <w:rPr>
          <w:rFonts w:ascii="Calibri" w:hAnsi="Calibri" w:cs="Calibri"/>
        </w:rPr>
        <w:t>Supplementary methods 1 – Full details of data preparation</w:t>
      </w:r>
    </w:p>
    <w:p w14:paraId="2FDC7EE5" w14:textId="2590E082" w:rsidR="00975C73" w:rsidRPr="00025E70" w:rsidRDefault="00975C73" w:rsidP="00025E70">
      <w:pPr>
        <w:spacing w:line="360" w:lineRule="auto"/>
        <w:rPr>
          <w:rFonts w:ascii="Calibri" w:hAnsi="Calibri" w:cs="Calibri"/>
          <w:sz w:val="21"/>
          <w:szCs w:val="21"/>
        </w:rPr>
      </w:pPr>
      <w:r w:rsidRPr="00025E70">
        <w:rPr>
          <w:rFonts w:ascii="Calibri" w:hAnsi="Calibri" w:cs="Calibri"/>
          <w:sz w:val="21"/>
          <w:szCs w:val="21"/>
        </w:rPr>
        <w:t xml:space="preserve">Data was prepared for analysis by </w:t>
      </w:r>
      <w:r w:rsidR="00AD6E66" w:rsidRPr="00025E70">
        <w:rPr>
          <w:rFonts w:ascii="Calibri" w:hAnsi="Calibri" w:cs="Calibri"/>
          <w:sz w:val="21"/>
          <w:szCs w:val="21"/>
        </w:rPr>
        <w:t>removal of</w:t>
      </w:r>
      <w:r w:rsidRPr="00025E70">
        <w:rPr>
          <w:rFonts w:ascii="Calibri" w:hAnsi="Calibri" w:cs="Calibri"/>
          <w:sz w:val="21"/>
          <w:szCs w:val="21"/>
        </w:rPr>
        <w:t xml:space="preserve"> duplicated entries, and manual assessment of outlying values using data visualisation, followed by contact with individual centres for clarification about possible data entry errors and units of measurement. </w:t>
      </w:r>
    </w:p>
    <w:p w14:paraId="40CAC47D" w14:textId="77777777" w:rsidR="0029089A" w:rsidRPr="00025E70" w:rsidRDefault="0029089A" w:rsidP="00025E70">
      <w:pPr>
        <w:spacing w:line="360" w:lineRule="auto"/>
        <w:rPr>
          <w:rFonts w:ascii="Calibri" w:hAnsi="Calibri" w:cs="Calibri"/>
          <w:i/>
          <w:iCs/>
          <w:sz w:val="21"/>
          <w:szCs w:val="21"/>
        </w:rPr>
      </w:pPr>
      <w:r w:rsidRPr="00025E70">
        <w:rPr>
          <w:rFonts w:ascii="Calibri" w:hAnsi="Calibri" w:cs="Calibri"/>
          <w:i/>
          <w:iCs/>
          <w:sz w:val="21"/>
          <w:szCs w:val="21"/>
        </w:rPr>
        <w:t>Interpolation of missing height and weight data</w:t>
      </w:r>
    </w:p>
    <w:p w14:paraId="530A43B4" w14:textId="24469701" w:rsidR="00150BB9" w:rsidRPr="00025E70" w:rsidRDefault="00150BB9" w:rsidP="00025E70">
      <w:pPr>
        <w:spacing w:line="360" w:lineRule="auto"/>
        <w:rPr>
          <w:rFonts w:ascii="Calibri" w:hAnsi="Calibri" w:cs="Calibri"/>
          <w:sz w:val="21"/>
          <w:szCs w:val="21"/>
        </w:rPr>
      </w:pPr>
      <w:r w:rsidRPr="00025E70">
        <w:rPr>
          <w:rFonts w:ascii="Calibri" w:hAnsi="Calibri" w:cs="Calibri"/>
          <w:sz w:val="21"/>
          <w:szCs w:val="21"/>
        </w:rPr>
        <w:t xml:space="preserve">Due to </w:t>
      </w:r>
      <w:r w:rsidR="0029089A" w:rsidRPr="00025E70">
        <w:rPr>
          <w:rFonts w:ascii="Calibri" w:hAnsi="Calibri" w:cs="Calibri"/>
          <w:sz w:val="21"/>
          <w:szCs w:val="21"/>
        </w:rPr>
        <w:t>varying</w:t>
      </w:r>
      <w:r w:rsidRPr="00025E70">
        <w:rPr>
          <w:rFonts w:ascii="Calibri" w:hAnsi="Calibri" w:cs="Calibri"/>
          <w:sz w:val="21"/>
          <w:szCs w:val="21"/>
        </w:rPr>
        <w:t xml:space="preserve"> number of visits within patients, a hierarchical approach was employed to interpolation of missing height</w:t>
      </w:r>
      <w:r w:rsidR="0029089A" w:rsidRPr="00025E70">
        <w:rPr>
          <w:rFonts w:ascii="Calibri" w:hAnsi="Calibri" w:cs="Calibri"/>
          <w:sz w:val="21"/>
          <w:szCs w:val="21"/>
        </w:rPr>
        <w:t xml:space="preserve"> and weight</w:t>
      </w:r>
      <w:r w:rsidRPr="00025E70">
        <w:rPr>
          <w:rFonts w:ascii="Calibri" w:hAnsi="Calibri" w:cs="Calibri"/>
          <w:sz w:val="21"/>
          <w:szCs w:val="21"/>
        </w:rPr>
        <w:t xml:space="preserve">. In patients with 11 or more visits in which height and weight were available, a generalised additive model was estimated for height on age with weight as a covariate. Pearson scaled residuals were calculated for each data point within this fit to assess for outliers. Individual model fits were examined </w:t>
      </w:r>
      <w:proofErr w:type="gramStart"/>
      <w:r w:rsidRPr="00025E70">
        <w:rPr>
          <w:rFonts w:ascii="Calibri" w:hAnsi="Calibri" w:cs="Calibri"/>
          <w:sz w:val="21"/>
          <w:szCs w:val="21"/>
        </w:rPr>
        <w:t>visually</w:t>
      </w:r>
      <w:proofErr w:type="gramEnd"/>
      <w:r w:rsidRPr="00025E70">
        <w:rPr>
          <w:rFonts w:ascii="Calibri" w:hAnsi="Calibri" w:cs="Calibri"/>
          <w:sz w:val="21"/>
          <w:szCs w:val="21"/>
        </w:rPr>
        <w:t xml:space="preserve"> and an absolute </w:t>
      </w:r>
      <w:r w:rsidR="002E78D6" w:rsidRPr="00025E70">
        <w:rPr>
          <w:rFonts w:ascii="Calibri" w:hAnsi="Calibri" w:cs="Calibri"/>
          <w:sz w:val="21"/>
          <w:szCs w:val="21"/>
        </w:rPr>
        <w:t xml:space="preserve">Pearson </w:t>
      </w:r>
      <w:r w:rsidRPr="00025E70">
        <w:rPr>
          <w:rFonts w:ascii="Calibri" w:hAnsi="Calibri" w:cs="Calibri"/>
          <w:sz w:val="21"/>
          <w:szCs w:val="21"/>
        </w:rPr>
        <w:t xml:space="preserve">scaled residual of 3 or more was selected to declare a datapoint as an implausible outlier allowing deletion of that point and imputation. If a datapoint was declared an outlier, the modelling was reiterated without the outlying point before establishing the final GAM model fit that was then used to interpolate missing or outlying data points. In patients with 11 or more visits in which height was available but the covariate weight was not available, the process was repeated to fit a GAM model without the covariate of weight. </w:t>
      </w:r>
    </w:p>
    <w:p w14:paraId="553C019B" w14:textId="7F745824" w:rsidR="003331E2" w:rsidRPr="00025E70" w:rsidRDefault="00150BB9" w:rsidP="00025E70">
      <w:pPr>
        <w:spacing w:line="360" w:lineRule="auto"/>
        <w:rPr>
          <w:rFonts w:ascii="Calibri" w:hAnsi="Calibri" w:cs="Calibri"/>
          <w:sz w:val="21"/>
          <w:szCs w:val="21"/>
        </w:rPr>
      </w:pPr>
      <w:r w:rsidRPr="00025E70">
        <w:rPr>
          <w:rFonts w:ascii="Calibri" w:hAnsi="Calibri" w:cs="Calibri"/>
          <w:sz w:val="21"/>
          <w:szCs w:val="21"/>
        </w:rPr>
        <w:t xml:space="preserve">In patients with between 4 and 10 known data points for height, a cubic spline </w:t>
      </w:r>
      <w:r w:rsidR="00784DAE" w:rsidRPr="00025E70">
        <w:rPr>
          <w:rFonts w:ascii="Calibri" w:hAnsi="Calibri" w:cs="Calibri"/>
          <w:sz w:val="21"/>
          <w:szCs w:val="21"/>
        </w:rPr>
        <w:t xml:space="preserve">with 4 degrees of freedom </w:t>
      </w:r>
      <w:r w:rsidRPr="00025E70">
        <w:rPr>
          <w:rFonts w:ascii="Calibri" w:hAnsi="Calibri" w:cs="Calibri"/>
          <w:sz w:val="21"/>
          <w:szCs w:val="21"/>
        </w:rPr>
        <w:t>was fit through the data</w:t>
      </w:r>
      <w:r w:rsidR="009D05FB" w:rsidRPr="00025E70">
        <w:rPr>
          <w:rFonts w:ascii="Calibri" w:hAnsi="Calibri" w:cs="Calibri"/>
          <w:sz w:val="21"/>
          <w:szCs w:val="21"/>
        </w:rPr>
        <w:t>, without covariate adjustment</w:t>
      </w:r>
      <w:r w:rsidRPr="00025E70">
        <w:rPr>
          <w:rFonts w:ascii="Calibri" w:hAnsi="Calibri" w:cs="Calibri"/>
          <w:sz w:val="21"/>
          <w:szCs w:val="21"/>
        </w:rPr>
        <w:t>. Residuals were calculated manually from the spline fit by calculating the difference between the model fit and each data point, and then standardising by dividing them by the standard deviation of the height measurements within that patient. A threshold of greater than 0.5 was used for this standardised residual to declare a data point as an outlier following visual inspection of the model fits</w:t>
      </w:r>
      <w:r w:rsidR="00C17B5E" w:rsidRPr="00025E70">
        <w:rPr>
          <w:rFonts w:ascii="Calibri" w:hAnsi="Calibri" w:cs="Calibri"/>
          <w:sz w:val="21"/>
          <w:szCs w:val="21"/>
        </w:rPr>
        <w:t>.</w:t>
      </w:r>
      <w:r w:rsidRPr="00025E70">
        <w:rPr>
          <w:rFonts w:ascii="Calibri" w:hAnsi="Calibri" w:cs="Calibri"/>
          <w:sz w:val="21"/>
          <w:szCs w:val="21"/>
        </w:rPr>
        <w:t xml:space="preserve"> In patients with between 2 and 4 available data points for height, a linear interpolation method was employed.</w:t>
      </w:r>
      <w:r w:rsidR="00E624A1" w:rsidRPr="00025E70">
        <w:rPr>
          <w:rFonts w:ascii="Calibri" w:hAnsi="Calibri" w:cs="Calibri"/>
          <w:sz w:val="21"/>
          <w:szCs w:val="21"/>
        </w:rPr>
        <w:t xml:space="preserve"> Points were not extrapolated beyond known data points.</w:t>
      </w:r>
    </w:p>
    <w:p w14:paraId="3512291B" w14:textId="3A90BD8B" w:rsidR="001D0AA5" w:rsidRDefault="003331E2" w:rsidP="001D2BB9">
      <w:pPr>
        <w:spacing w:line="360" w:lineRule="auto"/>
        <w:rPr>
          <w:rFonts w:ascii="Calibri" w:hAnsi="Calibri" w:cs="Calibri"/>
          <w:sz w:val="21"/>
          <w:szCs w:val="21"/>
        </w:rPr>
      </w:pPr>
      <w:r w:rsidRPr="00025E70">
        <w:rPr>
          <w:rFonts w:ascii="Calibri" w:hAnsi="Calibri" w:cs="Calibri"/>
          <w:sz w:val="21"/>
          <w:szCs w:val="21"/>
        </w:rPr>
        <w:t>A similar process was applied for measurements of weight</w:t>
      </w:r>
      <w:r w:rsidR="00912B85" w:rsidRPr="00025E70">
        <w:rPr>
          <w:rFonts w:ascii="Calibri" w:hAnsi="Calibri" w:cs="Calibri"/>
          <w:sz w:val="21"/>
          <w:szCs w:val="21"/>
        </w:rPr>
        <w:t xml:space="preserve">, with different </w:t>
      </w:r>
      <w:r w:rsidR="00401E8A" w:rsidRPr="00025E70">
        <w:rPr>
          <w:rFonts w:ascii="Calibri" w:hAnsi="Calibri" w:cs="Calibri"/>
          <w:sz w:val="21"/>
          <w:szCs w:val="21"/>
        </w:rPr>
        <w:t xml:space="preserve">outlier threshold </w:t>
      </w:r>
      <w:r w:rsidR="00912B85" w:rsidRPr="00025E70">
        <w:rPr>
          <w:rFonts w:ascii="Calibri" w:hAnsi="Calibri" w:cs="Calibri"/>
          <w:sz w:val="21"/>
          <w:szCs w:val="21"/>
        </w:rPr>
        <w:t>parameters due to the greater variability in this metric with true values able to decrease as well as increase.</w:t>
      </w:r>
      <w:r w:rsidR="00150BB9" w:rsidRPr="00025E70">
        <w:rPr>
          <w:rFonts w:ascii="Calibri" w:hAnsi="Calibri" w:cs="Calibri"/>
          <w:sz w:val="21"/>
          <w:szCs w:val="21"/>
        </w:rPr>
        <w:t xml:space="preserve"> </w:t>
      </w:r>
      <w:r w:rsidR="00FA18AB" w:rsidRPr="00025E70">
        <w:rPr>
          <w:rFonts w:ascii="Calibri" w:hAnsi="Calibri" w:cs="Calibri"/>
          <w:sz w:val="21"/>
          <w:szCs w:val="21"/>
        </w:rPr>
        <w:t>T</w:t>
      </w:r>
      <w:r w:rsidRPr="00025E70">
        <w:rPr>
          <w:rFonts w:ascii="Calibri" w:hAnsi="Calibri" w:cs="Calibri"/>
          <w:sz w:val="21"/>
          <w:szCs w:val="21"/>
        </w:rPr>
        <w:t xml:space="preserve">he residual threshold </w:t>
      </w:r>
      <w:r w:rsidR="00FA18AB" w:rsidRPr="00025E70">
        <w:rPr>
          <w:rFonts w:ascii="Calibri" w:hAnsi="Calibri" w:cs="Calibri"/>
          <w:sz w:val="21"/>
          <w:szCs w:val="21"/>
        </w:rPr>
        <w:t xml:space="preserve">for GAM models was thus set at a </w:t>
      </w:r>
      <w:proofErr w:type="spellStart"/>
      <w:r w:rsidR="00FA18AB" w:rsidRPr="00025E70">
        <w:rPr>
          <w:rFonts w:ascii="Calibri" w:hAnsi="Calibri" w:cs="Calibri"/>
          <w:sz w:val="21"/>
          <w:szCs w:val="21"/>
        </w:rPr>
        <w:t>pearson</w:t>
      </w:r>
      <w:proofErr w:type="spellEnd"/>
      <w:r w:rsidR="00FA18AB" w:rsidRPr="00025E70">
        <w:rPr>
          <w:rFonts w:ascii="Calibri" w:hAnsi="Calibri" w:cs="Calibri"/>
          <w:sz w:val="21"/>
          <w:szCs w:val="21"/>
        </w:rPr>
        <w:t xml:space="preserve"> residual of 4, and for spline models a standardised residual threshold of 1.2</w:t>
      </w:r>
      <w:r w:rsidR="004304DB" w:rsidRPr="00025E70">
        <w:rPr>
          <w:rFonts w:ascii="Calibri" w:hAnsi="Calibri" w:cs="Calibri"/>
          <w:sz w:val="21"/>
          <w:szCs w:val="21"/>
        </w:rPr>
        <w:t xml:space="preserve">. </w:t>
      </w:r>
    </w:p>
    <w:p w14:paraId="0913BBD4" w14:textId="77777777" w:rsidR="003912C9" w:rsidRDefault="003912C9" w:rsidP="001D2BB9">
      <w:pPr>
        <w:spacing w:line="360" w:lineRule="auto"/>
        <w:rPr>
          <w:rFonts w:ascii="Calibri" w:hAnsi="Calibri" w:cs="Calibri"/>
          <w:sz w:val="21"/>
          <w:szCs w:val="21"/>
        </w:rPr>
      </w:pPr>
    </w:p>
    <w:p w14:paraId="259C4BAD" w14:textId="77777777" w:rsidR="003912C9" w:rsidRPr="00025E70" w:rsidRDefault="003912C9" w:rsidP="00025E70">
      <w:pPr>
        <w:spacing w:line="360" w:lineRule="auto"/>
        <w:rPr>
          <w:rFonts w:ascii="Calibri" w:hAnsi="Calibri" w:cs="Calibri"/>
          <w:sz w:val="21"/>
          <w:szCs w:val="21"/>
        </w:rPr>
      </w:pPr>
    </w:p>
    <w:p w14:paraId="6800F1EF" w14:textId="77777777" w:rsidR="00AB47D4" w:rsidRPr="00025E70" w:rsidRDefault="00AB47D4" w:rsidP="00025E70">
      <w:pPr>
        <w:spacing w:line="360" w:lineRule="auto"/>
        <w:rPr>
          <w:rFonts w:ascii="Calibri" w:hAnsi="Calibri" w:cs="Calibri"/>
          <w:i/>
          <w:iCs/>
          <w:sz w:val="21"/>
          <w:szCs w:val="21"/>
        </w:rPr>
      </w:pPr>
      <w:r w:rsidRPr="00025E70">
        <w:rPr>
          <w:rFonts w:ascii="Calibri" w:hAnsi="Calibri" w:cs="Calibri"/>
          <w:i/>
          <w:iCs/>
          <w:sz w:val="21"/>
          <w:szCs w:val="21"/>
        </w:rPr>
        <w:lastRenderedPageBreak/>
        <w:t>Imputation of missing dose data</w:t>
      </w:r>
    </w:p>
    <w:p w14:paraId="074E4395" w14:textId="1A64F24E" w:rsidR="00AB47D4" w:rsidRPr="00025E70" w:rsidRDefault="00AB47D4" w:rsidP="00025E70">
      <w:pPr>
        <w:spacing w:line="360" w:lineRule="auto"/>
        <w:rPr>
          <w:rFonts w:ascii="Calibri" w:hAnsi="Calibri" w:cs="Calibri"/>
          <w:sz w:val="21"/>
          <w:szCs w:val="21"/>
        </w:rPr>
      </w:pPr>
      <w:r w:rsidRPr="00025E70">
        <w:rPr>
          <w:rFonts w:ascii="Calibri" w:hAnsi="Calibri" w:cs="Calibri"/>
          <w:sz w:val="21"/>
          <w:szCs w:val="21"/>
        </w:rPr>
        <w:t xml:space="preserve">Missing data patterns were reviewed and correlated with other data fields of relevance. The </w:t>
      </w:r>
      <w:r w:rsidR="006D1B5B" w:rsidRPr="00025E70">
        <w:rPr>
          <w:rFonts w:ascii="Calibri" w:hAnsi="Calibri" w:cs="Calibri"/>
          <w:sz w:val="21"/>
          <w:szCs w:val="21"/>
        </w:rPr>
        <w:t xml:space="preserve">field </w:t>
      </w:r>
      <w:r w:rsidRPr="00025E70">
        <w:rPr>
          <w:rFonts w:ascii="Calibri" w:hAnsi="Calibri" w:cs="Calibri"/>
          <w:sz w:val="21"/>
          <w:szCs w:val="21"/>
        </w:rPr>
        <w:t>‘has dose changed from previous visit’, evidenced that doses patients were prescribed at that visit going forward were entered into the registry, with a preference for dose changes to be entered into the registry</w:t>
      </w:r>
      <w:r w:rsidR="000D0EDD" w:rsidRPr="00025E70">
        <w:rPr>
          <w:rFonts w:ascii="Calibri" w:hAnsi="Calibri" w:cs="Calibri"/>
          <w:sz w:val="21"/>
          <w:szCs w:val="21"/>
        </w:rPr>
        <w:t xml:space="preserve">: </w:t>
      </w:r>
      <w:r w:rsidRPr="00025E70">
        <w:rPr>
          <w:rFonts w:ascii="Calibri" w:hAnsi="Calibri" w:cs="Calibri"/>
          <w:sz w:val="21"/>
          <w:szCs w:val="21"/>
        </w:rPr>
        <w:t>Patients who were maintained on the same dose were more likely to have their precise dose details missing, with dose changes more likely to include precise dosing details. A pragmatic approach of data imputation using last observation carried forward was therefore employed, with limits on how far data could be carried according to age, restricted to carrying for 6 months under age 1, 12 months under age 3, 24 months under age 5 and 36 months over age 5. If data was not available to carry forward, then next observation carried backward was employed with the same age limits.</w:t>
      </w:r>
      <w:r w:rsidR="00C03A52" w:rsidRPr="00025E70">
        <w:rPr>
          <w:rFonts w:ascii="Calibri" w:hAnsi="Calibri" w:cs="Calibri"/>
          <w:sz w:val="21"/>
          <w:szCs w:val="21"/>
        </w:rPr>
        <w:t xml:space="preserve"> The dose a patient was on prior to clinic </w:t>
      </w:r>
      <w:r w:rsidR="002746FE" w:rsidRPr="00025E70">
        <w:rPr>
          <w:rFonts w:ascii="Calibri" w:hAnsi="Calibri" w:cs="Calibri"/>
          <w:sz w:val="21"/>
          <w:szCs w:val="21"/>
        </w:rPr>
        <w:t xml:space="preserve">(as defined by the previous visit) was therefore used for modelling to assess the effect of that dose on the patient parameters measured </w:t>
      </w:r>
      <w:r w:rsidR="00667E7F" w:rsidRPr="00025E70">
        <w:rPr>
          <w:rFonts w:ascii="Calibri" w:hAnsi="Calibri" w:cs="Calibri"/>
          <w:sz w:val="21"/>
          <w:szCs w:val="21"/>
        </w:rPr>
        <w:t>in clinic</w:t>
      </w:r>
      <w:r w:rsidR="00AB7708" w:rsidRPr="00025E70">
        <w:rPr>
          <w:rFonts w:ascii="Calibri" w:hAnsi="Calibri" w:cs="Calibri"/>
          <w:sz w:val="21"/>
          <w:szCs w:val="21"/>
        </w:rPr>
        <w:t>.</w:t>
      </w:r>
      <w:r w:rsidRPr="00025E70">
        <w:rPr>
          <w:rFonts w:ascii="Calibri" w:hAnsi="Calibri" w:cs="Calibri"/>
          <w:sz w:val="21"/>
          <w:szCs w:val="21"/>
        </w:rPr>
        <w:t xml:space="preserve"> Hydrocortisone equivalent dosing was converted using the conversion factors in table S2.</w:t>
      </w:r>
    </w:p>
    <w:p w14:paraId="49752B6A" w14:textId="418AEE23" w:rsidR="00C41287" w:rsidRPr="00025E70" w:rsidRDefault="006402E1" w:rsidP="00025E70">
      <w:pPr>
        <w:spacing w:line="360" w:lineRule="auto"/>
        <w:rPr>
          <w:rFonts w:ascii="Calibri" w:hAnsi="Calibri" w:cs="Calibri"/>
          <w:i/>
          <w:iCs/>
          <w:sz w:val="21"/>
          <w:szCs w:val="21"/>
        </w:rPr>
      </w:pPr>
      <w:r w:rsidRPr="00025E70">
        <w:rPr>
          <w:rFonts w:ascii="Calibri" w:hAnsi="Calibri" w:cs="Calibri"/>
          <w:i/>
          <w:iCs/>
          <w:sz w:val="21"/>
          <w:szCs w:val="21"/>
        </w:rPr>
        <w:t xml:space="preserve">Joint modelling multiple imputation </w:t>
      </w:r>
      <w:r w:rsidR="007A1543" w:rsidRPr="00025E70">
        <w:rPr>
          <w:rFonts w:ascii="Calibri" w:hAnsi="Calibri" w:cs="Calibri"/>
          <w:i/>
          <w:iCs/>
          <w:sz w:val="21"/>
          <w:szCs w:val="21"/>
        </w:rPr>
        <w:t xml:space="preserve">of </w:t>
      </w:r>
      <w:r w:rsidR="00F36330" w:rsidRPr="00025E70">
        <w:rPr>
          <w:rFonts w:ascii="Calibri" w:hAnsi="Calibri" w:cs="Calibri"/>
          <w:i/>
          <w:iCs/>
          <w:sz w:val="21"/>
          <w:szCs w:val="21"/>
        </w:rPr>
        <w:t>BP</w:t>
      </w:r>
      <w:r w:rsidR="007A1543" w:rsidRPr="00025E70">
        <w:rPr>
          <w:rFonts w:ascii="Calibri" w:hAnsi="Calibri" w:cs="Calibri"/>
          <w:i/>
          <w:iCs/>
          <w:sz w:val="21"/>
          <w:szCs w:val="21"/>
        </w:rPr>
        <w:t xml:space="preserve"> and </w:t>
      </w:r>
      <w:r w:rsidR="00424A51" w:rsidRPr="00025E70">
        <w:rPr>
          <w:rFonts w:ascii="Calibri" w:hAnsi="Calibri" w:cs="Calibri"/>
          <w:i/>
          <w:iCs/>
          <w:sz w:val="21"/>
          <w:szCs w:val="21"/>
        </w:rPr>
        <w:t>biomarkers</w:t>
      </w:r>
    </w:p>
    <w:p w14:paraId="5C35E00A" w14:textId="2DB05169" w:rsidR="00457F98" w:rsidRPr="00025E70" w:rsidRDefault="00424A51" w:rsidP="00025E70">
      <w:pPr>
        <w:spacing w:line="360" w:lineRule="auto"/>
        <w:rPr>
          <w:rFonts w:ascii="Calibri" w:hAnsi="Calibri" w:cs="Calibri"/>
          <w:sz w:val="21"/>
          <w:szCs w:val="21"/>
        </w:rPr>
      </w:pPr>
      <w:r w:rsidRPr="00025E70">
        <w:rPr>
          <w:rFonts w:ascii="Calibri" w:hAnsi="Calibri" w:cs="Calibri"/>
          <w:sz w:val="21"/>
          <w:szCs w:val="21"/>
        </w:rPr>
        <w:t xml:space="preserve">The remaining variables of interest </w:t>
      </w:r>
      <w:r w:rsidR="005F27E2" w:rsidRPr="00025E70">
        <w:rPr>
          <w:rFonts w:ascii="Calibri" w:hAnsi="Calibri" w:cs="Calibri"/>
          <w:sz w:val="21"/>
          <w:szCs w:val="21"/>
        </w:rPr>
        <w:t>exhibited more random variation within patients, and were thus more suited to multiple imputation</w:t>
      </w:r>
      <w:r w:rsidR="00FC0915" w:rsidRPr="00025E70">
        <w:rPr>
          <w:rFonts w:ascii="Calibri" w:hAnsi="Calibri" w:cs="Calibri"/>
          <w:sz w:val="21"/>
          <w:szCs w:val="21"/>
        </w:rPr>
        <w:t>, as carrying values or interpolating values would result in less plausible</w:t>
      </w:r>
      <w:r w:rsidR="000A2452" w:rsidRPr="00025E70">
        <w:rPr>
          <w:rFonts w:ascii="Calibri" w:hAnsi="Calibri" w:cs="Calibri"/>
          <w:sz w:val="21"/>
          <w:szCs w:val="21"/>
        </w:rPr>
        <w:t xml:space="preserve"> random variation around the trend. These metrics were imputed using a joint modelling multiple imputation model with </w:t>
      </w:r>
      <w:r w:rsidR="00657F03" w:rsidRPr="00025E70">
        <w:rPr>
          <w:rFonts w:ascii="Calibri" w:hAnsi="Calibri" w:cs="Calibri"/>
          <w:sz w:val="21"/>
          <w:szCs w:val="21"/>
        </w:rPr>
        <w:t xml:space="preserve">complete </w:t>
      </w:r>
      <w:r w:rsidR="000A2452" w:rsidRPr="00025E70">
        <w:rPr>
          <w:rFonts w:ascii="Calibri" w:hAnsi="Calibri" w:cs="Calibri"/>
          <w:sz w:val="21"/>
          <w:szCs w:val="21"/>
        </w:rPr>
        <w:t xml:space="preserve">age, sex, </w:t>
      </w:r>
      <w:r w:rsidR="00657F03" w:rsidRPr="00025E70">
        <w:rPr>
          <w:rFonts w:ascii="Calibri" w:hAnsi="Calibri" w:cs="Calibri"/>
          <w:sz w:val="21"/>
          <w:szCs w:val="21"/>
        </w:rPr>
        <w:t xml:space="preserve">interpolated </w:t>
      </w:r>
      <w:r w:rsidR="000A2452" w:rsidRPr="00025E70">
        <w:rPr>
          <w:rFonts w:ascii="Calibri" w:hAnsi="Calibri" w:cs="Calibri"/>
          <w:sz w:val="21"/>
          <w:szCs w:val="21"/>
        </w:rPr>
        <w:t xml:space="preserve">height and </w:t>
      </w:r>
      <w:r w:rsidR="00657F03" w:rsidRPr="00025E70">
        <w:rPr>
          <w:rFonts w:ascii="Calibri" w:hAnsi="Calibri" w:cs="Calibri"/>
          <w:sz w:val="21"/>
          <w:szCs w:val="21"/>
        </w:rPr>
        <w:t xml:space="preserve">interpolated </w:t>
      </w:r>
      <w:r w:rsidR="000A2452" w:rsidRPr="00025E70">
        <w:rPr>
          <w:rFonts w:ascii="Calibri" w:hAnsi="Calibri" w:cs="Calibri"/>
          <w:sz w:val="21"/>
          <w:szCs w:val="21"/>
        </w:rPr>
        <w:t>weight used as covariates</w:t>
      </w:r>
      <w:r w:rsidR="0017583B" w:rsidRPr="00025E70">
        <w:rPr>
          <w:rFonts w:ascii="Calibri" w:hAnsi="Calibri" w:cs="Calibri"/>
          <w:sz w:val="21"/>
          <w:szCs w:val="21"/>
        </w:rPr>
        <w:t xml:space="preserve">. </w:t>
      </w:r>
      <w:r w:rsidR="00496F43" w:rsidRPr="00025E70">
        <w:rPr>
          <w:rFonts w:ascii="Calibri" w:hAnsi="Calibri" w:cs="Calibri"/>
          <w:sz w:val="21"/>
          <w:szCs w:val="21"/>
        </w:rPr>
        <w:t xml:space="preserve">Biomarkers were converted to consistent units </w:t>
      </w:r>
      <w:r w:rsidR="00C4546A" w:rsidRPr="00025E70">
        <w:rPr>
          <w:rFonts w:ascii="Calibri" w:hAnsi="Calibri" w:cs="Calibri"/>
          <w:sz w:val="21"/>
          <w:szCs w:val="21"/>
        </w:rPr>
        <w:t>(</w:t>
      </w:r>
      <w:r w:rsidR="00496F43" w:rsidRPr="00025E70">
        <w:rPr>
          <w:rFonts w:ascii="Calibri" w:hAnsi="Calibri" w:cs="Calibri"/>
          <w:sz w:val="21"/>
          <w:szCs w:val="21"/>
        </w:rPr>
        <w:t>table S3</w:t>
      </w:r>
      <w:r w:rsidR="00C4546A" w:rsidRPr="00025E70">
        <w:rPr>
          <w:rFonts w:ascii="Calibri" w:hAnsi="Calibri" w:cs="Calibri"/>
          <w:sz w:val="21"/>
          <w:szCs w:val="21"/>
        </w:rPr>
        <w:t>) and</w:t>
      </w:r>
      <w:r w:rsidR="0017583B" w:rsidRPr="00025E70">
        <w:rPr>
          <w:rFonts w:ascii="Calibri" w:hAnsi="Calibri" w:cs="Calibri"/>
          <w:sz w:val="21"/>
          <w:szCs w:val="21"/>
        </w:rPr>
        <w:t xml:space="preserve"> natural log transformed prior to imputation</w:t>
      </w:r>
      <w:r w:rsidR="004D1018" w:rsidRPr="00025E70">
        <w:rPr>
          <w:rFonts w:ascii="Calibri" w:hAnsi="Calibri" w:cs="Calibri"/>
          <w:sz w:val="21"/>
          <w:szCs w:val="21"/>
        </w:rPr>
        <w:t xml:space="preserve"> to achieve a closer to normal shaped distribution. </w:t>
      </w:r>
      <w:r w:rsidR="006636D5" w:rsidRPr="00025E70">
        <w:rPr>
          <w:rFonts w:ascii="Calibri" w:hAnsi="Calibri" w:cs="Calibri"/>
          <w:sz w:val="21"/>
          <w:szCs w:val="21"/>
        </w:rPr>
        <w:t>Imputation was carried out 10 times to create 10 different imputed datasets</w:t>
      </w:r>
      <w:r w:rsidR="001F7E43" w:rsidRPr="00025E70">
        <w:rPr>
          <w:rFonts w:ascii="Calibri" w:hAnsi="Calibri" w:cs="Calibri"/>
          <w:sz w:val="21"/>
          <w:szCs w:val="21"/>
        </w:rPr>
        <w:t>.</w:t>
      </w:r>
      <w:r w:rsidR="0054273D" w:rsidRPr="00025E70">
        <w:rPr>
          <w:rFonts w:ascii="Calibri" w:hAnsi="Calibri" w:cs="Calibri"/>
          <w:sz w:val="21"/>
          <w:szCs w:val="21"/>
        </w:rPr>
        <w:t xml:space="preserve"> Following imputation, the standardised lower and upper limits of detection </w:t>
      </w:r>
      <w:r w:rsidR="00496F43" w:rsidRPr="00025E70">
        <w:rPr>
          <w:rFonts w:ascii="Calibri" w:hAnsi="Calibri" w:cs="Calibri"/>
          <w:sz w:val="21"/>
          <w:szCs w:val="21"/>
        </w:rPr>
        <w:t xml:space="preserve">(table S3) </w:t>
      </w:r>
      <w:r w:rsidR="0054273D" w:rsidRPr="00025E70">
        <w:rPr>
          <w:rFonts w:ascii="Calibri" w:hAnsi="Calibri" w:cs="Calibri"/>
          <w:sz w:val="21"/>
          <w:szCs w:val="21"/>
        </w:rPr>
        <w:t xml:space="preserve">were applied to maintain consistency across the datasets and prevent the imputation of </w:t>
      </w:r>
      <w:r w:rsidR="00EF5A96" w:rsidRPr="00025E70">
        <w:rPr>
          <w:rFonts w:ascii="Calibri" w:hAnsi="Calibri" w:cs="Calibri"/>
          <w:sz w:val="21"/>
          <w:szCs w:val="21"/>
        </w:rPr>
        <w:t xml:space="preserve">excessively large or small values that would have undue leverage on </w:t>
      </w:r>
      <w:r w:rsidR="00496F43" w:rsidRPr="00025E70">
        <w:rPr>
          <w:rFonts w:ascii="Calibri" w:hAnsi="Calibri" w:cs="Calibri"/>
          <w:sz w:val="21"/>
          <w:szCs w:val="21"/>
        </w:rPr>
        <w:t xml:space="preserve">multivariable modelling. </w:t>
      </w:r>
      <w:r w:rsidR="006402E1" w:rsidRPr="00025E70">
        <w:rPr>
          <w:rFonts w:ascii="Calibri" w:hAnsi="Calibri" w:cs="Calibri"/>
          <w:sz w:val="21"/>
          <w:szCs w:val="21"/>
        </w:rPr>
        <w:t>Biomarkers were censored to consistent lower and upper levels of detection to prevent undue leverage of high outlying values or extreme values created by log transforming values equal to or close to zero using the values in table S3.</w:t>
      </w:r>
    </w:p>
    <w:p w14:paraId="06F67C3E" w14:textId="465EE082" w:rsidR="00975C73" w:rsidRPr="004F411A" w:rsidRDefault="00E9255D" w:rsidP="00025E70">
      <w:pPr>
        <w:spacing w:line="360" w:lineRule="auto"/>
        <w:rPr>
          <w:rFonts w:ascii="Calibri" w:eastAsiaTheme="majorEastAsia" w:hAnsi="Calibri" w:cs="Calibri"/>
          <w:color w:val="0F4761" w:themeColor="accent1" w:themeShade="BF"/>
          <w:sz w:val="32"/>
          <w:szCs w:val="32"/>
        </w:rPr>
      </w:pPr>
      <w:r w:rsidRPr="00025E70">
        <w:rPr>
          <w:rFonts w:ascii="Calibri" w:hAnsi="Calibri" w:cs="Calibri"/>
          <w:sz w:val="21"/>
          <w:szCs w:val="21"/>
        </w:rPr>
        <w:t>T</w:t>
      </w:r>
      <w:r w:rsidR="00C5676A" w:rsidRPr="00025E70">
        <w:rPr>
          <w:rFonts w:ascii="Calibri" w:hAnsi="Calibri" w:cs="Calibri"/>
          <w:sz w:val="21"/>
          <w:szCs w:val="21"/>
        </w:rPr>
        <w:t xml:space="preserve">his hybrid approach to missing data imputation was </w:t>
      </w:r>
      <w:proofErr w:type="gramStart"/>
      <w:r w:rsidR="00C5676A" w:rsidRPr="00025E70">
        <w:rPr>
          <w:rFonts w:ascii="Calibri" w:hAnsi="Calibri" w:cs="Calibri"/>
          <w:sz w:val="21"/>
          <w:szCs w:val="21"/>
        </w:rPr>
        <w:t>complicated, and</w:t>
      </w:r>
      <w:proofErr w:type="gramEnd"/>
      <w:r w:rsidR="00C5676A" w:rsidRPr="00025E70">
        <w:rPr>
          <w:rFonts w:ascii="Calibri" w:hAnsi="Calibri" w:cs="Calibri"/>
          <w:sz w:val="21"/>
          <w:szCs w:val="21"/>
        </w:rPr>
        <w:t xml:space="preserve"> tested </w:t>
      </w:r>
      <w:r w:rsidR="00853E3C" w:rsidRPr="00025E70">
        <w:rPr>
          <w:rFonts w:ascii="Calibri" w:hAnsi="Calibri" w:cs="Calibri"/>
          <w:sz w:val="21"/>
          <w:szCs w:val="21"/>
        </w:rPr>
        <w:t xml:space="preserve">by visualising the data and by rerunning multivariable models on complete case </w:t>
      </w:r>
      <w:r w:rsidR="00CE44CF" w:rsidRPr="00025E70">
        <w:rPr>
          <w:rFonts w:ascii="Calibri" w:hAnsi="Calibri" w:cs="Calibri"/>
          <w:sz w:val="21"/>
          <w:szCs w:val="21"/>
        </w:rPr>
        <w:t xml:space="preserve">data without data imputation. </w:t>
      </w:r>
      <w:r w:rsidR="00672448" w:rsidRPr="00025E70">
        <w:rPr>
          <w:rFonts w:ascii="Calibri" w:hAnsi="Calibri" w:cs="Calibri"/>
          <w:sz w:val="21"/>
          <w:szCs w:val="21"/>
        </w:rPr>
        <w:t>Figure S</w:t>
      </w:r>
      <w:r w:rsidR="00F0122F" w:rsidRPr="00025E70">
        <w:rPr>
          <w:rFonts w:ascii="Calibri" w:hAnsi="Calibri" w:cs="Calibri"/>
          <w:sz w:val="21"/>
          <w:szCs w:val="21"/>
        </w:rPr>
        <w:t>2</w:t>
      </w:r>
      <w:r w:rsidR="00672448" w:rsidRPr="00025E70">
        <w:rPr>
          <w:rFonts w:ascii="Calibri" w:hAnsi="Calibri" w:cs="Calibri"/>
          <w:sz w:val="21"/>
          <w:szCs w:val="21"/>
        </w:rPr>
        <w:t xml:space="preserve"> shows a similar trend with age across all the variables, and the sensitivity analyses rerunning models </w:t>
      </w:r>
      <w:r w:rsidR="00787351" w:rsidRPr="00025E70">
        <w:rPr>
          <w:rFonts w:ascii="Calibri" w:hAnsi="Calibri" w:cs="Calibri"/>
          <w:sz w:val="21"/>
          <w:szCs w:val="21"/>
        </w:rPr>
        <w:t>on complete cases showed no change in the direction, and very little change in the magnitude of any of the estimates of interest</w:t>
      </w:r>
      <w:r w:rsidR="00A77D91" w:rsidRPr="00025E70">
        <w:rPr>
          <w:rFonts w:ascii="Calibri" w:hAnsi="Calibri" w:cs="Calibri"/>
          <w:sz w:val="21"/>
          <w:szCs w:val="21"/>
        </w:rPr>
        <w:t xml:space="preserve"> (Table S8)</w:t>
      </w:r>
      <w:r w:rsidR="00787351" w:rsidRPr="00025E70">
        <w:rPr>
          <w:rFonts w:ascii="Calibri" w:hAnsi="Calibri" w:cs="Calibri"/>
          <w:sz w:val="21"/>
          <w:szCs w:val="21"/>
        </w:rPr>
        <w:t>.</w:t>
      </w:r>
      <w:r w:rsidR="00787351">
        <w:rPr>
          <w:rFonts w:ascii="Calibri" w:hAnsi="Calibri" w:cs="Calibri"/>
        </w:rPr>
        <w:t xml:space="preserve"> </w:t>
      </w:r>
      <w:r w:rsidR="00975C73" w:rsidRPr="004F411A">
        <w:rPr>
          <w:rFonts w:ascii="Calibri" w:hAnsi="Calibri" w:cs="Calibri"/>
        </w:rPr>
        <w:br w:type="page"/>
      </w:r>
    </w:p>
    <w:p w14:paraId="00A5380A" w14:textId="0C9754CD" w:rsidR="002E4D4A" w:rsidRPr="004F411A" w:rsidRDefault="002E4D4A" w:rsidP="002E4D4A">
      <w:pPr>
        <w:pStyle w:val="Heading2"/>
        <w:rPr>
          <w:rFonts w:ascii="Calibri" w:hAnsi="Calibri" w:cs="Calibri"/>
        </w:rPr>
      </w:pPr>
      <w:r w:rsidRPr="004F411A">
        <w:rPr>
          <w:rFonts w:ascii="Calibri" w:hAnsi="Calibri" w:cs="Calibri"/>
        </w:rPr>
        <w:lastRenderedPageBreak/>
        <w:t>Table S1 – R software packages employed during analysis</w:t>
      </w:r>
    </w:p>
    <w:p w14:paraId="511B68FB" w14:textId="77777777" w:rsidR="002E4D4A" w:rsidRPr="004F411A" w:rsidRDefault="002E4D4A" w:rsidP="002E4D4A">
      <w:pPr>
        <w:rPr>
          <w:rFonts w:ascii="Calibri" w:hAnsi="Calibri" w:cs="Calibri"/>
        </w:rPr>
      </w:pPr>
    </w:p>
    <w:tbl>
      <w:tblPr>
        <w:tblStyle w:val="TableGrid"/>
        <w:tblW w:w="9014" w:type="dxa"/>
        <w:tblLook w:val="04A0" w:firstRow="1" w:lastRow="0" w:firstColumn="1" w:lastColumn="0" w:noHBand="0" w:noVBand="1"/>
      </w:tblPr>
      <w:tblGrid>
        <w:gridCol w:w="2206"/>
        <w:gridCol w:w="6808"/>
      </w:tblGrid>
      <w:tr w:rsidR="00CE6D1B" w:rsidRPr="004F411A" w14:paraId="28A660B2" w14:textId="77777777" w:rsidTr="00025E70">
        <w:trPr>
          <w:trHeight w:val="489"/>
        </w:trPr>
        <w:tc>
          <w:tcPr>
            <w:tcW w:w="2206" w:type="dxa"/>
            <w:vAlign w:val="center"/>
          </w:tcPr>
          <w:p w14:paraId="6FD58F06" w14:textId="77777777" w:rsidR="00CE6D1B" w:rsidRPr="004F411A" w:rsidRDefault="00CE6D1B" w:rsidP="006857A7">
            <w:pPr>
              <w:rPr>
                <w:rFonts w:ascii="Calibri" w:hAnsi="Calibri" w:cs="Calibri"/>
                <w:b/>
                <w:bCs/>
                <w:sz w:val="18"/>
                <w:szCs w:val="18"/>
              </w:rPr>
            </w:pPr>
            <w:r w:rsidRPr="004F411A">
              <w:rPr>
                <w:rFonts w:ascii="Calibri" w:hAnsi="Calibri" w:cs="Calibri"/>
                <w:b/>
                <w:bCs/>
                <w:sz w:val="18"/>
                <w:szCs w:val="18"/>
              </w:rPr>
              <w:t>Name of software package</w:t>
            </w:r>
          </w:p>
        </w:tc>
        <w:tc>
          <w:tcPr>
            <w:tcW w:w="6808" w:type="dxa"/>
            <w:vAlign w:val="center"/>
          </w:tcPr>
          <w:p w14:paraId="6EDCD363" w14:textId="77777777" w:rsidR="00CE6D1B" w:rsidRPr="004F411A" w:rsidRDefault="00CE6D1B" w:rsidP="006857A7">
            <w:pPr>
              <w:rPr>
                <w:rFonts w:ascii="Calibri" w:hAnsi="Calibri" w:cs="Calibri"/>
                <w:b/>
                <w:bCs/>
                <w:sz w:val="18"/>
                <w:szCs w:val="18"/>
              </w:rPr>
            </w:pPr>
            <w:r w:rsidRPr="004F411A">
              <w:rPr>
                <w:rFonts w:ascii="Calibri" w:hAnsi="Calibri" w:cs="Calibri"/>
                <w:b/>
                <w:bCs/>
                <w:sz w:val="18"/>
                <w:szCs w:val="18"/>
              </w:rPr>
              <w:t>Citation</w:t>
            </w:r>
          </w:p>
        </w:tc>
      </w:tr>
      <w:tr w:rsidR="00CE6D1B" w:rsidRPr="004F411A" w14:paraId="6AA7A247" w14:textId="77777777" w:rsidTr="00025E70">
        <w:trPr>
          <w:trHeight w:val="489"/>
        </w:trPr>
        <w:tc>
          <w:tcPr>
            <w:tcW w:w="2206" w:type="dxa"/>
            <w:vAlign w:val="center"/>
          </w:tcPr>
          <w:p w14:paraId="11D85D84"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Base R</w:t>
            </w:r>
          </w:p>
        </w:tc>
        <w:tc>
          <w:tcPr>
            <w:tcW w:w="6808" w:type="dxa"/>
            <w:vAlign w:val="center"/>
          </w:tcPr>
          <w:p w14:paraId="3488440E"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https://www.R-project.org/</w:t>
            </w:r>
          </w:p>
        </w:tc>
      </w:tr>
      <w:tr w:rsidR="00757AE7" w:rsidRPr="004F411A" w14:paraId="107D9F7E" w14:textId="77777777" w:rsidTr="00025E70">
        <w:trPr>
          <w:trHeight w:val="489"/>
        </w:trPr>
        <w:tc>
          <w:tcPr>
            <w:tcW w:w="2206" w:type="dxa"/>
            <w:vAlign w:val="center"/>
          </w:tcPr>
          <w:p w14:paraId="072EC31B" w14:textId="1F09C800" w:rsidR="00757AE7" w:rsidRPr="004F411A" w:rsidRDefault="00757AE7" w:rsidP="006857A7">
            <w:pPr>
              <w:rPr>
                <w:rFonts w:ascii="Calibri" w:hAnsi="Calibri" w:cs="Calibri"/>
                <w:sz w:val="18"/>
                <w:szCs w:val="18"/>
              </w:rPr>
            </w:pPr>
            <w:r w:rsidRPr="004F411A">
              <w:rPr>
                <w:rFonts w:ascii="Calibri" w:hAnsi="Calibri" w:cs="Calibri"/>
                <w:sz w:val="18"/>
                <w:szCs w:val="18"/>
              </w:rPr>
              <w:t>tibble</w:t>
            </w:r>
          </w:p>
        </w:tc>
        <w:tc>
          <w:tcPr>
            <w:tcW w:w="6808" w:type="dxa"/>
            <w:vAlign w:val="center"/>
          </w:tcPr>
          <w:p w14:paraId="27FF8427" w14:textId="503CFAE5" w:rsidR="00757AE7" w:rsidRPr="004F411A" w:rsidRDefault="00757AE7" w:rsidP="006857A7">
            <w:pPr>
              <w:rPr>
                <w:rFonts w:ascii="Calibri" w:hAnsi="Calibri" w:cs="Calibri"/>
                <w:sz w:val="18"/>
                <w:szCs w:val="18"/>
              </w:rPr>
            </w:pPr>
            <w:r w:rsidRPr="004F411A">
              <w:rPr>
                <w:rFonts w:ascii="Calibri" w:hAnsi="Calibri" w:cs="Calibri"/>
                <w:sz w:val="18"/>
                <w:szCs w:val="18"/>
              </w:rPr>
              <w:t>https://tibble.tidyverse.org/</w:t>
            </w:r>
          </w:p>
        </w:tc>
      </w:tr>
      <w:tr w:rsidR="00127D8C" w:rsidRPr="004F411A" w14:paraId="3444880E" w14:textId="77777777" w:rsidTr="00025E70">
        <w:trPr>
          <w:trHeight w:val="489"/>
        </w:trPr>
        <w:tc>
          <w:tcPr>
            <w:tcW w:w="2206" w:type="dxa"/>
            <w:vAlign w:val="center"/>
          </w:tcPr>
          <w:p w14:paraId="58536D5D" w14:textId="5FC39AC8" w:rsidR="00127D8C" w:rsidRPr="004F411A" w:rsidRDefault="00127D8C" w:rsidP="006857A7">
            <w:pPr>
              <w:rPr>
                <w:rFonts w:ascii="Calibri" w:hAnsi="Calibri" w:cs="Calibri"/>
                <w:sz w:val="18"/>
                <w:szCs w:val="18"/>
              </w:rPr>
            </w:pPr>
            <w:r w:rsidRPr="004F411A">
              <w:rPr>
                <w:rFonts w:ascii="Calibri" w:hAnsi="Calibri" w:cs="Calibri"/>
                <w:sz w:val="18"/>
                <w:szCs w:val="18"/>
              </w:rPr>
              <w:t>rlang</w:t>
            </w:r>
          </w:p>
        </w:tc>
        <w:tc>
          <w:tcPr>
            <w:tcW w:w="6808" w:type="dxa"/>
            <w:vAlign w:val="center"/>
          </w:tcPr>
          <w:p w14:paraId="139773DC" w14:textId="3F7A95E0" w:rsidR="00127D8C" w:rsidRPr="004F411A" w:rsidRDefault="00127D8C" w:rsidP="006857A7">
            <w:pPr>
              <w:rPr>
                <w:rFonts w:ascii="Calibri" w:hAnsi="Calibri" w:cs="Calibri"/>
                <w:sz w:val="18"/>
                <w:szCs w:val="18"/>
              </w:rPr>
            </w:pPr>
            <w:r w:rsidRPr="004F411A">
              <w:rPr>
                <w:rFonts w:ascii="Calibri" w:hAnsi="Calibri" w:cs="Calibri"/>
                <w:sz w:val="18"/>
                <w:szCs w:val="18"/>
              </w:rPr>
              <w:t>https://cran.r-project.org/web/packages/rlang/index.html</w:t>
            </w:r>
          </w:p>
        </w:tc>
      </w:tr>
      <w:tr w:rsidR="00CE6D1B" w:rsidRPr="004F411A" w14:paraId="4AB839A8" w14:textId="77777777" w:rsidTr="00025E70">
        <w:trPr>
          <w:trHeight w:val="489"/>
        </w:trPr>
        <w:tc>
          <w:tcPr>
            <w:tcW w:w="2206" w:type="dxa"/>
            <w:vAlign w:val="center"/>
          </w:tcPr>
          <w:p w14:paraId="3C096BCA"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dplyr</w:t>
            </w:r>
          </w:p>
        </w:tc>
        <w:tc>
          <w:tcPr>
            <w:tcW w:w="6808" w:type="dxa"/>
            <w:vAlign w:val="center"/>
          </w:tcPr>
          <w:p w14:paraId="5078F0BC"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https://github.com/tidyverse/dplyr</w:t>
            </w:r>
          </w:p>
        </w:tc>
      </w:tr>
      <w:tr w:rsidR="004244E6" w:rsidRPr="004F411A" w14:paraId="1D40E924" w14:textId="77777777" w:rsidTr="00025E70">
        <w:trPr>
          <w:trHeight w:val="489"/>
        </w:trPr>
        <w:tc>
          <w:tcPr>
            <w:tcW w:w="2206" w:type="dxa"/>
            <w:vAlign w:val="center"/>
          </w:tcPr>
          <w:p w14:paraId="3111FBD2" w14:textId="3280AF25" w:rsidR="004244E6" w:rsidRPr="004F411A" w:rsidRDefault="004244E6" w:rsidP="006857A7">
            <w:pPr>
              <w:rPr>
                <w:rFonts w:ascii="Calibri" w:hAnsi="Calibri" w:cs="Calibri"/>
                <w:sz w:val="18"/>
                <w:szCs w:val="18"/>
              </w:rPr>
            </w:pPr>
            <w:r w:rsidRPr="004F411A">
              <w:rPr>
                <w:rFonts w:ascii="Calibri" w:hAnsi="Calibri" w:cs="Calibri"/>
                <w:sz w:val="18"/>
                <w:szCs w:val="18"/>
              </w:rPr>
              <w:t>doRNG</w:t>
            </w:r>
          </w:p>
        </w:tc>
        <w:tc>
          <w:tcPr>
            <w:tcW w:w="6808" w:type="dxa"/>
            <w:vAlign w:val="center"/>
          </w:tcPr>
          <w:p w14:paraId="19F669AE" w14:textId="2057872F" w:rsidR="004244E6" w:rsidRPr="004F411A" w:rsidRDefault="004244E6" w:rsidP="006857A7">
            <w:pPr>
              <w:rPr>
                <w:rFonts w:ascii="Calibri" w:hAnsi="Calibri" w:cs="Calibri"/>
                <w:sz w:val="18"/>
                <w:szCs w:val="18"/>
              </w:rPr>
            </w:pPr>
            <w:r w:rsidRPr="004F411A">
              <w:rPr>
                <w:rFonts w:ascii="Calibri" w:hAnsi="Calibri" w:cs="Calibri"/>
                <w:sz w:val="18"/>
                <w:szCs w:val="18"/>
              </w:rPr>
              <w:t>https://cran.r-project.org/web/packages/doRNG/index.html</w:t>
            </w:r>
          </w:p>
        </w:tc>
      </w:tr>
      <w:tr w:rsidR="00CE6D1B" w:rsidRPr="004F411A" w14:paraId="13ED5BD1" w14:textId="77777777" w:rsidTr="00025E70">
        <w:trPr>
          <w:trHeight w:val="489"/>
        </w:trPr>
        <w:tc>
          <w:tcPr>
            <w:tcW w:w="2206" w:type="dxa"/>
            <w:vAlign w:val="center"/>
          </w:tcPr>
          <w:p w14:paraId="1888C850"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piecewiseSEM</w:t>
            </w:r>
          </w:p>
        </w:tc>
        <w:tc>
          <w:tcPr>
            <w:tcW w:w="6808" w:type="dxa"/>
            <w:vAlign w:val="center"/>
          </w:tcPr>
          <w:p w14:paraId="52795637"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http://dx.doi.org/10.1111/2041-210X.12512</w:t>
            </w:r>
          </w:p>
        </w:tc>
      </w:tr>
      <w:tr w:rsidR="00B6532D" w:rsidRPr="004F411A" w14:paraId="588E507D" w14:textId="77777777" w:rsidTr="00025E70">
        <w:trPr>
          <w:trHeight w:val="489"/>
        </w:trPr>
        <w:tc>
          <w:tcPr>
            <w:tcW w:w="2206" w:type="dxa"/>
            <w:vAlign w:val="center"/>
          </w:tcPr>
          <w:p w14:paraId="715AEB02" w14:textId="045C7766" w:rsidR="00B6532D" w:rsidRPr="004F411A" w:rsidRDefault="007E0D69" w:rsidP="006857A7">
            <w:pPr>
              <w:rPr>
                <w:rFonts w:ascii="Calibri" w:hAnsi="Calibri" w:cs="Calibri"/>
                <w:sz w:val="18"/>
                <w:szCs w:val="18"/>
              </w:rPr>
            </w:pPr>
            <w:r w:rsidRPr="004F411A">
              <w:rPr>
                <w:rFonts w:ascii="Calibri" w:hAnsi="Calibri" w:cs="Calibri"/>
                <w:sz w:val="18"/>
                <w:szCs w:val="18"/>
              </w:rPr>
              <w:t>lme4</w:t>
            </w:r>
          </w:p>
        </w:tc>
        <w:tc>
          <w:tcPr>
            <w:tcW w:w="6808" w:type="dxa"/>
            <w:vAlign w:val="center"/>
          </w:tcPr>
          <w:p w14:paraId="47F68D0F" w14:textId="67EB8FFB" w:rsidR="00B6532D" w:rsidRPr="004F411A" w:rsidRDefault="00DC4A2E" w:rsidP="006857A7">
            <w:pPr>
              <w:rPr>
                <w:rFonts w:ascii="Calibri" w:hAnsi="Calibri" w:cs="Calibri"/>
                <w:sz w:val="18"/>
                <w:szCs w:val="18"/>
              </w:rPr>
            </w:pPr>
            <w:r w:rsidRPr="004F411A">
              <w:rPr>
                <w:rFonts w:ascii="Calibri" w:hAnsi="Calibri" w:cs="Calibri"/>
                <w:sz w:val="18"/>
                <w:szCs w:val="18"/>
              </w:rPr>
              <w:t>https://cran.r-project.org/web/packages/lme4/index.html</w:t>
            </w:r>
          </w:p>
        </w:tc>
      </w:tr>
      <w:tr w:rsidR="00B2104A" w:rsidRPr="004F411A" w14:paraId="5E8AFB53" w14:textId="77777777" w:rsidTr="00025E70">
        <w:trPr>
          <w:trHeight w:val="489"/>
        </w:trPr>
        <w:tc>
          <w:tcPr>
            <w:tcW w:w="2206" w:type="dxa"/>
            <w:vAlign w:val="center"/>
          </w:tcPr>
          <w:p w14:paraId="218ED05C" w14:textId="1B08C7CF" w:rsidR="00B2104A" w:rsidRPr="004F411A" w:rsidRDefault="00B2104A" w:rsidP="006857A7">
            <w:pPr>
              <w:rPr>
                <w:rFonts w:ascii="Calibri" w:hAnsi="Calibri" w:cs="Calibri"/>
                <w:sz w:val="18"/>
                <w:szCs w:val="18"/>
              </w:rPr>
            </w:pPr>
            <w:r w:rsidRPr="004F411A">
              <w:rPr>
                <w:rFonts w:ascii="Calibri" w:hAnsi="Calibri" w:cs="Calibri"/>
                <w:sz w:val="18"/>
                <w:szCs w:val="18"/>
              </w:rPr>
              <w:t>mice</w:t>
            </w:r>
          </w:p>
        </w:tc>
        <w:tc>
          <w:tcPr>
            <w:tcW w:w="6808" w:type="dxa"/>
            <w:vAlign w:val="center"/>
          </w:tcPr>
          <w:p w14:paraId="7EDC252C" w14:textId="039B972D" w:rsidR="00B2104A" w:rsidRPr="004F411A" w:rsidRDefault="00B2104A" w:rsidP="006857A7">
            <w:pPr>
              <w:rPr>
                <w:rFonts w:ascii="Calibri" w:hAnsi="Calibri" w:cs="Calibri"/>
                <w:sz w:val="18"/>
                <w:szCs w:val="18"/>
              </w:rPr>
            </w:pPr>
            <w:r w:rsidRPr="004F411A">
              <w:rPr>
                <w:rFonts w:ascii="Calibri" w:hAnsi="Calibri" w:cs="Calibri"/>
                <w:sz w:val="18"/>
                <w:szCs w:val="18"/>
              </w:rPr>
              <w:t>https://cran.r-project.org/web/packages/mice/index.html</w:t>
            </w:r>
          </w:p>
        </w:tc>
      </w:tr>
      <w:tr w:rsidR="005C41AE" w:rsidRPr="004F411A" w14:paraId="42622C98" w14:textId="77777777" w:rsidTr="00025E70">
        <w:trPr>
          <w:trHeight w:val="489"/>
        </w:trPr>
        <w:tc>
          <w:tcPr>
            <w:tcW w:w="2206" w:type="dxa"/>
            <w:vAlign w:val="center"/>
          </w:tcPr>
          <w:p w14:paraId="18A54695" w14:textId="77777777" w:rsidR="005C41AE" w:rsidRPr="004F411A" w:rsidRDefault="005C41AE" w:rsidP="006857A7">
            <w:pPr>
              <w:rPr>
                <w:rFonts w:ascii="Calibri" w:hAnsi="Calibri" w:cs="Calibri"/>
                <w:sz w:val="18"/>
                <w:szCs w:val="18"/>
              </w:rPr>
            </w:pPr>
            <w:r w:rsidRPr="004F411A">
              <w:rPr>
                <w:rFonts w:ascii="Calibri" w:hAnsi="Calibri" w:cs="Calibri"/>
                <w:sz w:val="18"/>
                <w:szCs w:val="18"/>
              </w:rPr>
              <w:t>miceRanger</w:t>
            </w:r>
          </w:p>
        </w:tc>
        <w:tc>
          <w:tcPr>
            <w:tcW w:w="6808" w:type="dxa"/>
            <w:vAlign w:val="center"/>
          </w:tcPr>
          <w:p w14:paraId="179175D5" w14:textId="77777777" w:rsidR="005C41AE" w:rsidRPr="004F411A" w:rsidRDefault="005C41AE" w:rsidP="006857A7">
            <w:pPr>
              <w:rPr>
                <w:rFonts w:ascii="Calibri" w:hAnsi="Calibri" w:cs="Calibri"/>
                <w:sz w:val="18"/>
                <w:szCs w:val="18"/>
              </w:rPr>
            </w:pPr>
            <w:r w:rsidRPr="004F411A">
              <w:rPr>
                <w:rFonts w:ascii="Calibri" w:hAnsi="Calibri" w:cs="Calibri"/>
                <w:sz w:val="18"/>
                <w:szCs w:val="18"/>
              </w:rPr>
              <w:t xml:space="preserve">https://cran.r-project.org/web/packages/miceRanger/index.html </w:t>
            </w:r>
          </w:p>
        </w:tc>
      </w:tr>
      <w:tr w:rsidR="00742F6B" w:rsidRPr="004F411A" w14:paraId="69635EE9" w14:textId="77777777" w:rsidTr="00025E70">
        <w:trPr>
          <w:trHeight w:val="489"/>
        </w:trPr>
        <w:tc>
          <w:tcPr>
            <w:tcW w:w="2206" w:type="dxa"/>
            <w:vAlign w:val="center"/>
          </w:tcPr>
          <w:p w14:paraId="535F03FF" w14:textId="69F5EC50" w:rsidR="00742F6B" w:rsidRPr="004F411A" w:rsidRDefault="00742F6B" w:rsidP="006857A7">
            <w:pPr>
              <w:rPr>
                <w:rFonts w:ascii="Calibri" w:hAnsi="Calibri" w:cs="Calibri"/>
                <w:sz w:val="18"/>
                <w:szCs w:val="18"/>
              </w:rPr>
            </w:pPr>
            <w:proofErr w:type="spellStart"/>
            <w:r>
              <w:rPr>
                <w:rFonts w:ascii="Calibri" w:hAnsi="Calibri" w:cs="Calibri"/>
                <w:sz w:val="18"/>
                <w:szCs w:val="18"/>
              </w:rPr>
              <w:t>mgcv</w:t>
            </w:r>
            <w:proofErr w:type="spellEnd"/>
          </w:p>
        </w:tc>
        <w:tc>
          <w:tcPr>
            <w:tcW w:w="6808" w:type="dxa"/>
            <w:vAlign w:val="center"/>
          </w:tcPr>
          <w:p w14:paraId="7F292AFE" w14:textId="06B70844" w:rsidR="00742F6B" w:rsidRPr="004F411A" w:rsidRDefault="007822AF" w:rsidP="006857A7">
            <w:pPr>
              <w:rPr>
                <w:rFonts w:ascii="Calibri" w:hAnsi="Calibri" w:cs="Calibri"/>
                <w:sz w:val="18"/>
                <w:szCs w:val="18"/>
              </w:rPr>
            </w:pPr>
            <w:r w:rsidRPr="007822AF">
              <w:rPr>
                <w:rFonts w:ascii="Calibri" w:hAnsi="Calibri" w:cs="Calibri"/>
                <w:sz w:val="18"/>
                <w:szCs w:val="18"/>
              </w:rPr>
              <w:t>https://cran.r-project.org/web/packages/mgcv/index.html</w:t>
            </w:r>
          </w:p>
        </w:tc>
      </w:tr>
      <w:tr w:rsidR="005C41AE" w:rsidRPr="004F411A" w14:paraId="2C5972A7" w14:textId="77777777" w:rsidTr="00025E70">
        <w:trPr>
          <w:trHeight w:val="489"/>
        </w:trPr>
        <w:tc>
          <w:tcPr>
            <w:tcW w:w="2206" w:type="dxa"/>
            <w:vAlign w:val="center"/>
          </w:tcPr>
          <w:p w14:paraId="21F5FF94" w14:textId="4185A558" w:rsidR="005C41AE" w:rsidRPr="004F411A" w:rsidRDefault="005C41AE" w:rsidP="006857A7">
            <w:pPr>
              <w:rPr>
                <w:rFonts w:ascii="Calibri" w:hAnsi="Calibri" w:cs="Calibri"/>
                <w:sz w:val="18"/>
                <w:szCs w:val="18"/>
              </w:rPr>
            </w:pPr>
            <w:r w:rsidRPr="004F411A">
              <w:rPr>
                <w:rFonts w:ascii="Calibri" w:hAnsi="Calibri" w:cs="Calibri"/>
                <w:sz w:val="18"/>
                <w:szCs w:val="18"/>
              </w:rPr>
              <w:t>sjstats</w:t>
            </w:r>
          </w:p>
        </w:tc>
        <w:tc>
          <w:tcPr>
            <w:tcW w:w="6808" w:type="dxa"/>
            <w:vAlign w:val="center"/>
          </w:tcPr>
          <w:p w14:paraId="755A82D1" w14:textId="34B9027B" w:rsidR="005C41AE" w:rsidRPr="004F411A" w:rsidRDefault="005C41AE" w:rsidP="006857A7">
            <w:pPr>
              <w:rPr>
                <w:rFonts w:ascii="Calibri" w:hAnsi="Calibri" w:cs="Calibri"/>
                <w:sz w:val="18"/>
                <w:szCs w:val="18"/>
              </w:rPr>
            </w:pPr>
            <w:r w:rsidRPr="004F411A">
              <w:rPr>
                <w:rFonts w:ascii="Calibri" w:hAnsi="Calibri" w:cs="Calibri"/>
                <w:sz w:val="18"/>
                <w:szCs w:val="18"/>
              </w:rPr>
              <w:t>https://cran.r-project.org/web/packages/sjstats/index.html</w:t>
            </w:r>
          </w:p>
        </w:tc>
      </w:tr>
      <w:tr w:rsidR="00691E73" w:rsidRPr="004F411A" w14:paraId="6141B4A9" w14:textId="77777777" w:rsidTr="00025E70">
        <w:trPr>
          <w:trHeight w:val="489"/>
        </w:trPr>
        <w:tc>
          <w:tcPr>
            <w:tcW w:w="2206" w:type="dxa"/>
            <w:vAlign w:val="center"/>
          </w:tcPr>
          <w:p w14:paraId="3102996F" w14:textId="2B1B8887" w:rsidR="00691E73" w:rsidRPr="004F411A" w:rsidRDefault="00691E73" w:rsidP="006857A7">
            <w:pPr>
              <w:rPr>
                <w:rFonts w:ascii="Calibri" w:hAnsi="Calibri" w:cs="Calibri"/>
                <w:sz w:val="18"/>
                <w:szCs w:val="18"/>
              </w:rPr>
            </w:pPr>
            <w:r w:rsidRPr="004F411A">
              <w:rPr>
                <w:rFonts w:ascii="Calibri" w:hAnsi="Calibri" w:cs="Calibri"/>
                <w:sz w:val="18"/>
                <w:szCs w:val="18"/>
              </w:rPr>
              <w:t>rlist</w:t>
            </w:r>
          </w:p>
        </w:tc>
        <w:tc>
          <w:tcPr>
            <w:tcW w:w="6808" w:type="dxa"/>
            <w:vAlign w:val="center"/>
          </w:tcPr>
          <w:p w14:paraId="4BC50AF2" w14:textId="05935ABA" w:rsidR="00691E73" w:rsidRPr="004F411A" w:rsidRDefault="00691E73" w:rsidP="006857A7">
            <w:pPr>
              <w:rPr>
                <w:rFonts w:ascii="Calibri" w:hAnsi="Calibri" w:cs="Calibri"/>
                <w:sz w:val="18"/>
                <w:szCs w:val="18"/>
              </w:rPr>
            </w:pPr>
            <w:r w:rsidRPr="004F411A">
              <w:rPr>
                <w:rFonts w:ascii="Calibri" w:hAnsi="Calibri" w:cs="Calibri"/>
                <w:sz w:val="18"/>
                <w:szCs w:val="18"/>
              </w:rPr>
              <w:t>https://renkun-ken.github.io/rlist/</w:t>
            </w:r>
          </w:p>
        </w:tc>
      </w:tr>
      <w:tr w:rsidR="005C0C6F" w:rsidRPr="004F411A" w14:paraId="22F3565F" w14:textId="77777777" w:rsidTr="00025E70">
        <w:trPr>
          <w:trHeight w:val="489"/>
        </w:trPr>
        <w:tc>
          <w:tcPr>
            <w:tcW w:w="2206" w:type="dxa"/>
            <w:vAlign w:val="center"/>
          </w:tcPr>
          <w:p w14:paraId="345160F6" w14:textId="22A2F534" w:rsidR="005C0C6F" w:rsidRPr="004F411A" w:rsidRDefault="005C0C6F" w:rsidP="006857A7">
            <w:pPr>
              <w:rPr>
                <w:rFonts w:ascii="Calibri" w:hAnsi="Calibri" w:cs="Calibri"/>
                <w:sz w:val="18"/>
                <w:szCs w:val="18"/>
              </w:rPr>
            </w:pPr>
            <w:r w:rsidRPr="004F411A">
              <w:rPr>
                <w:rFonts w:ascii="Calibri" w:hAnsi="Calibri" w:cs="Calibri"/>
                <w:sz w:val="18"/>
                <w:szCs w:val="18"/>
              </w:rPr>
              <w:t>pedsbp</w:t>
            </w:r>
          </w:p>
        </w:tc>
        <w:tc>
          <w:tcPr>
            <w:tcW w:w="6808" w:type="dxa"/>
            <w:vAlign w:val="center"/>
          </w:tcPr>
          <w:p w14:paraId="3101890C" w14:textId="608BE0F8" w:rsidR="005C0C6F" w:rsidRPr="004F411A" w:rsidRDefault="00FB1829" w:rsidP="006857A7">
            <w:pPr>
              <w:rPr>
                <w:rFonts w:ascii="Calibri" w:hAnsi="Calibri" w:cs="Calibri"/>
                <w:sz w:val="18"/>
                <w:szCs w:val="18"/>
              </w:rPr>
            </w:pPr>
            <w:r w:rsidRPr="004F411A">
              <w:rPr>
                <w:rFonts w:ascii="Calibri" w:hAnsi="Calibri" w:cs="Calibri"/>
                <w:sz w:val="18"/>
                <w:szCs w:val="18"/>
              </w:rPr>
              <w:t>https://cran.r-project.org/web/packages/pedbp/readme/README.html</w:t>
            </w:r>
          </w:p>
        </w:tc>
      </w:tr>
      <w:tr w:rsidR="00CE6D1B" w:rsidRPr="004F411A" w14:paraId="5851161C" w14:textId="77777777" w:rsidTr="00025E70">
        <w:trPr>
          <w:trHeight w:val="489"/>
        </w:trPr>
        <w:tc>
          <w:tcPr>
            <w:tcW w:w="2206" w:type="dxa"/>
            <w:vAlign w:val="center"/>
          </w:tcPr>
          <w:p w14:paraId="48222AAA"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ggplot2</w:t>
            </w:r>
          </w:p>
        </w:tc>
        <w:tc>
          <w:tcPr>
            <w:tcW w:w="6808" w:type="dxa"/>
            <w:vAlign w:val="center"/>
          </w:tcPr>
          <w:p w14:paraId="61CB88EF"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https://ggplot2.tidyverse.org</w:t>
            </w:r>
          </w:p>
        </w:tc>
      </w:tr>
      <w:tr w:rsidR="00F34CB8" w:rsidRPr="004F411A" w14:paraId="072D4F92" w14:textId="77777777" w:rsidTr="00025E70">
        <w:trPr>
          <w:trHeight w:val="489"/>
        </w:trPr>
        <w:tc>
          <w:tcPr>
            <w:tcW w:w="2206" w:type="dxa"/>
            <w:vAlign w:val="center"/>
          </w:tcPr>
          <w:p w14:paraId="42F67126" w14:textId="3A4CB6AD" w:rsidR="00F34CB8" w:rsidRPr="004F411A" w:rsidRDefault="00F34CB8" w:rsidP="006857A7">
            <w:pPr>
              <w:rPr>
                <w:rFonts w:ascii="Calibri" w:hAnsi="Calibri" w:cs="Calibri"/>
                <w:sz w:val="18"/>
                <w:szCs w:val="18"/>
              </w:rPr>
            </w:pPr>
            <w:r w:rsidRPr="004F411A">
              <w:rPr>
                <w:rFonts w:ascii="Calibri" w:hAnsi="Calibri" w:cs="Calibri"/>
                <w:sz w:val="18"/>
                <w:szCs w:val="18"/>
              </w:rPr>
              <w:t>ggpubr</w:t>
            </w:r>
          </w:p>
        </w:tc>
        <w:tc>
          <w:tcPr>
            <w:tcW w:w="6808" w:type="dxa"/>
            <w:vAlign w:val="center"/>
          </w:tcPr>
          <w:p w14:paraId="035FA443" w14:textId="562CA139" w:rsidR="00F34CB8" w:rsidRPr="004F411A" w:rsidRDefault="00F34CB8" w:rsidP="006857A7">
            <w:pPr>
              <w:rPr>
                <w:rFonts w:ascii="Calibri" w:hAnsi="Calibri" w:cs="Calibri"/>
                <w:sz w:val="18"/>
                <w:szCs w:val="18"/>
              </w:rPr>
            </w:pPr>
            <w:r w:rsidRPr="004F411A">
              <w:rPr>
                <w:rFonts w:ascii="Calibri" w:hAnsi="Calibri" w:cs="Calibri"/>
                <w:sz w:val="18"/>
                <w:szCs w:val="18"/>
              </w:rPr>
              <w:t>https://rpkgs.datanovia.com/ggpubr/</w:t>
            </w:r>
          </w:p>
        </w:tc>
      </w:tr>
      <w:tr w:rsidR="00CE6D1B" w:rsidRPr="004F411A" w14:paraId="582BD23F" w14:textId="77777777" w:rsidTr="00025E70">
        <w:trPr>
          <w:trHeight w:val="489"/>
        </w:trPr>
        <w:tc>
          <w:tcPr>
            <w:tcW w:w="2206" w:type="dxa"/>
            <w:vAlign w:val="center"/>
          </w:tcPr>
          <w:p w14:paraId="39CA0F7B"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gridExtra</w:t>
            </w:r>
          </w:p>
        </w:tc>
        <w:tc>
          <w:tcPr>
            <w:tcW w:w="6808" w:type="dxa"/>
            <w:vAlign w:val="center"/>
          </w:tcPr>
          <w:p w14:paraId="17C0BD53"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https://cran.r-project.org/web/packages/gridExtra/</w:t>
            </w:r>
          </w:p>
        </w:tc>
      </w:tr>
      <w:tr w:rsidR="00CE6D1B" w:rsidRPr="004F411A" w14:paraId="72F481F3" w14:textId="77777777" w:rsidTr="00025E70">
        <w:trPr>
          <w:trHeight w:val="489"/>
        </w:trPr>
        <w:tc>
          <w:tcPr>
            <w:tcW w:w="2206" w:type="dxa"/>
            <w:vAlign w:val="center"/>
          </w:tcPr>
          <w:p w14:paraId="242DA476"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DescTools</w:t>
            </w:r>
          </w:p>
        </w:tc>
        <w:tc>
          <w:tcPr>
            <w:tcW w:w="6808" w:type="dxa"/>
            <w:vAlign w:val="center"/>
          </w:tcPr>
          <w:p w14:paraId="060B1A16"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https://cran.r-project.org/package=DescTools</w:t>
            </w:r>
          </w:p>
        </w:tc>
      </w:tr>
      <w:tr w:rsidR="002F445A" w:rsidRPr="004F411A" w14:paraId="7835C17B" w14:textId="77777777" w:rsidTr="00025E70">
        <w:trPr>
          <w:trHeight w:val="489"/>
        </w:trPr>
        <w:tc>
          <w:tcPr>
            <w:tcW w:w="2206" w:type="dxa"/>
            <w:vAlign w:val="center"/>
          </w:tcPr>
          <w:p w14:paraId="28112877" w14:textId="3CD4919C" w:rsidR="002F445A" w:rsidRPr="004F411A" w:rsidRDefault="002F445A" w:rsidP="006857A7">
            <w:pPr>
              <w:rPr>
                <w:rFonts w:ascii="Calibri" w:hAnsi="Calibri" w:cs="Calibri"/>
                <w:sz w:val="18"/>
                <w:szCs w:val="18"/>
              </w:rPr>
            </w:pPr>
            <w:r w:rsidRPr="004F411A">
              <w:rPr>
                <w:rFonts w:ascii="Calibri" w:hAnsi="Calibri" w:cs="Calibri"/>
                <w:sz w:val="18"/>
                <w:szCs w:val="18"/>
              </w:rPr>
              <w:t>summarytools</w:t>
            </w:r>
          </w:p>
        </w:tc>
        <w:tc>
          <w:tcPr>
            <w:tcW w:w="6808" w:type="dxa"/>
            <w:vAlign w:val="center"/>
          </w:tcPr>
          <w:p w14:paraId="354A2337" w14:textId="57CB3F42" w:rsidR="002F445A" w:rsidRPr="004F411A" w:rsidRDefault="002F445A" w:rsidP="006857A7">
            <w:pPr>
              <w:rPr>
                <w:rFonts w:ascii="Calibri" w:hAnsi="Calibri" w:cs="Calibri"/>
                <w:sz w:val="18"/>
                <w:szCs w:val="18"/>
              </w:rPr>
            </w:pPr>
            <w:r w:rsidRPr="004F411A">
              <w:rPr>
                <w:rFonts w:ascii="Calibri" w:hAnsi="Calibri" w:cs="Calibri"/>
                <w:sz w:val="18"/>
                <w:szCs w:val="18"/>
              </w:rPr>
              <w:t>https://cran.r-project.org/web/packages/summarytools/vignettes/introduction.html</w:t>
            </w:r>
          </w:p>
        </w:tc>
      </w:tr>
      <w:tr w:rsidR="004244E6" w:rsidRPr="004F411A" w14:paraId="2792A701" w14:textId="77777777" w:rsidTr="00025E70">
        <w:trPr>
          <w:trHeight w:val="489"/>
        </w:trPr>
        <w:tc>
          <w:tcPr>
            <w:tcW w:w="2206" w:type="dxa"/>
            <w:vAlign w:val="center"/>
          </w:tcPr>
          <w:p w14:paraId="5420C173" w14:textId="3972A998" w:rsidR="004244E6" w:rsidRPr="004F411A" w:rsidRDefault="004244E6" w:rsidP="006857A7">
            <w:pPr>
              <w:rPr>
                <w:rFonts w:ascii="Calibri" w:hAnsi="Calibri" w:cs="Calibri"/>
                <w:sz w:val="18"/>
                <w:szCs w:val="18"/>
              </w:rPr>
            </w:pPr>
            <w:r w:rsidRPr="004F411A">
              <w:rPr>
                <w:rFonts w:ascii="Calibri" w:hAnsi="Calibri" w:cs="Calibri"/>
                <w:sz w:val="18"/>
                <w:szCs w:val="18"/>
              </w:rPr>
              <w:t>Hmisc</w:t>
            </w:r>
          </w:p>
        </w:tc>
        <w:tc>
          <w:tcPr>
            <w:tcW w:w="6808" w:type="dxa"/>
            <w:vAlign w:val="center"/>
          </w:tcPr>
          <w:p w14:paraId="07AA33D2" w14:textId="7DBC7A26" w:rsidR="004244E6" w:rsidRPr="004F411A" w:rsidRDefault="007E0D69" w:rsidP="006857A7">
            <w:pPr>
              <w:rPr>
                <w:rFonts w:ascii="Calibri" w:hAnsi="Calibri" w:cs="Calibri"/>
                <w:sz w:val="18"/>
                <w:szCs w:val="18"/>
              </w:rPr>
            </w:pPr>
            <w:r w:rsidRPr="004F411A">
              <w:rPr>
                <w:rFonts w:ascii="Calibri" w:hAnsi="Calibri" w:cs="Calibri"/>
                <w:sz w:val="18"/>
                <w:szCs w:val="18"/>
              </w:rPr>
              <w:t>https://cran.r-project.org/web/packages/Hmisc/index.html</w:t>
            </w:r>
          </w:p>
        </w:tc>
      </w:tr>
      <w:tr w:rsidR="00CE6D1B" w:rsidRPr="004F411A" w14:paraId="0C040EB6" w14:textId="77777777" w:rsidTr="00025E70">
        <w:trPr>
          <w:trHeight w:val="489"/>
        </w:trPr>
        <w:tc>
          <w:tcPr>
            <w:tcW w:w="2206" w:type="dxa"/>
            <w:vAlign w:val="center"/>
          </w:tcPr>
          <w:p w14:paraId="3D46A525" w14:textId="2BD90922" w:rsidR="00CE6D1B" w:rsidRPr="004F411A" w:rsidRDefault="007E0D69" w:rsidP="006857A7">
            <w:pPr>
              <w:rPr>
                <w:rFonts w:ascii="Calibri" w:hAnsi="Calibri" w:cs="Calibri"/>
                <w:sz w:val="18"/>
                <w:szCs w:val="18"/>
              </w:rPr>
            </w:pPr>
            <w:r w:rsidRPr="004F411A">
              <w:rPr>
                <w:rFonts w:ascii="Calibri" w:hAnsi="Calibri" w:cs="Calibri"/>
                <w:sz w:val="18"/>
                <w:szCs w:val="18"/>
              </w:rPr>
              <w:t>rms</w:t>
            </w:r>
          </w:p>
        </w:tc>
        <w:tc>
          <w:tcPr>
            <w:tcW w:w="6808" w:type="dxa"/>
            <w:vAlign w:val="center"/>
          </w:tcPr>
          <w:p w14:paraId="5A3A5CB9" w14:textId="0C31F73F" w:rsidR="00CE6D1B" w:rsidRPr="004F411A" w:rsidRDefault="00DC4A2E" w:rsidP="006857A7">
            <w:pPr>
              <w:rPr>
                <w:rFonts w:ascii="Calibri" w:hAnsi="Calibri" w:cs="Calibri"/>
                <w:sz w:val="18"/>
                <w:szCs w:val="18"/>
              </w:rPr>
            </w:pPr>
            <w:r w:rsidRPr="004F411A">
              <w:rPr>
                <w:rFonts w:ascii="Calibri" w:hAnsi="Calibri" w:cs="Calibri"/>
                <w:sz w:val="18"/>
                <w:szCs w:val="18"/>
              </w:rPr>
              <w:t>https://cran.r-project.org/web/packages/rms/index.html</w:t>
            </w:r>
          </w:p>
        </w:tc>
      </w:tr>
      <w:tr w:rsidR="004244E6" w:rsidRPr="004F411A" w14:paraId="77940D52" w14:textId="77777777" w:rsidTr="00025E70">
        <w:trPr>
          <w:trHeight w:val="489"/>
        </w:trPr>
        <w:tc>
          <w:tcPr>
            <w:tcW w:w="2206" w:type="dxa"/>
            <w:vAlign w:val="center"/>
          </w:tcPr>
          <w:p w14:paraId="4E7FE536" w14:textId="77777777" w:rsidR="004244E6" w:rsidRPr="004F411A" w:rsidRDefault="004244E6" w:rsidP="006857A7">
            <w:pPr>
              <w:rPr>
                <w:rFonts w:ascii="Calibri" w:hAnsi="Calibri" w:cs="Calibri"/>
                <w:sz w:val="18"/>
                <w:szCs w:val="18"/>
              </w:rPr>
            </w:pPr>
            <w:r w:rsidRPr="004F411A">
              <w:rPr>
                <w:rFonts w:ascii="Calibri" w:hAnsi="Calibri" w:cs="Calibri"/>
                <w:sz w:val="18"/>
                <w:szCs w:val="18"/>
              </w:rPr>
              <w:t>mfp</w:t>
            </w:r>
          </w:p>
        </w:tc>
        <w:tc>
          <w:tcPr>
            <w:tcW w:w="6808" w:type="dxa"/>
            <w:vAlign w:val="center"/>
          </w:tcPr>
          <w:p w14:paraId="1B89266E" w14:textId="77777777" w:rsidR="004244E6" w:rsidRPr="004F411A" w:rsidRDefault="004244E6" w:rsidP="006857A7">
            <w:pPr>
              <w:rPr>
                <w:rFonts w:ascii="Calibri" w:hAnsi="Calibri" w:cs="Calibri"/>
                <w:sz w:val="18"/>
                <w:szCs w:val="18"/>
              </w:rPr>
            </w:pPr>
            <w:r w:rsidRPr="004F411A">
              <w:rPr>
                <w:rFonts w:ascii="Calibri" w:hAnsi="Calibri" w:cs="Calibri"/>
                <w:sz w:val="18"/>
                <w:szCs w:val="18"/>
              </w:rPr>
              <w:t>https://cran.r-project.org/package=mfp</w:t>
            </w:r>
          </w:p>
        </w:tc>
      </w:tr>
      <w:tr w:rsidR="00C61382" w:rsidRPr="004F411A" w14:paraId="1EE6A62A" w14:textId="77777777" w:rsidTr="00025E70">
        <w:trPr>
          <w:trHeight w:val="489"/>
        </w:trPr>
        <w:tc>
          <w:tcPr>
            <w:tcW w:w="2206" w:type="dxa"/>
            <w:vAlign w:val="center"/>
          </w:tcPr>
          <w:p w14:paraId="25297DA6" w14:textId="17354F1B" w:rsidR="00C61382" w:rsidRPr="004F411A" w:rsidRDefault="00C61382" w:rsidP="006857A7">
            <w:pPr>
              <w:rPr>
                <w:rFonts w:ascii="Calibri" w:hAnsi="Calibri" w:cs="Calibri"/>
                <w:sz w:val="18"/>
                <w:szCs w:val="18"/>
              </w:rPr>
            </w:pPr>
            <w:r w:rsidRPr="004F411A">
              <w:rPr>
                <w:rFonts w:ascii="Calibri" w:hAnsi="Calibri" w:cs="Calibri"/>
                <w:sz w:val="18"/>
                <w:szCs w:val="18"/>
              </w:rPr>
              <w:t>glmnet</w:t>
            </w:r>
          </w:p>
        </w:tc>
        <w:tc>
          <w:tcPr>
            <w:tcW w:w="6808" w:type="dxa"/>
            <w:vAlign w:val="center"/>
          </w:tcPr>
          <w:p w14:paraId="43C60626" w14:textId="72CC6318" w:rsidR="00C61382" w:rsidRPr="004F411A" w:rsidRDefault="003C08AF" w:rsidP="006857A7">
            <w:pPr>
              <w:rPr>
                <w:rFonts w:ascii="Calibri" w:hAnsi="Calibri" w:cs="Calibri"/>
                <w:sz w:val="18"/>
                <w:szCs w:val="18"/>
              </w:rPr>
            </w:pPr>
            <w:r w:rsidRPr="004F411A">
              <w:rPr>
                <w:rFonts w:ascii="Calibri" w:hAnsi="Calibri" w:cs="Calibri"/>
                <w:sz w:val="18"/>
                <w:szCs w:val="18"/>
              </w:rPr>
              <w:t>https://cran.r-project.org/web/packages/glmnet/index.html</w:t>
            </w:r>
          </w:p>
        </w:tc>
      </w:tr>
      <w:tr w:rsidR="00C61382" w:rsidRPr="004F411A" w14:paraId="2D5C0D69" w14:textId="77777777" w:rsidTr="00025E70">
        <w:trPr>
          <w:trHeight w:val="489"/>
        </w:trPr>
        <w:tc>
          <w:tcPr>
            <w:tcW w:w="2206" w:type="dxa"/>
            <w:vAlign w:val="center"/>
          </w:tcPr>
          <w:p w14:paraId="14D7115A" w14:textId="44205DE4" w:rsidR="00C61382" w:rsidRPr="004F411A" w:rsidRDefault="00C61382" w:rsidP="006857A7">
            <w:pPr>
              <w:rPr>
                <w:rFonts w:ascii="Calibri" w:hAnsi="Calibri" w:cs="Calibri"/>
                <w:sz w:val="18"/>
                <w:szCs w:val="18"/>
              </w:rPr>
            </w:pPr>
            <w:r w:rsidRPr="004F411A">
              <w:rPr>
                <w:rFonts w:ascii="Calibri" w:hAnsi="Calibri" w:cs="Calibri"/>
                <w:sz w:val="18"/>
                <w:szCs w:val="18"/>
              </w:rPr>
              <w:t>brms</w:t>
            </w:r>
          </w:p>
        </w:tc>
        <w:tc>
          <w:tcPr>
            <w:tcW w:w="6808" w:type="dxa"/>
            <w:vAlign w:val="center"/>
          </w:tcPr>
          <w:p w14:paraId="19C172C1" w14:textId="247659C3" w:rsidR="00C61382" w:rsidRPr="004F411A" w:rsidRDefault="00C61382" w:rsidP="006857A7">
            <w:pPr>
              <w:rPr>
                <w:rFonts w:ascii="Calibri" w:hAnsi="Calibri" w:cs="Calibri"/>
                <w:sz w:val="18"/>
                <w:szCs w:val="18"/>
              </w:rPr>
            </w:pPr>
            <w:r w:rsidRPr="004F411A">
              <w:rPr>
                <w:rFonts w:ascii="Calibri" w:hAnsi="Calibri" w:cs="Calibri"/>
                <w:sz w:val="18"/>
                <w:szCs w:val="18"/>
              </w:rPr>
              <w:t>https://cran.r-project.org/web/packages/brms/index.html</w:t>
            </w:r>
          </w:p>
        </w:tc>
      </w:tr>
      <w:tr w:rsidR="00CE6D1B" w:rsidRPr="004F411A" w14:paraId="29B41137" w14:textId="77777777" w:rsidTr="00025E70">
        <w:trPr>
          <w:trHeight w:val="489"/>
        </w:trPr>
        <w:tc>
          <w:tcPr>
            <w:tcW w:w="2206" w:type="dxa"/>
            <w:vAlign w:val="center"/>
          </w:tcPr>
          <w:p w14:paraId="12B50601"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Shiny</w:t>
            </w:r>
          </w:p>
        </w:tc>
        <w:tc>
          <w:tcPr>
            <w:tcW w:w="6808" w:type="dxa"/>
            <w:vAlign w:val="center"/>
          </w:tcPr>
          <w:p w14:paraId="45B41C72"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http://www.rstudio.com/shiny/</w:t>
            </w:r>
          </w:p>
        </w:tc>
      </w:tr>
    </w:tbl>
    <w:p w14:paraId="1ED48F32" w14:textId="77777777" w:rsidR="005E7012" w:rsidRPr="004F411A" w:rsidRDefault="005E7012">
      <w:pPr>
        <w:rPr>
          <w:rFonts w:ascii="Calibri" w:eastAsiaTheme="majorEastAsia" w:hAnsi="Calibri" w:cs="Calibri"/>
          <w:color w:val="0F4761" w:themeColor="accent1" w:themeShade="BF"/>
          <w:sz w:val="32"/>
          <w:szCs w:val="32"/>
        </w:rPr>
      </w:pPr>
      <w:r w:rsidRPr="004F411A">
        <w:rPr>
          <w:rFonts w:ascii="Calibri" w:hAnsi="Calibri" w:cs="Calibri"/>
        </w:rPr>
        <w:br w:type="page"/>
      </w:r>
    </w:p>
    <w:p w14:paraId="3E96B415" w14:textId="644D9577" w:rsidR="009F14DB" w:rsidRPr="004F411A" w:rsidRDefault="009F14DB" w:rsidP="009F14DB">
      <w:pPr>
        <w:pStyle w:val="Heading2"/>
        <w:rPr>
          <w:rFonts w:ascii="Calibri" w:hAnsi="Calibri" w:cs="Calibri"/>
        </w:rPr>
      </w:pPr>
      <w:r w:rsidRPr="004F411A">
        <w:rPr>
          <w:rFonts w:ascii="Calibri" w:hAnsi="Calibri" w:cs="Calibri"/>
        </w:rPr>
        <w:lastRenderedPageBreak/>
        <w:t>Table S</w:t>
      </w:r>
      <w:r w:rsidR="00B23864" w:rsidRPr="004F411A">
        <w:rPr>
          <w:rFonts w:ascii="Calibri" w:hAnsi="Calibri" w:cs="Calibri"/>
        </w:rPr>
        <w:t>2</w:t>
      </w:r>
      <w:r w:rsidR="002106AB" w:rsidRPr="004F411A">
        <w:rPr>
          <w:rFonts w:ascii="Calibri" w:hAnsi="Calibri" w:cs="Calibri"/>
        </w:rPr>
        <w:t xml:space="preserve"> – </w:t>
      </w:r>
      <w:r w:rsidR="00697D64" w:rsidRPr="004F411A">
        <w:rPr>
          <w:rFonts w:ascii="Calibri" w:hAnsi="Calibri" w:cs="Calibri"/>
        </w:rPr>
        <w:t xml:space="preserve">Conversion </w:t>
      </w:r>
      <w:r w:rsidR="002106AB" w:rsidRPr="004F411A">
        <w:rPr>
          <w:rFonts w:ascii="Calibri" w:hAnsi="Calibri" w:cs="Calibri"/>
        </w:rPr>
        <w:t>factors for glucocorticoid equivalents</w:t>
      </w:r>
    </w:p>
    <w:p w14:paraId="1349602B" w14:textId="12647F1E" w:rsidR="00316DF4" w:rsidRPr="00435DD6" w:rsidRDefault="00316DF4" w:rsidP="00A831A7">
      <w:pPr>
        <w:rPr>
          <w:rFonts w:ascii="Calibri" w:hAnsi="Calibri" w:cs="Calibri"/>
        </w:rPr>
      </w:pPr>
      <w:r w:rsidRPr="00435DD6">
        <w:rPr>
          <w:rFonts w:ascii="Calibri" w:hAnsi="Calibri" w:cs="Calibri"/>
        </w:rPr>
        <w:t>Conversion factors to create hydrocortisone equivalent doses</w:t>
      </w:r>
    </w:p>
    <w:tbl>
      <w:tblPr>
        <w:tblStyle w:val="TableGrid"/>
        <w:tblW w:w="0" w:type="auto"/>
        <w:tblLook w:val="04A0" w:firstRow="1" w:lastRow="0" w:firstColumn="1" w:lastColumn="0" w:noHBand="0" w:noVBand="1"/>
      </w:tblPr>
      <w:tblGrid>
        <w:gridCol w:w="3397"/>
        <w:gridCol w:w="5619"/>
      </w:tblGrid>
      <w:tr w:rsidR="00120BA4" w:rsidRPr="004F411A" w14:paraId="55A6CA21" w14:textId="77777777" w:rsidTr="00A831A7">
        <w:trPr>
          <w:trHeight w:val="567"/>
        </w:trPr>
        <w:tc>
          <w:tcPr>
            <w:tcW w:w="3397" w:type="dxa"/>
            <w:vAlign w:val="center"/>
          </w:tcPr>
          <w:p w14:paraId="4A2994E5" w14:textId="0A14C0B2" w:rsidR="00120BA4" w:rsidRPr="004F411A" w:rsidRDefault="00120BA4" w:rsidP="00A831A7">
            <w:pPr>
              <w:jc w:val="center"/>
              <w:rPr>
                <w:rFonts w:ascii="Calibri" w:hAnsi="Calibri" w:cs="Calibri"/>
                <w:b/>
                <w:bCs/>
              </w:rPr>
            </w:pPr>
            <w:r w:rsidRPr="004F411A">
              <w:rPr>
                <w:rFonts w:ascii="Calibri" w:hAnsi="Calibri" w:cs="Calibri"/>
                <w:b/>
                <w:bCs/>
              </w:rPr>
              <w:t>Preparation of glucocorticoid</w:t>
            </w:r>
          </w:p>
        </w:tc>
        <w:tc>
          <w:tcPr>
            <w:tcW w:w="5619" w:type="dxa"/>
            <w:vAlign w:val="center"/>
          </w:tcPr>
          <w:p w14:paraId="3841F6D3" w14:textId="137F4BDF" w:rsidR="00120BA4" w:rsidRPr="004F411A" w:rsidRDefault="00120BA4" w:rsidP="00A831A7">
            <w:pPr>
              <w:jc w:val="center"/>
              <w:rPr>
                <w:rFonts w:ascii="Calibri" w:hAnsi="Calibri" w:cs="Calibri"/>
                <w:b/>
                <w:bCs/>
              </w:rPr>
            </w:pPr>
            <w:r w:rsidRPr="004F411A">
              <w:rPr>
                <w:rFonts w:ascii="Calibri" w:hAnsi="Calibri" w:cs="Calibri"/>
                <w:b/>
                <w:bCs/>
              </w:rPr>
              <w:t>Multiplication factor to create hydrocortisone equivalent</w:t>
            </w:r>
          </w:p>
        </w:tc>
      </w:tr>
      <w:tr w:rsidR="00120BA4" w:rsidRPr="004F411A" w14:paraId="6BAC2A9A" w14:textId="77777777" w:rsidTr="00A831A7">
        <w:trPr>
          <w:trHeight w:val="567"/>
        </w:trPr>
        <w:tc>
          <w:tcPr>
            <w:tcW w:w="3397" w:type="dxa"/>
            <w:vAlign w:val="center"/>
          </w:tcPr>
          <w:p w14:paraId="7AA526C8" w14:textId="41B8C99C" w:rsidR="0051382C" w:rsidRPr="009A6F2E" w:rsidRDefault="0051382C" w:rsidP="00A831A7">
            <w:pPr>
              <w:jc w:val="center"/>
              <w:rPr>
                <w:rFonts w:ascii="Calibri" w:hAnsi="Calibri" w:cs="Calibri"/>
                <w:b/>
                <w:bCs/>
              </w:rPr>
            </w:pPr>
            <w:r w:rsidRPr="009A6F2E">
              <w:rPr>
                <w:rFonts w:ascii="Calibri" w:hAnsi="Calibri" w:cs="Calibri"/>
                <w:b/>
                <w:bCs/>
              </w:rPr>
              <w:t>Hydrocortisone</w:t>
            </w:r>
          </w:p>
        </w:tc>
        <w:tc>
          <w:tcPr>
            <w:tcW w:w="5619" w:type="dxa"/>
            <w:vAlign w:val="center"/>
          </w:tcPr>
          <w:p w14:paraId="2CCDBBD8" w14:textId="6EB6C94B" w:rsidR="00120BA4" w:rsidRPr="004F411A" w:rsidRDefault="0051382C" w:rsidP="00A831A7">
            <w:pPr>
              <w:jc w:val="center"/>
              <w:rPr>
                <w:rFonts w:ascii="Calibri" w:hAnsi="Calibri" w:cs="Calibri"/>
              </w:rPr>
            </w:pPr>
            <w:r w:rsidRPr="004F411A">
              <w:rPr>
                <w:rFonts w:ascii="Calibri" w:hAnsi="Calibri" w:cs="Calibri"/>
              </w:rPr>
              <w:t>1</w:t>
            </w:r>
          </w:p>
        </w:tc>
      </w:tr>
      <w:tr w:rsidR="00120BA4" w:rsidRPr="004F411A" w14:paraId="1A8040CF" w14:textId="77777777" w:rsidTr="00A831A7">
        <w:trPr>
          <w:trHeight w:val="567"/>
        </w:trPr>
        <w:tc>
          <w:tcPr>
            <w:tcW w:w="3397" w:type="dxa"/>
            <w:vAlign w:val="center"/>
          </w:tcPr>
          <w:p w14:paraId="46EB4DAE" w14:textId="46308FD0" w:rsidR="00120BA4" w:rsidRPr="009A6F2E" w:rsidRDefault="0051382C" w:rsidP="00A831A7">
            <w:pPr>
              <w:jc w:val="center"/>
              <w:rPr>
                <w:rFonts w:ascii="Calibri" w:hAnsi="Calibri" w:cs="Calibri"/>
                <w:b/>
                <w:bCs/>
              </w:rPr>
            </w:pPr>
            <w:r w:rsidRPr="009A6F2E">
              <w:rPr>
                <w:rFonts w:ascii="Calibri" w:hAnsi="Calibri" w:cs="Calibri"/>
                <w:b/>
                <w:bCs/>
              </w:rPr>
              <w:t>Prednisolone</w:t>
            </w:r>
          </w:p>
        </w:tc>
        <w:tc>
          <w:tcPr>
            <w:tcW w:w="5619" w:type="dxa"/>
            <w:vAlign w:val="center"/>
          </w:tcPr>
          <w:p w14:paraId="4C0FF03D" w14:textId="754D8A84" w:rsidR="00120BA4" w:rsidRPr="004F411A" w:rsidRDefault="006219EB" w:rsidP="00A831A7">
            <w:pPr>
              <w:jc w:val="center"/>
              <w:rPr>
                <w:rFonts w:ascii="Calibri" w:hAnsi="Calibri" w:cs="Calibri"/>
              </w:rPr>
            </w:pPr>
            <w:r w:rsidRPr="004F411A">
              <w:rPr>
                <w:rFonts w:ascii="Calibri" w:hAnsi="Calibri" w:cs="Calibri"/>
              </w:rPr>
              <w:t>4</w:t>
            </w:r>
          </w:p>
        </w:tc>
      </w:tr>
      <w:tr w:rsidR="00120BA4" w:rsidRPr="004F411A" w14:paraId="2470C47F" w14:textId="77777777" w:rsidTr="00A831A7">
        <w:trPr>
          <w:trHeight w:val="567"/>
        </w:trPr>
        <w:tc>
          <w:tcPr>
            <w:tcW w:w="3397" w:type="dxa"/>
            <w:vAlign w:val="center"/>
          </w:tcPr>
          <w:p w14:paraId="45430736" w14:textId="752F35C5" w:rsidR="00120BA4" w:rsidRPr="009A6F2E" w:rsidRDefault="0051382C" w:rsidP="00A831A7">
            <w:pPr>
              <w:jc w:val="center"/>
              <w:rPr>
                <w:rFonts w:ascii="Calibri" w:hAnsi="Calibri" w:cs="Calibri"/>
                <w:b/>
                <w:bCs/>
              </w:rPr>
            </w:pPr>
            <w:r w:rsidRPr="009A6F2E">
              <w:rPr>
                <w:rFonts w:ascii="Calibri" w:hAnsi="Calibri" w:cs="Calibri"/>
                <w:b/>
                <w:bCs/>
              </w:rPr>
              <w:t>Dexamethasone</w:t>
            </w:r>
          </w:p>
        </w:tc>
        <w:tc>
          <w:tcPr>
            <w:tcW w:w="5619" w:type="dxa"/>
            <w:vAlign w:val="center"/>
          </w:tcPr>
          <w:p w14:paraId="37787D6E" w14:textId="4E9FD2AA" w:rsidR="00120BA4" w:rsidRPr="004F411A" w:rsidRDefault="006219EB" w:rsidP="00A831A7">
            <w:pPr>
              <w:jc w:val="center"/>
              <w:rPr>
                <w:rFonts w:ascii="Calibri" w:hAnsi="Calibri" w:cs="Calibri"/>
              </w:rPr>
            </w:pPr>
            <w:r w:rsidRPr="004F411A">
              <w:rPr>
                <w:rFonts w:ascii="Calibri" w:hAnsi="Calibri" w:cs="Calibri"/>
              </w:rPr>
              <w:t>8</w:t>
            </w:r>
            <w:r w:rsidR="00335882">
              <w:rPr>
                <w:rFonts w:ascii="Calibri" w:hAnsi="Calibri" w:cs="Calibri"/>
              </w:rPr>
              <w:t>0</w:t>
            </w:r>
          </w:p>
        </w:tc>
      </w:tr>
      <w:tr w:rsidR="00120BA4" w:rsidRPr="004F411A" w14:paraId="7B0FED03" w14:textId="77777777" w:rsidTr="00A831A7">
        <w:trPr>
          <w:trHeight w:val="567"/>
        </w:trPr>
        <w:tc>
          <w:tcPr>
            <w:tcW w:w="3397" w:type="dxa"/>
            <w:vAlign w:val="center"/>
          </w:tcPr>
          <w:p w14:paraId="152F0652" w14:textId="213A2B5A" w:rsidR="00120BA4" w:rsidRPr="009A6F2E" w:rsidRDefault="0051382C" w:rsidP="00A831A7">
            <w:pPr>
              <w:jc w:val="center"/>
              <w:rPr>
                <w:rFonts w:ascii="Calibri" w:hAnsi="Calibri" w:cs="Calibri"/>
                <w:b/>
                <w:bCs/>
              </w:rPr>
            </w:pPr>
            <w:r w:rsidRPr="009A6F2E">
              <w:rPr>
                <w:rFonts w:ascii="Calibri" w:hAnsi="Calibri" w:cs="Calibri"/>
                <w:b/>
                <w:bCs/>
              </w:rPr>
              <w:t>Cortisone acetate</w:t>
            </w:r>
          </w:p>
        </w:tc>
        <w:tc>
          <w:tcPr>
            <w:tcW w:w="5619" w:type="dxa"/>
            <w:vAlign w:val="center"/>
          </w:tcPr>
          <w:p w14:paraId="48122485" w14:textId="7B35BBF0" w:rsidR="00120BA4" w:rsidRPr="004F411A" w:rsidRDefault="006219EB" w:rsidP="00A831A7">
            <w:pPr>
              <w:jc w:val="center"/>
              <w:rPr>
                <w:rFonts w:ascii="Calibri" w:hAnsi="Calibri" w:cs="Calibri"/>
              </w:rPr>
            </w:pPr>
            <w:r w:rsidRPr="004F411A">
              <w:rPr>
                <w:rFonts w:ascii="Calibri" w:hAnsi="Calibri" w:cs="Calibri"/>
              </w:rPr>
              <w:t>0.8</w:t>
            </w:r>
          </w:p>
        </w:tc>
      </w:tr>
      <w:tr w:rsidR="00120BA4" w:rsidRPr="004F411A" w14:paraId="5C8925E0" w14:textId="77777777" w:rsidTr="00A831A7">
        <w:trPr>
          <w:trHeight w:val="567"/>
        </w:trPr>
        <w:tc>
          <w:tcPr>
            <w:tcW w:w="3397" w:type="dxa"/>
            <w:vAlign w:val="center"/>
          </w:tcPr>
          <w:p w14:paraId="2D047F1B" w14:textId="7A5F6402" w:rsidR="00120BA4" w:rsidRPr="009A6F2E" w:rsidRDefault="0051382C" w:rsidP="00A831A7">
            <w:pPr>
              <w:jc w:val="center"/>
              <w:rPr>
                <w:rFonts w:ascii="Calibri" w:hAnsi="Calibri" w:cs="Calibri"/>
                <w:b/>
                <w:bCs/>
              </w:rPr>
            </w:pPr>
            <w:r w:rsidRPr="009A6F2E">
              <w:rPr>
                <w:rFonts w:ascii="Calibri" w:hAnsi="Calibri" w:cs="Calibri"/>
                <w:b/>
                <w:bCs/>
              </w:rPr>
              <w:t>Methylprednisolone</w:t>
            </w:r>
          </w:p>
        </w:tc>
        <w:tc>
          <w:tcPr>
            <w:tcW w:w="5619" w:type="dxa"/>
            <w:vAlign w:val="center"/>
          </w:tcPr>
          <w:p w14:paraId="208D01C2" w14:textId="77E672CF" w:rsidR="00120BA4" w:rsidRPr="004F411A" w:rsidRDefault="006219EB" w:rsidP="00A831A7">
            <w:pPr>
              <w:jc w:val="center"/>
              <w:rPr>
                <w:rFonts w:ascii="Calibri" w:hAnsi="Calibri" w:cs="Calibri"/>
              </w:rPr>
            </w:pPr>
            <w:r w:rsidRPr="004F411A">
              <w:rPr>
                <w:rFonts w:ascii="Calibri" w:hAnsi="Calibri" w:cs="Calibri"/>
              </w:rPr>
              <w:t>5</w:t>
            </w:r>
          </w:p>
        </w:tc>
      </w:tr>
    </w:tbl>
    <w:p w14:paraId="6E120855" w14:textId="29EE7410" w:rsidR="009F14DB" w:rsidRPr="004F411A" w:rsidRDefault="009F14DB" w:rsidP="009F14DB">
      <w:pPr>
        <w:rPr>
          <w:rFonts w:ascii="Calibri" w:eastAsiaTheme="majorEastAsia" w:hAnsi="Calibri" w:cs="Calibri"/>
          <w:color w:val="0F4761" w:themeColor="accent1" w:themeShade="BF"/>
          <w:sz w:val="32"/>
          <w:szCs w:val="32"/>
        </w:rPr>
      </w:pPr>
      <w:r w:rsidRPr="004F411A">
        <w:rPr>
          <w:rFonts w:ascii="Calibri" w:hAnsi="Calibri" w:cs="Calibri"/>
        </w:rPr>
        <w:br w:type="page"/>
      </w:r>
    </w:p>
    <w:p w14:paraId="3A4881B0" w14:textId="0F6BF28A" w:rsidR="00B23864" w:rsidRPr="004F411A" w:rsidRDefault="00B23864" w:rsidP="00B23864">
      <w:pPr>
        <w:pStyle w:val="Heading2"/>
        <w:rPr>
          <w:rFonts w:ascii="Calibri" w:hAnsi="Calibri" w:cs="Calibri"/>
        </w:rPr>
      </w:pPr>
      <w:r w:rsidRPr="004F411A">
        <w:rPr>
          <w:rFonts w:ascii="Calibri" w:hAnsi="Calibri" w:cs="Calibri"/>
        </w:rPr>
        <w:lastRenderedPageBreak/>
        <w:t xml:space="preserve">Table S3 – </w:t>
      </w:r>
      <w:r w:rsidR="00697D64" w:rsidRPr="004F411A">
        <w:rPr>
          <w:rFonts w:ascii="Calibri" w:hAnsi="Calibri" w:cs="Calibri"/>
        </w:rPr>
        <w:t xml:space="preserve">Conversion </w:t>
      </w:r>
      <w:r w:rsidRPr="004F411A">
        <w:rPr>
          <w:rFonts w:ascii="Calibri" w:hAnsi="Calibri" w:cs="Calibri"/>
        </w:rPr>
        <w:t>factors for biomarkers</w:t>
      </w:r>
    </w:p>
    <w:tbl>
      <w:tblPr>
        <w:tblStyle w:val="TableGrid"/>
        <w:tblW w:w="0" w:type="auto"/>
        <w:tblLook w:val="04A0" w:firstRow="1" w:lastRow="0" w:firstColumn="1" w:lastColumn="0" w:noHBand="0" w:noVBand="1"/>
      </w:tblPr>
      <w:tblGrid>
        <w:gridCol w:w="1555"/>
        <w:gridCol w:w="1492"/>
        <w:gridCol w:w="1492"/>
        <w:gridCol w:w="1492"/>
        <w:gridCol w:w="1492"/>
        <w:gridCol w:w="1493"/>
      </w:tblGrid>
      <w:tr w:rsidR="00B23864" w:rsidRPr="004F411A" w14:paraId="7A65C531" w14:textId="77777777" w:rsidTr="00435DD6">
        <w:trPr>
          <w:trHeight w:val="806"/>
        </w:trPr>
        <w:tc>
          <w:tcPr>
            <w:tcW w:w="1555" w:type="dxa"/>
            <w:vAlign w:val="center"/>
          </w:tcPr>
          <w:p w14:paraId="0AA40133" w14:textId="77777777" w:rsidR="00B23864" w:rsidRPr="004F411A" w:rsidRDefault="00B23864" w:rsidP="00EF3ABF">
            <w:pPr>
              <w:jc w:val="center"/>
              <w:rPr>
                <w:rFonts w:ascii="Calibri" w:hAnsi="Calibri" w:cs="Calibri"/>
                <w:b/>
                <w:bCs/>
                <w:sz w:val="18"/>
                <w:szCs w:val="18"/>
              </w:rPr>
            </w:pPr>
            <w:r w:rsidRPr="004F411A">
              <w:rPr>
                <w:rFonts w:ascii="Calibri" w:hAnsi="Calibri" w:cs="Calibri"/>
                <w:b/>
                <w:bCs/>
                <w:sz w:val="18"/>
                <w:szCs w:val="18"/>
              </w:rPr>
              <w:t>Marker</w:t>
            </w:r>
          </w:p>
        </w:tc>
        <w:tc>
          <w:tcPr>
            <w:tcW w:w="1492" w:type="dxa"/>
            <w:vAlign w:val="center"/>
          </w:tcPr>
          <w:p w14:paraId="50CEC736" w14:textId="77777777" w:rsidR="00B23864" w:rsidRPr="004F411A" w:rsidRDefault="00B23864" w:rsidP="00EF3ABF">
            <w:pPr>
              <w:jc w:val="center"/>
              <w:rPr>
                <w:rFonts w:ascii="Calibri" w:hAnsi="Calibri" w:cs="Calibri"/>
                <w:b/>
                <w:bCs/>
                <w:sz w:val="18"/>
                <w:szCs w:val="18"/>
              </w:rPr>
            </w:pPr>
            <w:r w:rsidRPr="004F411A">
              <w:rPr>
                <w:rFonts w:ascii="Calibri" w:hAnsi="Calibri" w:cs="Calibri"/>
                <w:b/>
                <w:bCs/>
                <w:sz w:val="18"/>
                <w:szCs w:val="18"/>
              </w:rPr>
              <w:t>Original unit</w:t>
            </w:r>
          </w:p>
        </w:tc>
        <w:tc>
          <w:tcPr>
            <w:tcW w:w="1492" w:type="dxa"/>
            <w:vAlign w:val="center"/>
          </w:tcPr>
          <w:p w14:paraId="6BB1F3B3" w14:textId="3B4458B9" w:rsidR="00CB01AF" w:rsidRDefault="00CB01AF" w:rsidP="00EF3ABF">
            <w:pPr>
              <w:jc w:val="center"/>
              <w:rPr>
                <w:rFonts w:ascii="Calibri" w:hAnsi="Calibri" w:cs="Calibri"/>
                <w:b/>
                <w:bCs/>
                <w:sz w:val="18"/>
                <w:szCs w:val="18"/>
              </w:rPr>
            </w:pPr>
            <w:r>
              <w:rPr>
                <w:rFonts w:ascii="Calibri" w:hAnsi="Calibri" w:cs="Calibri"/>
                <w:b/>
                <w:bCs/>
                <w:sz w:val="18"/>
                <w:szCs w:val="18"/>
              </w:rPr>
              <w:t>U</w:t>
            </w:r>
            <w:r w:rsidR="00B23864" w:rsidRPr="004F411A">
              <w:rPr>
                <w:rFonts w:ascii="Calibri" w:hAnsi="Calibri" w:cs="Calibri"/>
                <w:b/>
                <w:bCs/>
                <w:sz w:val="18"/>
                <w:szCs w:val="18"/>
              </w:rPr>
              <w:t xml:space="preserve">nit to </w:t>
            </w:r>
          </w:p>
          <w:p w14:paraId="27BD399C" w14:textId="22DF4DA2" w:rsidR="00B23864" w:rsidRPr="004F411A" w:rsidRDefault="00B23864" w:rsidP="00EF3ABF">
            <w:pPr>
              <w:jc w:val="center"/>
              <w:rPr>
                <w:rFonts w:ascii="Calibri" w:hAnsi="Calibri" w:cs="Calibri"/>
                <w:b/>
                <w:bCs/>
                <w:sz w:val="18"/>
                <w:szCs w:val="18"/>
              </w:rPr>
            </w:pPr>
            <w:r w:rsidRPr="004F411A">
              <w:rPr>
                <w:rFonts w:ascii="Calibri" w:hAnsi="Calibri" w:cs="Calibri"/>
                <w:b/>
                <w:bCs/>
                <w:sz w:val="18"/>
                <w:szCs w:val="18"/>
              </w:rPr>
              <w:t>convert to</w:t>
            </w:r>
          </w:p>
        </w:tc>
        <w:tc>
          <w:tcPr>
            <w:tcW w:w="1492" w:type="dxa"/>
            <w:vAlign w:val="center"/>
          </w:tcPr>
          <w:p w14:paraId="2157EB18" w14:textId="77777777" w:rsidR="00B23864" w:rsidRPr="004F411A" w:rsidRDefault="00B23864" w:rsidP="00EF3ABF">
            <w:pPr>
              <w:jc w:val="center"/>
              <w:rPr>
                <w:rFonts w:ascii="Calibri" w:hAnsi="Calibri" w:cs="Calibri"/>
                <w:b/>
                <w:bCs/>
                <w:sz w:val="18"/>
                <w:szCs w:val="18"/>
              </w:rPr>
            </w:pPr>
            <w:r w:rsidRPr="004F411A">
              <w:rPr>
                <w:rFonts w:ascii="Calibri" w:hAnsi="Calibri" w:cs="Calibri"/>
                <w:b/>
                <w:bCs/>
                <w:sz w:val="18"/>
                <w:szCs w:val="18"/>
              </w:rPr>
              <w:t>Multiplication factor</w:t>
            </w:r>
          </w:p>
        </w:tc>
        <w:tc>
          <w:tcPr>
            <w:tcW w:w="1492" w:type="dxa"/>
            <w:vAlign w:val="center"/>
          </w:tcPr>
          <w:p w14:paraId="44E2ADE4" w14:textId="77777777" w:rsidR="00B23864" w:rsidRPr="004F411A" w:rsidRDefault="00B23864" w:rsidP="00EF3ABF">
            <w:pPr>
              <w:jc w:val="center"/>
              <w:rPr>
                <w:rFonts w:ascii="Calibri" w:hAnsi="Calibri" w:cs="Calibri"/>
                <w:b/>
                <w:bCs/>
                <w:sz w:val="18"/>
                <w:szCs w:val="18"/>
              </w:rPr>
            </w:pPr>
            <w:r w:rsidRPr="004F411A">
              <w:rPr>
                <w:rFonts w:ascii="Calibri" w:hAnsi="Calibri" w:cs="Calibri"/>
                <w:b/>
                <w:bCs/>
                <w:sz w:val="18"/>
                <w:szCs w:val="18"/>
              </w:rPr>
              <w:t>Standardised lower limit of detection</w:t>
            </w:r>
          </w:p>
        </w:tc>
        <w:tc>
          <w:tcPr>
            <w:tcW w:w="1493" w:type="dxa"/>
            <w:vAlign w:val="center"/>
          </w:tcPr>
          <w:p w14:paraId="4735EA2E" w14:textId="77777777" w:rsidR="00B23864" w:rsidRPr="004F411A" w:rsidRDefault="00B23864" w:rsidP="00EF3ABF">
            <w:pPr>
              <w:jc w:val="center"/>
              <w:rPr>
                <w:rFonts w:ascii="Calibri" w:hAnsi="Calibri" w:cs="Calibri"/>
                <w:b/>
                <w:bCs/>
                <w:sz w:val="18"/>
                <w:szCs w:val="18"/>
              </w:rPr>
            </w:pPr>
            <w:r w:rsidRPr="004F411A">
              <w:rPr>
                <w:rFonts w:ascii="Calibri" w:hAnsi="Calibri" w:cs="Calibri"/>
                <w:b/>
                <w:bCs/>
                <w:sz w:val="18"/>
                <w:szCs w:val="18"/>
              </w:rPr>
              <w:t>Standardised upper limit of detection</w:t>
            </w:r>
          </w:p>
        </w:tc>
      </w:tr>
      <w:tr w:rsidR="00B23864" w:rsidRPr="004F411A" w14:paraId="54005D34" w14:textId="77777777" w:rsidTr="00435DD6">
        <w:trPr>
          <w:trHeight w:val="806"/>
        </w:trPr>
        <w:tc>
          <w:tcPr>
            <w:tcW w:w="1555" w:type="dxa"/>
            <w:vAlign w:val="center"/>
          </w:tcPr>
          <w:p w14:paraId="2D4AEAE1" w14:textId="77777777" w:rsidR="00B23864" w:rsidRPr="004F411A" w:rsidRDefault="00B23864" w:rsidP="00EF3ABF">
            <w:pPr>
              <w:jc w:val="center"/>
              <w:rPr>
                <w:rFonts w:ascii="Calibri" w:hAnsi="Calibri" w:cs="Calibri"/>
                <w:b/>
                <w:bCs/>
                <w:sz w:val="18"/>
                <w:szCs w:val="18"/>
              </w:rPr>
            </w:pPr>
            <w:r w:rsidRPr="004F411A">
              <w:rPr>
                <w:rFonts w:ascii="Calibri" w:hAnsi="Calibri" w:cs="Calibri"/>
                <w:b/>
                <w:bCs/>
                <w:sz w:val="18"/>
                <w:szCs w:val="18"/>
              </w:rPr>
              <w:t>17OHP</w:t>
            </w:r>
          </w:p>
        </w:tc>
        <w:tc>
          <w:tcPr>
            <w:tcW w:w="1492" w:type="dxa"/>
            <w:vAlign w:val="center"/>
          </w:tcPr>
          <w:p w14:paraId="2E2179CE"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ng/ml</w:t>
            </w:r>
          </w:p>
        </w:tc>
        <w:tc>
          <w:tcPr>
            <w:tcW w:w="1492" w:type="dxa"/>
            <w:vAlign w:val="center"/>
          </w:tcPr>
          <w:p w14:paraId="554A92ED"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nmol/l</w:t>
            </w:r>
          </w:p>
        </w:tc>
        <w:tc>
          <w:tcPr>
            <w:tcW w:w="1492" w:type="dxa"/>
            <w:vAlign w:val="center"/>
          </w:tcPr>
          <w:p w14:paraId="28F365B1"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0.030261</w:t>
            </w:r>
          </w:p>
        </w:tc>
        <w:tc>
          <w:tcPr>
            <w:tcW w:w="1492" w:type="dxa"/>
            <w:vAlign w:val="center"/>
          </w:tcPr>
          <w:p w14:paraId="1C90F7BE"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0.05nmol/l</w:t>
            </w:r>
          </w:p>
        </w:tc>
        <w:tc>
          <w:tcPr>
            <w:tcW w:w="1493" w:type="dxa"/>
            <w:vAlign w:val="center"/>
          </w:tcPr>
          <w:p w14:paraId="007CEF98"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1000nmol/l</w:t>
            </w:r>
          </w:p>
        </w:tc>
      </w:tr>
      <w:tr w:rsidR="00B23864" w:rsidRPr="004F411A" w14:paraId="27BB4AC7" w14:textId="77777777" w:rsidTr="00435DD6">
        <w:trPr>
          <w:trHeight w:val="806"/>
        </w:trPr>
        <w:tc>
          <w:tcPr>
            <w:tcW w:w="1555" w:type="dxa"/>
            <w:vAlign w:val="center"/>
          </w:tcPr>
          <w:p w14:paraId="2D047C91" w14:textId="77777777" w:rsidR="00B23864" w:rsidRPr="004F411A" w:rsidRDefault="00B23864" w:rsidP="00EF3ABF">
            <w:pPr>
              <w:jc w:val="center"/>
              <w:rPr>
                <w:rFonts w:ascii="Calibri" w:hAnsi="Calibri" w:cs="Calibri"/>
                <w:b/>
                <w:bCs/>
                <w:sz w:val="18"/>
                <w:szCs w:val="18"/>
              </w:rPr>
            </w:pPr>
            <w:r w:rsidRPr="004F411A">
              <w:rPr>
                <w:rFonts w:ascii="Calibri" w:hAnsi="Calibri" w:cs="Calibri"/>
                <w:b/>
                <w:bCs/>
                <w:sz w:val="18"/>
                <w:szCs w:val="18"/>
              </w:rPr>
              <w:t>Androstenedione</w:t>
            </w:r>
          </w:p>
        </w:tc>
        <w:tc>
          <w:tcPr>
            <w:tcW w:w="1492" w:type="dxa"/>
            <w:vAlign w:val="center"/>
          </w:tcPr>
          <w:p w14:paraId="202BA277"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ng/dl</w:t>
            </w:r>
          </w:p>
        </w:tc>
        <w:tc>
          <w:tcPr>
            <w:tcW w:w="1492" w:type="dxa"/>
            <w:vAlign w:val="center"/>
          </w:tcPr>
          <w:p w14:paraId="45047643" w14:textId="75DC9FCA" w:rsidR="00B23864" w:rsidRPr="004F411A" w:rsidRDefault="002051CD" w:rsidP="00EF3ABF">
            <w:pPr>
              <w:jc w:val="center"/>
              <w:rPr>
                <w:rFonts w:ascii="Calibri" w:hAnsi="Calibri" w:cs="Calibri"/>
                <w:sz w:val="18"/>
                <w:szCs w:val="18"/>
              </w:rPr>
            </w:pPr>
            <w:r>
              <w:rPr>
                <w:rFonts w:ascii="Calibri" w:hAnsi="Calibri" w:cs="Calibri"/>
                <w:sz w:val="18"/>
                <w:szCs w:val="18"/>
              </w:rPr>
              <w:t>n</w:t>
            </w:r>
            <w:r w:rsidR="00B23864" w:rsidRPr="004F411A">
              <w:rPr>
                <w:rFonts w:ascii="Calibri" w:hAnsi="Calibri" w:cs="Calibri"/>
                <w:sz w:val="18"/>
                <w:szCs w:val="18"/>
              </w:rPr>
              <w:t>mol/l</w:t>
            </w:r>
          </w:p>
        </w:tc>
        <w:tc>
          <w:tcPr>
            <w:tcW w:w="1492" w:type="dxa"/>
            <w:vAlign w:val="center"/>
          </w:tcPr>
          <w:p w14:paraId="5739C9AC"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0.034916</w:t>
            </w:r>
          </w:p>
        </w:tc>
        <w:tc>
          <w:tcPr>
            <w:tcW w:w="1492" w:type="dxa"/>
            <w:vAlign w:val="center"/>
          </w:tcPr>
          <w:p w14:paraId="5EFAA373"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0.05nmol/l</w:t>
            </w:r>
          </w:p>
        </w:tc>
        <w:tc>
          <w:tcPr>
            <w:tcW w:w="1493" w:type="dxa"/>
            <w:vAlign w:val="center"/>
          </w:tcPr>
          <w:p w14:paraId="505D560F"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100nmol/l</w:t>
            </w:r>
          </w:p>
        </w:tc>
      </w:tr>
      <w:tr w:rsidR="00B23864" w:rsidRPr="004F411A" w14:paraId="7750AE85" w14:textId="77777777" w:rsidTr="00435DD6">
        <w:trPr>
          <w:trHeight w:val="806"/>
        </w:trPr>
        <w:tc>
          <w:tcPr>
            <w:tcW w:w="1555" w:type="dxa"/>
            <w:vAlign w:val="center"/>
          </w:tcPr>
          <w:p w14:paraId="57307927" w14:textId="77777777" w:rsidR="00B23864" w:rsidRPr="004F411A" w:rsidRDefault="00B23864" w:rsidP="00EF3ABF">
            <w:pPr>
              <w:jc w:val="center"/>
              <w:rPr>
                <w:rFonts w:ascii="Calibri" w:hAnsi="Calibri" w:cs="Calibri"/>
                <w:b/>
                <w:bCs/>
                <w:sz w:val="18"/>
                <w:szCs w:val="18"/>
              </w:rPr>
            </w:pPr>
            <w:r w:rsidRPr="004F411A">
              <w:rPr>
                <w:rFonts w:ascii="Calibri" w:hAnsi="Calibri" w:cs="Calibri"/>
                <w:b/>
                <w:bCs/>
                <w:sz w:val="18"/>
                <w:szCs w:val="18"/>
              </w:rPr>
              <w:t>Plasma Renin Activity (PRA)</w:t>
            </w:r>
          </w:p>
        </w:tc>
        <w:tc>
          <w:tcPr>
            <w:tcW w:w="1492" w:type="dxa"/>
            <w:vAlign w:val="center"/>
          </w:tcPr>
          <w:p w14:paraId="79A4A43B"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ng/ml/hr</w:t>
            </w:r>
          </w:p>
        </w:tc>
        <w:tc>
          <w:tcPr>
            <w:tcW w:w="1492" w:type="dxa"/>
            <w:vAlign w:val="center"/>
          </w:tcPr>
          <w:p w14:paraId="3C3D6E2F"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nmol/l/hr</w:t>
            </w:r>
          </w:p>
        </w:tc>
        <w:tc>
          <w:tcPr>
            <w:tcW w:w="1492" w:type="dxa"/>
            <w:vAlign w:val="center"/>
          </w:tcPr>
          <w:p w14:paraId="1BB8D991"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0.77154</w:t>
            </w:r>
          </w:p>
        </w:tc>
        <w:tc>
          <w:tcPr>
            <w:tcW w:w="1492" w:type="dxa"/>
            <w:vAlign w:val="center"/>
          </w:tcPr>
          <w:p w14:paraId="1D7F5703" w14:textId="77777777" w:rsidR="00B23864" w:rsidRPr="004F411A" w:rsidRDefault="00B23864" w:rsidP="00EF3ABF">
            <w:pPr>
              <w:jc w:val="center"/>
              <w:rPr>
                <w:rFonts w:ascii="Calibri" w:hAnsi="Calibri" w:cs="Calibri"/>
                <w:sz w:val="18"/>
                <w:szCs w:val="18"/>
              </w:rPr>
            </w:pPr>
            <w:r w:rsidRPr="004F411A">
              <w:rPr>
                <w:rFonts w:ascii="Calibri" w:hAnsi="Calibri" w:cs="Calibri"/>
                <w:i/>
                <w:iCs/>
                <w:sz w:val="18"/>
                <w:szCs w:val="18"/>
              </w:rPr>
              <w:t>Converted to renin first</w:t>
            </w:r>
          </w:p>
        </w:tc>
        <w:tc>
          <w:tcPr>
            <w:tcW w:w="1493" w:type="dxa"/>
            <w:vAlign w:val="center"/>
          </w:tcPr>
          <w:p w14:paraId="3939BE92" w14:textId="77777777" w:rsidR="00B23864" w:rsidRPr="004F411A" w:rsidRDefault="00B23864" w:rsidP="00EF3ABF">
            <w:pPr>
              <w:jc w:val="center"/>
              <w:rPr>
                <w:rFonts w:ascii="Calibri" w:hAnsi="Calibri" w:cs="Calibri"/>
                <w:i/>
                <w:iCs/>
                <w:sz w:val="18"/>
                <w:szCs w:val="18"/>
              </w:rPr>
            </w:pPr>
            <w:r w:rsidRPr="004F411A">
              <w:rPr>
                <w:rFonts w:ascii="Calibri" w:hAnsi="Calibri" w:cs="Calibri"/>
                <w:i/>
                <w:iCs/>
                <w:sz w:val="18"/>
                <w:szCs w:val="18"/>
              </w:rPr>
              <w:t>Converted to renin first</w:t>
            </w:r>
          </w:p>
        </w:tc>
      </w:tr>
      <w:tr w:rsidR="00B23864" w:rsidRPr="004F411A" w14:paraId="019C0AFC" w14:textId="77777777" w:rsidTr="00435DD6">
        <w:trPr>
          <w:trHeight w:val="806"/>
        </w:trPr>
        <w:tc>
          <w:tcPr>
            <w:tcW w:w="1555" w:type="dxa"/>
            <w:vAlign w:val="center"/>
          </w:tcPr>
          <w:p w14:paraId="6D440918" w14:textId="77777777" w:rsidR="00B23864" w:rsidRPr="004F411A" w:rsidRDefault="00B23864" w:rsidP="00EF3ABF">
            <w:pPr>
              <w:jc w:val="center"/>
              <w:rPr>
                <w:rFonts w:ascii="Calibri" w:hAnsi="Calibri" w:cs="Calibri"/>
                <w:b/>
                <w:bCs/>
                <w:sz w:val="18"/>
                <w:szCs w:val="18"/>
              </w:rPr>
            </w:pPr>
            <w:r w:rsidRPr="004F411A">
              <w:rPr>
                <w:rFonts w:ascii="Calibri" w:hAnsi="Calibri" w:cs="Calibri"/>
                <w:b/>
                <w:bCs/>
                <w:sz w:val="18"/>
                <w:szCs w:val="18"/>
              </w:rPr>
              <w:t>PRA to renin</w:t>
            </w:r>
          </w:p>
        </w:tc>
        <w:tc>
          <w:tcPr>
            <w:tcW w:w="1492" w:type="dxa"/>
            <w:vAlign w:val="center"/>
          </w:tcPr>
          <w:p w14:paraId="661DC365"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nmol/l/hr</w:t>
            </w:r>
          </w:p>
        </w:tc>
        <w:tc>
          <w:tcPr>
            <w:tcW w:w="1492" w:type="dxa"/>
            <w:vAlign w:val="center"/>
          </w:tcPr>
          <w:p w14:paraId="1EDDE644"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µIU/ml</w:t>
            </w:r>
          </w:p>
        </w:tc>
        <w:tc>
          <w:tcPr>
            <w:tcW w:w="1492" w:type="dxa"/>
            <w:vAlign w:val="center"/>
          </w:tcPr>
          <w:p w14:paraId="41D779BF"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0.158</w:t>
            </w:r>
          </w:p>
        </w:tc>
        <w:tc>
          <w:tcPr>
            <w:tcW w:w="1492" w:type="dxa"/>
            <w:vAlign w:val="center"/>
          </w:tcPr>
          <w:p w14:paraId="02667353" w14:textId="77777777" w:rsidR="00B23864" w:rsidRPr="004F411A" w:rsidRDefault="00B23864" w:rsidP="00EF3ABF">
            <w:pPr>
              <w:jc w:val="center"/>
              <w:rPr>
                <w:rFonts w:ascii="Calibri" w:hAnsi="Calibri" w:cs="Calibri"/>
                <w:sz w:val="18"/>
                <w:szCs w:val="18"/>
              </w:rPr>
            </w:pPr>
            <w:r w:rsidRPr="004F411A">
              <w:rPr>
                <w:rFonts w:ascii="Calibri" w:hAnsi="Calibri" w:cs="Calibri"/>
                <w:i/>
                <w:iCs/>
                <w:sz w:val="18"/>
                <w:szCs w:val="18"/>
              </w:rPr>
              <w:t>Converted to renin first</w:t>
            </w:r>
          </w:p>
        </w:tc>
        <w:tc>
          <w:tcPr>
            <w:tcW w:w="1493" w:type="dxa"/>
            <w:vAlign w:val="center"/>
          </w:tcPr>
          <w:p w14:paraId="2F62EFF3" w14:textId="77777777" w:rsidR="00B23864" w:rsidRPr="004F411A" w:rsidRDefault="00B23864" w:rsidP="00EF3ABF">
            <w:pPr>
              <w:jc w:val="center"/>
              <w:rPr>
                <w:rFonts w:ascii="Calibri" w:hAnsi="Calibri" w:cs="Calibri"/>
                <w:sz w:val="18"/>
                <w:szCs w:val="18"/>
              </w:rPr>
            </w:pPr>
            <w:r w:rsidRPr="004F411A">
              <w:rPr>
                <w:rFonts w:ascii="Calibri" w:hAnsi="Calibri" w:cs="Calibri"/>
                <w:i/>
                <w:iCs/>
                <w:sz w:val="18"/>
                <w:szCs w:val="18"/>
              </w:rPr>
              <w:t>Converted to renin first</w:t>
            </w:r>
          </w:p>
        </w:tc>
      </w:tr>
      <w:tr w:rsidR="00B23864" w:rsidRPr="004F411A" w14:paraId="023E7818" w14:textId="77777777" w:rsidTr="00435DD6">
        <w:trPr>
          <w:trHeight w:val="806"/>
        </w:trPr>
        <w:tc>
          <w:tcPr>
            <w:tcW w:w="1555" w:type="dxa"/>
            <w:vAlign w:val="center"/>
          </w:tcPr>
          <w:p w14:paraId="5A5E1786" w14:textId="77777777" w:rsidR="00B23864" w:rsidRPr="004F411A" w:rsidRDefault="00B23864" w:rsidP="00EF3ABF">
            <w:pPr>
              <w:jc w:val="center"/>
              <w:rPr>
                <w:rFonts w:ascii="Calibri" w:hAnsi="Calibri" w:cs="Calibri"/>
                <w:b/>
                <w:bCs/>
                <w:sz w:val="18"/>
                <w:szCs w:val="18"/>
              </w:rPr>
            </w:pPr>
            <w:r w:rsidRPr="004F411A">
              <w:rPr>
                <w:rFonts w:ascii="Calibri" w:hAnsi="Calibri" w:cs="Calibri"/>
                <w:b/>
                <w:bCs/>
                <w:sz w:val="18"/>
                <w:szCs w:val="18"/>
              </w:rPr>
              <w:t>Renin</w:t>
            </w:r>
          </w:p>
        </w:tc>
        <w:tc>
          <w:tcPr>
            <w:tcW w:w="1492" w:type="dxa"/>
            <w:vAlign w:val="center"/>
          </w:tcPr>
          <w:p w14:paraId="66B94F70"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ng/l</w:t>
            </w:r>
          </w:p>
        </w:tc>
        <w:tc>
          <w:tcPr>
            <w:tcW w:w="1492" w:type="dxa"/>
            <w:vAlign w:val="center"/>
          </w:tcPr>
          <w:p w14:paraId="6E29663C"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µIU/ml</w:t>
            </w:r>
          </w:p>
        </w:tc>
        <w:tc>
          <w:tcPr>
            <w:tcW w:w="1492" w:type="dxa"/>
            <w:vAlign w:val="center"/>
          </w:tcPr>
          <w:p w14:paraId="4543F0E0"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1.67</w:t>
            </w:r>
          </w:p>
        </w:tc>
        <w:tc>
          <w:tcPr>
            <w:tcW w:w="1492" w:type="dxa"/>
            <w:vAlign w:val="center"/>
          </w:tcPr>
          <w:p w14:paraId="5A7C9C90" w14:textId="2BEAEC7D" w:rsidR="00B23864" w:rsidRPr="00471F8E" w:rsidRDefault="00B23864" w:rsidP="00EF3ABF">
            <w:pPr>
              <w:jc w:val="center"/>
              <w:rPr>
                <w:rFonts w:ascii="Calibri" w:hAnsi="Calibri" w:cs="Calibri"/>
                <w:sz w:val="18"/>
                <w:szCs w:val="18"/>
              </w:rPr>
            </w:pPr>
            <w:r w:rsidRPr="00471F8E">
              <w:rPr>
                <w:rFonts w:ascii="Calibri" w:hAnsi="Calibri" w:cs="Calibri"/>
                <w:sz w:val="18"/>
                <w:szCs w:val="18"/>
              </w:rPr>
              <w:t>0.05µIU/ml</w:t>
            </w:r>
          </w:p>
        </w:tc>
        <w:tc>
          <w:tcPr>
            <w:tcW w:w="1493" w:type="dxa"/>
            <w:vAlign w:val="center"/>
          </w:tcPr>
          <w:p w14:paraId="798F1C52" w14:textId="6E7F44A9" w:rsidR="00B23864" w:rsidRPr="00471F8E" w:rsidRDefault="00B23864" w:rsidP="00EF3ABF">
            <w:pPr>
              <w:jc w:val="center"/>
              <w:rPr>
                <w:rFonts w:ascii="Calibri" w:hAnsi="Calibri" w:cs="Calibri"/>
                <w:sz w:val="18"/>
                <w:szCs w:val="18"/>
              </w:rPr>
            </w:pPr>
            <w:r w:rsidRPr="00471F8E">
              <w:rPr>
                <w:rFonts w:ascii="Calibri" w:hAnsi="Calibri" w:cs="Calibri"/>
                <w:sz w:val="18"/>
                <w:szCs w:val="18"/>
              </w:rPr>
              <w:t>1000</w:t>
            </w:r>
            <w:r w:rsidR="00EC2EEB" w:rsidRPr="00471F8E">
              <w:rPr>
                <w:rFonts w:ascii="Calibri" w:hAnsi="Calibri" w:cs="Calibri"/>
                <w:sz w:val="18"/>
                <w:szCs w:val="18"/>
              </w:rPr>
              <w:t>µIU/ml</w:t>
            </w:r>
            <w:r w:rsidR="00EC2EEB" w:rsidRPr="00471F8E" w:rsidDel="00EC2EEB">
              <w:rPr>
                <w:rFonts w:ascii="Calibri" w:hAnsi="Calibri" w:cs="Calibri"/>
                <w:sz w:val="18"/>
                <w:szCs w:val="18"/>
              </w:rPr>
              <w:t xml:space="preserve"> </w:t>
            </w:r>
          </w:p>
        </w:tc>
      </w:tr>
    </w:tbl>
    <w:p w14:paraId="44342C1D" w14:textId="77777777" w:rsidR="00B23864" w:rsidRPr="004F411A" w:rsidRDefault="00B23864" w:rsidP="00B23864">
      <w:pPr>
        <w:rPr>
          <w:rFonts w:ascii="Calibri" w:hAnsi="Calibri" w:cs="Calibri"/>
        </w:rPr>
      </w:pPr>
      <w:r w:rsidRPr="004F411A">
        <w:rPr>
          <w:rFonts w:ascii="Calibri" w:hAnsi="Calibri" w:cs="Calibri"/>
        </w:rPr>
        <w:br w:type="page"/>
      </w:r>
    </w:p>
    <w:p w14:paraId="19B9EF60" w14:textId="4D8287A1" w:rsidR="00D20F67" w:rsidRPr="00435DD6" w:rsidRDefault="00D20F67" w:rsidP="00A831A7">
      <w:pPr>
        <w:pStyle w:val="Heading2"/>
        <w:rPr>
          <w:rFonts w:ascii="Calibri" w:hAnsi="Calibri" w:cs="Calibri"/>
        </w:rPr>
      </w:pPr>
      <w:r w:rsidRPr="00435DD6">
        <w:rPr>
          <w:rFonts w:ascii="Calibri" w:hAnsi="Calibri" w:cs="Calibri"/>
        </w:rPr>
        <w:lastRenderedPageBreak/>
        <w:t xml:space="preserve">Table S4 </w:t>
      </w:r>
      <w:r w:rsidR="00697D64" w:rsidRPr="00435DD6">
        <w:rPr>
          <w:rFonts w:ascii="Calibri" w:hAnsi="Calibri" w:cs="Calibri"/>
        </w:rPr>
        <w:t xml:space="preserve">– </w:t>
      </w:r>
      <w:bookmarkStart w:id="0" w:name="_Hlk183528314"/>
      <w:r w:rsidR="00697D64" w:rsidRPr="00435DD6">
        <w:rPr>
          <w:rFonts w:ascii="Calibri" w:hAnsi="Calibri" w:cs="Calibri"/>
        </w:rPr>
        <w:t>S</w:t>
      </w:r>
      <w:r w:rsidRPr="00435DD6">
        <w:rPr>
          <w:rFonts w:ascii="Calibri" w:hAnsi="Calibri" w:cs="Calibri"/>
        </w:rPr>
        <w:t xml:space="preserve">ummary statistics </w:t>
      </w:r>
      <w:r w:rsidR="00CA3A66" w:rsidRPr="00435DD6">
        <w:rPr>
          <w:rFonts w:ascii="Calibri" w:hAnsi="Calibri" w:cs="Calibri"/>
        </w:rPr>
        <w:t>with imputed values</w:t>
      </w:r>
      <w:bookmarkEnd w:id="0"/>
    </w:p>
    <w:tbl>
      <w:tblPr>
        <w:tblStyle w:val="TableGrid"/>
        <w:tblW w:w="0" w:type="auto"/>
        <w:tblLayout w:type="fixed"/>
        <w:tblLook w:val="04A0" w:firstRow="1" w:lastRow="0" w:firstColumn="1" w:lastColumn="0" w:noHBand="0" w:noVBand="1"/>
      </w:tblPr>
      <w:tblGrid>
        <w:gridCol w:w="3397"/>
        <w:gridCol w:w="1404"/>
        <w:gridCol w:w="1405"/>
        <w:gridCol w:w="1405"/>
        <w:gridCol w:w="1405"/>
      </w:tblGrid>
      <w:tr w:rsidR="00CA3A66" w:rsidRPr="004F411A" w14:paraId="2A3CDDE8" w14:textId="77777777" w:rsidTr="00435EAD">
        <w:trPr>
          <w:trHeight w:val="454"/>
        </w:trPr>
        <w:tc>
          <w:tcPr>
            <w:tcW w:w="3397" w:type="dxa"/>
            <w:vAlign w:val="center"/>
          </w:tcPr>
          <w:p w14:paraId="2874E6F7" w14:textId="77777777" w:rsidR="00CA3A66" w:rsidRPr="00A105FF" w:rsidRDefault="00CA3A66" w:rsidP="00A105FF">
            <w:pPr>
              <w:jc w:val="right"/>
              <w:rPr>
                <w:rFonts w:ascii="Calibri" w:hAnsi="Calibri" w:cs="Calibri"/>
                <w:b/>
                <w:bCs/>
              </w:rPr>
            </w:pPr>
            <w:r w:rsidRPr="00A105FF">
              <w:rPr>
                <w:rFonts w:ascii="Calibri" w:hAnsi="Calibri" w:cs="Calibri"/>
                <w:b/>
                <w:bCs/>
              </w:rPr>
              <w:t>Sex assigned at birth:</w:t>
            </w:r>
          </w:p>
        </w:tc>
        <w:tc>
          <w:tcPr>
            <w:tcW w:w="1404" w:type="dxa"/>
            <w:vAlign w:val="center"/>
          </w:tcPr>
          <w:p w14:paraId="27CD58B0" w14:textId="77777777" w:rsidR="00CA3A66" w:rsidRPr="004F411A" w:rsidRDefault="00CA3A66" w:rsidP="00D60FCD">
            <w:pPr>
              <w:jc w:val="center"/>
              <w:rPr>
                <w:rFonts w:ascii="Calibri" w:hAnsi="Calibri" w:cs="Calibri"/>
                <w:b/>
                <w:bCs/>
              </w:rPr>
            </w:pPr>
            <w:r w:rsidRPr="004F411A">
              <w:rPr>
                <w:rFonts w:ascii="Calibri" w:hAnsi="Calibri" w:cs="Calibri"/>
                <w:b/>
                <w:bCs/>
              </w:rPr>
              <w:t>Male</w:t>
            </w:r>
          </w:p>
        </w:tc>
        <w:tc>
          <w:tcPr>
            <w:tcW w:w="1405" w:type="dxa"/>
            <w:vAlign w:val="center"/>
          </w:tcPr>
          <w:p w14:paraId="0BD0324E" w14:textId="77777777" w:rsidR="00CA3A66" w:rsidRPr="004F411A" w:rsidRDefault="00CA3A66" w:rsidP="00D60FCD">
            <w:pPr>
              <w:jc w:val="center"/>
              <w:rPr>
                <w:rFonts w:ascii="Calibri" w:hAnsi="Calibri" w:cs="Calibri"/>
                <w:b/>
                <w:bCs/>
              </w:rPr>
            </w:pPr>
            <w:r w:rsidRPr="004F411A">
              <w:rPr>
                <w:rFonts w:ascii="Calibri" w:hAnsi="Calibri" w:cs="Calibri"/>
                <w:b/>
                <w:bCs/>
              </w:rPr>
              <w:t>Female</w:t>
            </w:r>
          </w:p>
        </w:tc>
        <w:tc>
          <w:tcPr>
            <w:tcW w:w="1405" w:type="dxa"/>
            <w:vAlign w:val="center"/>
          </w:tcPr>
          <w:p w14:paraId="4D26900F" w14:textId="77777777" w:rsidR="00CA3A66" w:rsidRPr="004F411A" w:rsidRDefault="00CA3A66" w:rsidP="00D60FCD">
            <w:pPr>
              <w:jc w:val="center"/>
              <w:rPr>
                <w:rFonts w:ascii="Calibri" w:hAnsi="Calibri" w:cs="Calibri"/>
                <w:b/>
                <w:bCs/>
              </w:rPr>
            </w:pPr>
            <w:r w:rsidRPr="004F411A">
              <w:rPr>
                <w:rFonts w:ascii="Calibri" w:hAnsi="Calibri" w:cs="Calibri"/>
                <w:b/>
                <w:bCs/>
              </w:rPr>
              <w:t xml:space="preserve">Not assigned </w:t>
            </w:r>
          </w:p>
        </w:tc>
        <w:tc>
          <w:tcPr>
            <w:tcW w:w="1405" w:type="dxa"/>
            <w:vAlign w:val="center"/>
          </w:tcPr>
          <w:p w14:paraId="5B71725A" w14:textId="77777777" w:rsidR="00CA3A66" w:rsidRPr="004F411A" w:rsidRDefault="00CA3A66" w:rsidP="00D60FCD">
            <w:pPr>
              <w:jc w:val="center"/>
              <w:rPr>
                <w:rFonts w:ascii="Calibri" w:hAnsi="Calibri" w:cs="Calibri"/>
                <w:b/>
                <w:bCs/>
              </w:rPr>
            </w:pPr>
            <w:r w:rsidRPr="004F411A">
              <w:rPr>
                <w:rFonts w:ascii="Calibri" w:hAnsi="Calibri" w:cs="Calibri"/>
                <w:b/>
                <w:bCs/>
              </w:rPr>
              <w:t>Total sample</w:t>
            </w:r>
          </w:p>
        </w:tc>
      </w:tr>
      <w:tr w:rsidR="00CA3A66" w:rsidRPr="004F411A" w14:paraId="5670B260" w14:textId="77777777" w:rsidTr="00435EAD">
        <w:trPr>
          <w:trHeight w:val="340"/>
        </w:trPr>
        <w:tc>
          <w:tcPr>
            <w:tcW w:w="3397" w:type="dxa"/>
            <w:vAlign w:val="center"/>
          </w:tcPr>
          <w:p w14:paraId="7C19E6BE" w14:textId="77777777" w:rsidR="00CA3A66" w:rsidRPr="00A105FF" w:rsidRDefault="00CA3A66" w:rsidP="00D60FCD">
            <w:pPr>
              <w:rPr>
                <w:rFonts w:ascii="Calibri" w:hAnsi="Calibri" w:cs="Calibri"/>
                <w:b/>
                <w:bCs/>
                <w:sz w:val="18"/>
                <w:szCs w:val="18"/>
              </w:rPr>
            </w:pPr>
            <w:r w:rsidRPr="00A105FF">
              <w:rPr>
                <w:rFonts w:ascii="Calibri" w:hAnsi="Calibri" w:cs="Calibri"/>
                <w:b/>
                <w:bCs/>
                <w:sz w:val="18"/>
                <w:szCs w:val="18"/>
              </w:rPr>
              <w:t>Number of countries</w:t>
            </w:r>
          </w:p>
        </w:tc>
        <w:tc>
          <w:tcPr>
            <w:tcW w:w="1404" w:type="dxa"/>
            <w:vAlign w:val="center"/>
          </w:tcPr>
          <w:p w14:paraId="08B60295"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17</w:t>
            </w:r>
          </w:p>
        </w:tc>
        <w:tc>
          <w:tcPr>
            <w:tcW w:w="1405" w:type="dxa"/>
            <w:vAlign w:val="center"/>
          </w:tcPr>
          <w:p w14:paraId="498DD5D6"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17</w:t>
            </w:r>
          </w:p>
        </w:tc>
        <w:tc>
          <w:tcPr>
            <w:tcW w:w="1405" w:type="dxa"/>
            <w:vAlign w:val="center"/>
          </w:tcPr>
          <w:p w14:paraId="61514610"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4</w:t>
            </w:r>
          </w:p>
        </w:tc>
        <w:tc>
          <w:tcPr>
            <w:tcW w:w="1405" w:type="dxa"/>
            <w:vAlign w:val="center"/>
          </w:tcPr>
          <w:p w14:paraId="05F9AD0E"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18</w:t>
            </w:r>
          </w:p>
        </w:tc>
      </w:tr>
      <w:tr w:rsidR="00CA3A66" w:rsidRPr="004F411A" w14:paraId="1E0A4D8A" w14:textId="77777777" w:rsidTr="00435EAD">
        <w:trPr>
          <w:trHeight w:val="340"/>
        </w:trPr>
        <w:tc>
          <w:tcPr>
            <w:tcW w:w="3397" w:type="dxa"/>
            <w:vAlign w:val="center"/>
          </w:tcPr>
          <w:p w14:paraId="3C77E0DF" w14:textId="77777777" w:rsidR="00CA3A66" w:rsidRPr="00A105FF" w:rsidRDefault="00CA3A66" w:rsidP="00D60FCD">
            <w:pPr>
              <w:rPr>
                <w:rFonts w:ascii="Calibri" w:hAnsi="Calibri" w:cs="Calibri"/>
                <w:b/>
                <w:bCs/>
                <w:sz w:val="18"/>
                <w:szCs w:val="18"/>
              </w:rPr>
            </w:pPr>
            <w:r w:rsidRPr="00A105FF">
              <w:rPr>
                <w:rFonts w:ascii="Calibri" w:hAnsi="Calibri" w:cs="Calibri"/>
                <w:b/>
                <w:bCs/>
                <w:sz w:val="18"/>
                <w:szCs w:val="18"/>
              </w:rPr>
              <w:t>Number of centres</w:t>
            </w:r>
          </w:p>
        </w:tc>
        <w:tc>
          <w:tcPr>
            <w:tcW w:w="1404" w:type="dxa"/>
            <w:vAlign w:val="center"/>
          </w:tcPr>
          <w:p w14:paraId="5DFA963D"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31</w:t>
            </w:r>
          </w:p>
        </w:tc>
        <w:tc>
          <w:tcPr>
            <w:tcW w:w="1405" w:type="dxa"/>
            <w:vAlign w:val="center"/>
          </w:tcPr>
          <w:p w14:paraId="71628A15"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31</w:t>
            </w:r>
          </w:p>
        </w:tc>
        <w:tc>
          <w:tcPr>
            <w:tcW w:w="1405" w:type="dxa"/>
            <w:vAlign w:val="center"/>
          </w:tcPr>
          <w:p w14:paraId="6C58455B"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4</w:t>
            </w:r>
          </w:p>
        </w:tc>
        <w:tc>
          <w:tcPr>
            <w:tcW w:w="1405" w:type="dxa"/>
            <w:vAlign w:val="center"/>
          </w:tcPr>
          <w:p w14:paraId="1169AC79"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35</w:t>
            </w:r>
          </w:p>
        </w:tc>
      </w:tr>
      <w:tr w:rsidR="00CA3A66" w:rsidRPr="004F411A" w14:paraId="3F73240E" w14:textId="77777777" w:rsidTr="00435EAD">
        <w:trPr>
          <w:trHeight w:val="340"/>
        </w:trPr>
        <w:tc>
          <w:tcPr>
            <w:tcW w:w="3397" w:type="dxa"/>
            <w:vAlign w:val="center"/>
          </w:tcPr>
          <w:p w14:paraId="0C4D67B9" w14:textId="77777777" w:rsidR="00CA3A66" w:rsidRPr="00A105FF" w:rsidRDefault="00CA3A66" w:rsidP="00D60FCD">
            <w:pPr>
              <w:rPr>
                <w:rFonts w:ascii="Calibri" w:hAnsi="Calibri" w:cs="Calibri"/>
                <w:b/>
                <w:bCs/>
                <w:sz w:val="18"/>
                <w:szCs w:val="18"/>
              </w:rPr>
            </w:pPr>
            <w:r w:rsidRPr="00A105FF">
              <w:rPr>
                <w:rFonts w:ascii="Calibri" w:hAnsi="Calibri" w:cs="Calibri"/>
                <w:b/>
                <w:bCs/>
                <w:sz w:val="18"/>
                <w:szCs w:val="18"/>
              </w:rPr>
              <w:t>Number of patients</w:t>
            </w:r>
          </w:p>
        </w:tc>
        <w:tc>
          <w:tcPr>
            <w:tcW w:w="1404" w:type="dxa"/>
            <w:vAlign w:val="center"/>
          </w:tcPr>
          <w:p w14:paraId="1090EDB7"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257</w:t>
            </w:r>
          </w:p>
        </w:tc>
        <w:tc>
          <w:tcPr>
            <w:tcW w:w="1405" w:type="dxa"/>
            <w:vAlign w:val="center"/>
          </w:tcPr>
          <w:p w14:paraId="22FC403A"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291</w:t>
            </w:r>
          </w:p>
        </w:tc>
        <w:tc>
          <w:tcPr>
            <w:tcW w:w="1405" w:type="dxa"/>
            <w:vAlign w:val="center"/>
          </w:tcPr>
          <w:p w14:paraId="4238B422"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6</w:t>
            </w:r>
          </w:p>
        </w:tc>
        <w:tc>
          <w:tcPr>
            <w:tcW w:w="1405" w:type="dxa"/>
            <w:vAlign w:val="center"/>
          </w:tcPr>
          <w:p w14:paraId="146345A2"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554</w:t>
            </w:r>
          </w:p>
        </w:tc>
      </w:tr>
      <w:tr w:rsidR="00CA3A66" w:rsidRPr="004F411A" w14:paraId="52A9F64A" w14:textId="77777777" w:rsidTr="00435EAD">
        <w:trPr>
          <w:trHeight w:val="340"/>
        </w:trPr>
        <w:tc>
          <w:tcPr>
            <w:tcW w:w="3397" w:type="dxa"/>
            <w:vAlign w:val="center"/>
          </w:tcPr>
          <w:p w14:paraId="3F3AFC83" w14:textId="77777777" w:rsidR="00CA3A66" w:rsidRPr="00A105FF" w:rsidRDefault="00CA3A66" w:rsidP="00D60FCD">
            <w:pPr>
              <w:rPr>
                <w:rFonts w:ascii="Calibri" w:hAnsi="Calibri" w:cs="Calibri"/>
                <w:b/>
                <w:bCs/>
                <w:sz w:val="18"/>
                <w:szCs w:val="18"/>
              </w:rPr>
            </w:pPr>
            <w:r w:rsidRPr="00A105FF">
              <w:rPr>
                <w:rFonts w:ascii="Calibri" w:hAnsi="Calibri" w:cs="Calibri"/>
                <w:b/>
                <w:bCs/>
                <w:sz w:val="18"/>
                <w:szCs w:val="18"/>
              </w:rPr>
              <w:t xml:space="preserve">Number of visits </w:t>
            </w:r>
          </w:p>
        </w:tc>
        <w:tc>
          <w:tcPr>
            <w:tcW w:w="1404" w:type="dxa"/>
            <w:vAlign w:val="center"/>
          </w:tcPr>
          <w:p w14:paraId="54F5F5BF"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3018</w:t>
            </w:r>
          </w:p>
        </w:tc>
        <w:tc>
          <w:tcPr>
            <w:tcW w:w="1405" w:type="dxa"/>
            <w:vAlign w:val="center"/>
          </w:tcPr>
          <w:p w14:paraId="7AE17727"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3361</w:t>
            </w:r>
          </w:p>
        </w:tc>
        <w:tc>
          <w:tcPr>
            <w:tcW w:w="1405" w:type="dxa"/>
            <w:vAlign w:val="center"/>
          </w:tcPr>
          <w:p w14:paraId="36A4FA0C"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57</w:t>
            </w:r>
          </w:p>
        </w:tc>
        <w:tc>
          <w:tcPr>
            <w:tcW w:w="1405" w:type="dxa"/>
            <w:vAlign w:val="center"/>
          </w:tcPr>
          <w:p w14:paraId="721960F8"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6436</w:t>
            </w:r>
          </w:p>
        </w:tc>
      </w:tr>
      <w:tr w:rsidR="00CA3A66" w:rsidRPr="004F411A" w14:paraId="35CE9386" w14:textId="77777777" w:rsidTr="00435EAD">
        <w:trPr>
          <w:trHeight w:val="454"/>
        </w:trPr>
        <w:tc>
          <w:tcPr>
            <w:tcW w:w="3397" w:type="dxa"/>
            <w:vAlign w:val="center"/>
          </w:tcPr>
          <w:p w14:paraId="4C84690D" w14:textId="77777777" w:rsidR="00FD64F0" w:rsidRPr="00A105FF" w:rsidRDefault="00CA3A66" w:rsidP="00D60FCD">
            <w:pPr>
              <w:rPr>
                <w:rFonts w:ascii="Calibri" w:hAnsi="Calibri" w:cs="Calibri"/>
                <w:b/>
                <w:bCs/>
                <w:sz w:val="18"/>
                <w:szCs w:val="18"/>
              </w:rPr>
            </w:pPr>
            <w:r w:rsidRPr="00A105FF">
              <w:rPr>
                <w:rFonts w:ascii="Calibri" w:hAnsi="Calibri" w:cs="Calibri"/>
                <w:b/>
                <w:bCs/>
                <w:sz w:val="18"/>
                <w:szCs w:val="18"/>
              </w:rPr>
              <w:t xml:space="preserve">Number of visits per patient </w:t>
            </w:r>
          </w:p>
          <w:p w14:paraId="5D5A59CF" w14:textId="7F811A4A" w:rsidR="00CA3A66" w:rsidRPr="00A105FF" w:rsidRDefault="00CA3A66" w:rsidP="00D60FCD">
            <w:pPr>
              <w:rPr>
                <w:rFonts w:ascii="Calibri" w:hAnsi="Calibri" w:cs="Calibri"/>
                <w:b/>
                <w:bCs/>
                <w:sz w:val="18"/>
                <w:szCs w:val="18"/>
              </w:rPr>
            </w:pPr>
            <w:r w:rsidRPr="00A105FF">
              <w:rPr>
                <w:rFonts w:ascii="Calibri" w:hAnsi="Calibri" w:cs="Calibri"/>
                <w:b/>
                <w:bCs/>
                <w:sz w:val="18"/>
                <w:szCs w:val="18"/>
              </w:rPr>
              <w:t xml:space="preserve">Median (Q1 to Q3) </w:t>
            </w:r>
          </w:p>
        </w:tc>
        <w:tc>
          <w:tcPr>
            <w:tcW w:w="1404" w:type="dxa"/>
            <w:vAlign w:val="center"/>
          </w:tcPr>
          <w:p w14:paraId="6E344DBC"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 xml:space="preserve">9 </w:t>
            </w:r>
          </w:p>
          <w:p w14:paraId="679728F2"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(7 to 16)</w:t>
            </w:r>
          </w:p>
        </w:tc>
        <w:tc>
          <w:tcPr>
            <w:tcW w:w="1405" w:type="dxa"/>
            <w:vAlign w:val="center"/>
          </w:tcPr>
          <w:p w14:paraId="2D0AAB4D"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 xml:space="preserve">9 </w:t>
            </w:r>
          </w:p>
          <w:p w14:paraId="0D5A6538"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(5 to 16)</w:t>
            </w:r>
          </w:p>
        </w:tc>
        <w:tc>
          <w:tcPr>
            <w:tcW w:w="1405" w:type="dxa"/>
            <w:vAlign w:val="center"/>
          </w:tcPr>
          <w:p w14:paraId="5FE9CA51"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 xml:space="preserve">8 </w:t>
            </w:r>
          </w:p>
          <w:p w14:paraId="27036F60"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(2 to 11)</w:t>
            </w:r>
          </w:p>
        </w:tc>
        <w:tc>
          <w:tcPr>
            <w:tcW w:w="1405" w:type="dxa"/>
            <w:vAlign w:val="center"/>
          </w:tcPr>
          <w:p w14:paraId="49D48992"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 xml:space="preserve">9 </w:t>
            </w:r>
          </w:p>
          <w:p w14:paraId="79AE7BC1"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(6 to 16)</w:t>
            </w:r>
          </w:p>
        </w:tc>
      </w:tr>
      <w:tr w:rsidR="00DE05C3" w:rsidRPr="004F411A" w14:paraId="0D1B8765" w14:textId="77777777" w:rsidTr="00435EAD">
        <w:trPr>
          <w:trHeight w:val="454"/>
        </w:trPr>
        <w:tc>
          <w:tcPr>
            <w:tcW w:w="3397" w:type="dxa"/>
            <w:vAlign w:val="center"/>
          </w:tcPr>
          <w:p w14:paraId="246CC1D0" w14:textId="77777777" w:rsidR="00DE05C3" w:rsidRDefault="00DE05C3" w:rsidP="00DE05C3">
            <w:pPr>
              <w:rPr>
                <w:rFonts w:ascii="Calibri" w:hAnsi="Calibri" w:cs="Calibri"/>
                <w:b/>
                <w:bCs/>
                <w:sz w:val="18"/>
                <w:szCs w:val="18"/>
              </w:rPr>
            </w:pPr>
            <w:r>
              <w:rPr>
                <w:rFonts w:ascii="Calibri" w:hAnsi="Calibri" w:cs="Calibri"/>
                <w:b/>
                <w:bCs/>
                <w:sz w:val="18"/>
                <w:szCs w:val="18"/>
              </w:rPr>
              <w:t>Number of years visits spanned within patients</w:t>
            </w:r>
          </w:p>
          <w:p w14:paraId="259D1239" w14:textId="7B53FE95" w:rsidR="00DE05C3" w:rsidRPr="00A105FF" w:rsidRDefault="00DE05C3" w:rsidP="00DE05C3">
            <w:pPr>
              <w:rPr>
                <w:rFonts w:ascii="Calibri" w:hAnsi="Calibri" w:cs="Calibri"/>
                <w:b/>
                <w:bCs/>
                <w:sz w:val="18"/>
                <w:szCs w:val="18"/>
              </w:rPr>
            </w:pPr>
            <w:r>
              <w:rPr>
                <w:rFonts w:ascii="Calibri" w:hAnsi="Calibri" w:cs="Calibri"/>
                <w:b/>
                <w:bCs/>
                <w:sz w:val="18"/>
                <w:szCs w:val="18"/>
              </w:rPr>
              <w:t>Median (Q1 to Q3)</w:t>
            </w:r>
          </w:p>
        </w:tc>
        <w:tc>
          <w:tcPr>
            <w:tcW w:w="1404" w:type="dxa"/>
            <w:vAlign w:val="center"/>
          </w:tcPr>
          <w:p w14:paraId="605A98E8"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3.2</w:t>
            </w:r>
          </w:p>
          <w:p w14:paraId="15D0EB2D" w14:textId="0EA8E303" w:rsidR="00DE05C3" w:rsidRPr="00025E70" w:rsidRDefault="00DE05C3" w:rsidP="00DE05C3">
            <w:pPr>
              <w:jc w:val="center"/>
              <w:rPr>
                <w:rFonts w:ascii="Calibri" w:hAnsi="Calibri" w:cs="Calibri"/>
                <w:sz w:val="14"/>
                <w:szCs w:val="14"/>
              </w:rPr>
            </w:pPr>
            <w:r w:rsidRPr="00025E70">
              <w:rPr>
                <w:rFonts w:ascii="Calibri" w:hAnsi="Calibri" w:cs="Calibri"/>
                <w:sz w:val="14"/>
                <w:szCs w:val="14"/>
              </w:rPr>
              <w:t>(2.7 to 6.9)</w:t>
            </w:r>
          </w:p>
        </w:tc>
        <w:tc>
          <w:tcPr>
            <w:tcW w:w="1405" w:type="dxa"/>
            <w:vAlign w:val="center"/>
          </w:tcPr>
          <w:p w14:paraId="00199EB2"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3.2</w:t>
            </w:r>
          </w:p>
          <w:p w14:paraId="0ADAE85B" w14:textId="71E9B368" w:rsidR="00DE05C3" w:rsidRPr="00025E70" w:rsidRDefault="00DE05C3" w:rsidP="00DE05C3">
            <w:pPr>
              <w:jc w:val="center"/>
              <w:rPr>
                <w:rFonts w:ascii="Calibri" w:hAnsi="Calibri" w:cs="Calibri"/>
                <w:sz w:val="14"/>
                <w:szCs w:val="14"/>
              </w:rPr>
            </w:pPr>
            <w:r w:rsidRPr="00025E70">
              <w:rPr>
                <w:rFonts w:ascii="Calibri" w:hAnsi="Calibri" w:cs="Calibri"/>
                <w:sz w:val="14"/>
                <w:szCs w:val="14"/>
              </w:rPr>
              <w:t>(2.1 to 8.0)</w:t>
            </w:r>
          </w:p>
        </w:tc>
        <w:tc>
          <w:tcPr>
            <w:tcW w:w="1405" w:type="dxa"/>
            <w:vAlign w:val="center"/>
          </w:tcPr>
          <w:p w14:paraId="2D948516"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2.1</w:t>
            </w:r>
          </w:p>
          <w:p w14:paraId="0B1097B8" w14:textId="35C25843" w:rsidR="00DE05C3" w:rsidRPr="00025E70" w:rsidRDefault="00DE05C3" w:rsidP="00DE05C3">
            <w:pPr>
              <w:jc w:val="center"/>
              <w:rPr>
                <w:rFonts w:ascii="Calibri" w:hAnsi="Calibri" w:cs="Calibri"/>
                <w:sz w:val="14"/>
                <w:szCs w:val="14"/>
              </w:rPr>
            </w:pPr>
            <w:r w:rsidRPr="00025E70">
              <w:rPr>
                <w:rFonts w:ascii="Calibri" w:hAnsi="Calibri" w:cs="Calibri"/>
                <w:sz w:val="14"/>
                <w:szCs w:val="14"/>
              </w:rPr>
              <w:t>(0.2 to 3.1)</w:t>
            </w:r>
          </w:p>
        </w:tc>
        <w:tc>
          <w:tcPr>
            <w:tcW w:w="1405" w:type="dxa"/>
            <w:vAlign w:val="center"/>
          </w:tcPr>
          <w:p w14:paraId="7BC0CFD0"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3.2</w:t>
            </w:r>
          </w:p>
          <w:p w14:paraId="16992B36" w14:textId="2EF157B9" w:rsidR="00DE05C3" w:rsidRPr="00025E70" w:rsidRDefault="00DE05C3" w:rsidP="00DE05C3">
            <w:pPr>
              <w:jc w:val="center"/>
              <w:rPr>
                <w:rFonts w:ascii="Calibri" w:hAnsi="Calibri" w:cs="Calibri"/>
                <w:sz w:val="14"/>
                <w:szCs w:val="14"/>
              </w:rPr>
            </w:pPr>
            <w:r w:rsidRPr="00025E70">
              <w:rPr>
                <w:rFonts w:ascii="Calibri" w:hAnsi="Calibri" w:cs="Calibri"/>
                <w:sz w:val="14"/>
                <w:szCs w:val="14"/>
              </w:rPr>
              <w:t>(2.5 to 7.3)</w:t>
            </w:r>
          </w:p>
        </w:tc>
      </w:tr>
      <w:tr w:rsidR="00DE05C3" w:rsidRPr="004F411A" w14:paraId="63AB8911" w14:textId="77777777" w:rsidTr="00435EAD">
        <w:trPr>
          <w:trHeight w:val="454"/>
        </w:trPr>
        <w:tc>
          <w:tcPr>
            <w:tcW w:w="3397" w:type="dxa"/>
            <w:vAlign w:val="center"/>
          </w:tcPr>
          <w:p w14:paraId="50FE519F" w14:textId="77777777" w:rsidR="00DE05C3" w:rsidRPr="00A105FF" w:rsidRDefault="00DE05C3" w:rsidP="00DE05C3">
            <w:pPr>
              <w:rPr>
                <w:rFonts w:ascii="Calibri" w:hAnsi="Calibri" w:cs="Calibri"/>
                <w:b/>
                <w:bCs/>
                <w:sz w:val="18"/>
                <w:szCs w:val="18"/>
              </w:rPr>
            </w:pPr>
            <w:r w:rsidRPr="00A105FF">
              <w:rPr>
                <w:rFonts w:ascii="Calibri" w:hAnsi="Calibri" w:cs="Calibri"/>
                <w:b/>
                <w:bCs/>
                <w:sz w:val="18"/>
                <w:szCs w:val="18"/>
              </w:rPr>
              <w:t>Age of patients at youngest visit (years)</w:t>
            </w:r>
          </w:p>
          <w:p w14:paraId="478E27B7" w14:textId="192BA530" w:rsidR="00DE05C3" w:rsidRPr="00A105FF" w:rsidRDefault="00DE05C3" w:rsidP="00DE05C3">
            <w:pPr>
              <w:rPr>
                <w:rFonts w:ascii="Calibri" w:hAnsi="Calibri" w:cs="Calibri"/>
                <w:b/>
                <w:bCs/>
                <w:sz w:val="18"/>
                <w:szCs w:val="18"/>
              </w:rPr>
            </w:pPr>
            <w:r w:rsidRPr="00A105FF">
              <w:rPr>
                <w:rFonts w:ascii="Calibri" w:hAnsi="Calibri" w:cs="Calibri"/>
                <w:b/>
                <w:bCs/>
                <w:sz w:val="18"/>
                <w:szCs w:val="18"/>
              </w:rPr>
              <w:t xml:space="preserve">Median (Q1 to Q3) </w:t>
            </w:r>
          </w:p>
        </w:tc>
        <w:tc>
          <w:tcPr>
            <w:tcW w:w="1404" w:type="dxa"/>
            <w:vAlign w:val="center"/>
          </w:tcPr>
          <w:p w14:paraId="339660FC"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 xml:space="preserve">0.13 </w:t>
            </w:r>
          </w:p>
          <w:p w14:paraId="2B1384A8"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(0.04 to 0.99)</w:t>
            </w:r>
          </w:p>
        </w:tc>
        <w:tc>
          <w:tcPr>
            <w:tcW w:w="1405" w:type="dxa"/>
            <w:vAlign w:val="center"/>
          </w:tcPr>
          <w:p w14:paraId="26D4E418"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0.21</w:t>
            </w:r>
          </w:p>
          <w:p w14:paraId="503F35FF"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(0.04 to 3.03)</w:t>
            </w:r>
          </w:p>
        </w:tc>
        <w:tc>
          <w:tcPr>
            <w:tcW w:w="1405" w:type="dxa"/>
            <w:vAlign w:val="center"/>
          </w:tcPr>
          <w:p w14:paraId="24076A34"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 xml:space="preserve">0.08 </w:t>
            </w:r>
          </w:p>
          <w:p w14:paraId="4B821C50"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(0.03 to 0.26)</w:t>
            </w:r>
          </w:p>
        </w:tc>
        <w:tc>
          <w:tcPr>
            <w:tcW w:w="1405" w:type="dxa"/>
            <w:vAlign w:val="center"/>
          </w:tcPr>
          <w:p w14:paraId="59851795"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 xml:space="preserve">0.16 </w:t>
            </w:r>
          </w:p>
          <w:p w14:paraId="61E685E5"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(0.04 to 2.17)</w:t>
            </w:r>
          </w:p>
        </w:tc>
      </w:tr>
      <w:tr w:rsidR="00DE05C3" w:rsidRPr="004F411A" w14:paraId="75E09DB5" w14:textId="77777777" w:rsidTr="00435EAD">
        <w:trPr>
          <w:trHeight w:val="454"/>
        </w:trPr>
        <w:tc>
          <w:tcPr>
            <w:tcW w:w="3397" w:type="dxa"/>
            <w:vAlign w:val="center"/>
          </w:tcPr>
          <w:p w14:paraId="46B63A13" w14:textId="77777777" w:rsidR="00DE05C3" w:rsidRPr="00A105FF" w:rsidRDefault="00DE05C3" w:rsidP="00DE05C3">
            <w:pPr>
              <w:rPr>
                <w:rFonts w:ascii="Calibri" w:hAnsi="Calibri" w:cs="Calibri"/>
                <w:b/>
                <w:bCs/>
                <w:sz w:val="18"/>
                <w:szCs w:val="18"/>
              </w:rPr>
            </w:pPr>
            <w:r w:rsidRPr="00A105FF">
              <w:rPr>
                <w:rFonts w:ascii="Calibri" w:hAnsi="Calibri" w:cs="Calibri"/>
                <w:b/>
                <w:bCs/>
                <w:sz w:val="18"/>
                <w:szCs w:val="18"/>
              </w:rPr>
              <w:t>Age of patients at oldest visit (years)</w:t>
            </w:r>
          </w:p>
          <w:p w14:paraId="57DED021" w14:textId="529F71E4" w:rsidR="00DE05C3" w:rsidRPr="00A105FF" w:rsidRDefault="00DE05C3" w:rsidP="00DE05C3">
            <w:pPr>
              <w:rPr>
                <w:rFonts w:ascii="Calibri" w:hAnsi="Calibri" w:cs="Calibri"/>
                <w:b/>
                <w:bCs/>
                <w:sz w:val="18"/>
                <w:szCs w:val="18"/>
              </w:rPr>
            </w:pPr>
            <w:r w:rsidRPr="00A105FF">
              <w:rPr>
                <w:rFonts w:ascii="Calibri" w:hAnsi="Calibri" w:cs="Calibri"/>
                <w:b/>
                <w:bCs/>
                <w:sz w:val="18"/>
                <w:szCs w:val="18"/>
              </w:rPr>
              <w:t xml:space="preserve">Median (Q1 to Q3) </w:t>
            </w:r>
          </w:p>
        </w:tc>
        <w:tc>
          <w:tcPr>
            <w:tcW w:w="1404" w:type="dxa"/>
            <w:vAlign w:val="center"/>
          </w:tcPr>
          <w:p w14:paraId="19E36B0A"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 xml:space="preserve">5.70 </w:t>
            </w:r>
          </w:p>
          <w:p w14:paraId="448E2B6F"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(3.09 to 11.47)</w:t>
            </w:r>
          </w:p>
        </w:tc>
        <w:tc>
          <w:tcPr>
            <w:tcW w:w="1405" w:type="dxa"/>
            <w:vAlign w:val="center"/>
          </w:tcPr>
          <w:p w14:paraId="1D252222"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 xml:space="preserve">6.01 </w:t>
            </w:r>
          </w:p>
          <w:p w14:paraId="349B3FE7"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(3.07 to 14.35)</w:t>
            </w:r>
          </w:p>
        </w:tc>
        <w:tc>
          <w:tcPr>
            <w:tcW w:w="1405" w:type="dxa"/>
            <w:vAlign w:val="center"/>
          </w:tcPr>
          <w:p w14:paraId="42EF5AAF"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 xml:space="preserve">2.25 </w:t>
            </w:r>
          </w:p>
          <w:p w14:paraId="7376B646"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(0.46 to 3.17)</w:t>
            </w:r>
          </w:p>
        </w:tc>
        <w:tc>
          <w:tcPr>
            <w:tcW w:w="1405" w:type="dxa"/>
            <w:vAlign w:val="center"/>
          </w:tcPr>
          <w:p w14:paraId="2C3B9F4E"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5.81</w:t>
            </w:r>
          </w:p>
          <w:p w14:paraId="065B4131"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(3.07 to 12.87)</w:t>
            </w:r>
          </w:p>
        </w:tc>
      </w:tr>
      <w:tr w:rsidR="00DE05C3" w:rsidRPr="004F411A" w14:paraId="6F799A4A" w14:textId="77777777" w:rsidTr="00D60FCD">
        <w:tc>
          <w:tcPr>
            <w:tcW w:w="3397" w:type="dxa"/>
            <w:vAlign w:val="center"/>
          </w:tcPr>
          <w:p w14:paraId="450F2FB3" w14:textId="77777777" w:rsidR="00DE05C3" w:rsidRPr="00A105FF" w:rsidRDefault="00DE05C3" w:rsidP="00DE05C3">
            <w:pPr>
              <w:rPr>
                <w:rFonts w:ascii="Calibri" w:hAnsi="Calibri" w:cs="Calibri"/>
                <w:b/>
                <w:bCs/>
                <w:sz w:val="18"/>
                <w:szCs w:val="18"/>
              </w:rPr>
            </w:pPr>
            <w:r w:rsidRPr="00A105FF">
              <w:rPr>
                <w:rFonts w:ascii="Calibri" w:hAnsi="Calibri" w:cs="Calibri"/>
                <w:b/>
                <w:bCs/>
                <w:sz w:val="18"/>
                <w:szCs w:val="18"/>
              </w:rPr>
              <w:t>Systolic BP at visit (mmHg)</w:t>
            </w:r>
          </w:p>
          <w:p w14:paraId="72A5C51C" w14:textId="77777777" w:rsidR="00DE05C3" w:rsidRPr="00A105FF" w:rsidRDefault="00DE05C3" w:rsidP="00DE05C3">
            <w:pPr>
              <w:rPr>
                <w:rFonts w:ascii="Calibri" w:hAnsi="Calibri" w:cs="Calibri"/>
                <w:b/>
                <w:bCs/>
                <w:sz w:val="18"/>
                <w:szCs w:val="18"/>
              </w:rPr>
            </w:pPr>
            <w:r w:rsidRPr="00A105FF">
              <w:rPr>
                <w:rFonts w:ascii="Calibri" w:hAnsi="Calibri" w:cs="Calibri"/>
                <w:b/>
                <w:bCs/>
                <w:sz w:val="18"/>
                <w:szCs w:val="18"/>
              </w:rPr>
              <w:t>Median, (n) [Q1 to Q</w:t>
            </w:r>
            <w:proofErr w:type="gramStart"/>
            <w:r w:rsidRPr="00A105FF">
              <w:rPr>
                <w:rFonts w:ascii="Calibri" w:hAnsi="Calibri" w:cs="Calibri"/>
                <w:b/>
                <w:bCs/>
                <w:sz w:val="18"/>
                <w:szCs w:val="18"/>
              </w:rPr>
              <w:t>3]‡</w:t>
            </w:r>
            <w:proofErr w:type="gramEnd"/>
          </w:p>
        </w:tc>
        <w:tc>
          <w:tcPr>
            <w:tcW w:w="1404" w:type="dxa"/>
            <w:vAlign w:val="center"/>
          </w:tcPr>
          <w:p w14:paraId="5C87B044"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107 (n=1556)</w:t>
            </w:r>
          </w:p>
          <w:p w14:paraId="5C820C86"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[97 to 118]</w:t>
            </w:r>
          </w:p>
          <w:p w14:paraId="04275922" w14:textId="77777777" w:rsidR="00DE05C3" w:rsidRPr="00456896" w:rsidRDefault="00DE05C3" w:rsidP="00DE05C3">
            <w:pPr>
              <w:jc w:val="center"/>
              <w:rPr>
                <w:rFonts w:ascii="Calibri" w:hAnsi="Calibri" w:cs="Calibri"/>
                <w:sz w:val="4"/>
                <w:szCs w:val="4"/>
              </w:rPr>
            </w:pPr>
          </w:p>
          <w:p w14:paraId="18EC9EF5" w14:textId="3C536922" w:rsidR="00DE05C3" w:rsidRPr="00025E70" w:rsidRDefault="00DE05C3" w:rsidP="00DE05C3">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105 (n=2936) </w:t>
            </w:r>
          </w:p>
          <w:p w14:paraId="749328C4" w14:textId="610C410D" w:rsidR="00DE05C3" w:rsidRPr="00025E70" w:rsidRDefault="00DE05C3" w:rsidP="00DE05C3">
            <w:pPr>
              <w:jc w:val="center"/>
              <w:rPr>
                <w:rFonts w:ascii="Calibri" w:hAnsi="Calibri" w:cs="Calibri"/>
                <w:i/>
                <w:iCs/>
                <w:sz w:val="14"/>
                <w:szCs w:val="14"/>
              </w:rPr>
            </w:pPr>
            <w:r w:rsidRPr="00025E70">
              <w:rPr>
                <w:rFonts w:ascii="Calibri" w:hAnsi="Calibri" w:cs="Calibri"/>
                <w:i/>
                <w:iCs/>
                <w:color w:val="7F7F7F" w:themeColor="text1" w:themeTint="80"/>
                <w:sz w:val="14"/>
                <w:szCs w:val="14"/>
              </w:rPr>
              <w:t>[96 to 116]</w:t>
            </w:r>
          </w:p>
        </w:tc>
        <w:tc>
          <w:tcPr>
            <w:tcW w:w="1405" w:type="dxa"/>
            <w:vAlign w:val="center"/>
          </w:tcPr>
          <w:p w14:paraId="4C8FE8FA"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105 (n=1652)</w:t>
            </w:r>
          </w:p>
          <w:p w14:paraId="47E9AFBD"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[96 to 116]</w:t>
            </w:r>
          </w:p>
          <w:p w14:paraId="6B07B53B" w14:textId="77777777" w:rsidR="00DE05C3" w:rsidRPr="00456896" w:rsidRDefault="00DE05C3" w:rsidP="00DE05C3">
            <w:pPr>
              <w:jc w:val="center"/>
              <w:rPr>
                <w:rFonts w:ascii="Calibri" w:hAnsi="Calibri" w:cs="Calibri"/>
                <w:sz w:val="4"/>
                <w:szCs w:val="4"/>
              </w:rPr>
            </w:pPr>
          </w:p>
          <w:p w14:paraId="13CC568F" w14:textId="2E288583" w:rsidR="00DE05C3" w:rsidRPr="00025E70" w:rsidRDefault="00DE05C3" w:rsidP="00DE05C3">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104 (n=3257) </w:t>
            </w:r>
          </w:p>
          <w:p w14:paraId="21C094E4" w14:textId="28870828" w:rsidR="00DE05C3" w:rsidRPr="00025E70" w:rsidRDefault="00DE05C3" w:rsidP="00DE05C3">
            <w:pPr>
              <w:jc w:val="center"/>
              <w:rPr>
                <w:rFonts w:ascii="Calibri" w:hAnsi="Calibri" w:cs="Calibri"/>
                <w:i/>
                <w:iCs/>
                <w:sz w:val="14"/>
                <w:szCs w:val="14"/>
              </w:rPr>
            </w:pPr>
            <w:r w:rsidRPr="00025E70">
              <w:rPr>
                <w:rFonts w:ascii="Calibri" w:hAnsi="Calibri" w:cs="Calibri"/>
                <w:i/>
                <w:iCs/>
                <w:color w:val="7F7F7F" w:themeColor="text1" w:themeTint="80"/>
                <w:sz w:val="14"/>
                <w:szCs w:val="14"/>
              </w:rPr>
              <w:t>[95 to 114]</w:t>
            </w:r>
          </w:p>
        </w:tc>
        <w:tc>
          <w:tcPr>
            <w:tcW w:w="1405" w:type="dxa"/>
            <w:vAlign w:val="center"/>
          </w:tcPr>
          <w:p w14:paraId="741CBD6D"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99 (n=21)</w:t>
            </w:r>
          </w:p>
          <w:p w14:paraId="0D9BED32"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[85 to 107]</w:t>
            </w:r>
          </w:p>
          <w:p w14:paraId="31E74E8A" w14:textId="77777777" w:rsidR="00DE05C3" w:rsidRPr="00456896" w:rsidRDefault="00DE05C3" w:rsidP="00DE05C3">
            <w:pPr>
              <w:jc w:val="center"/>
              <w:rPr>
                <w:rFonts w:ascii="Calibri" w:hAnsi="Calibri" w:cs="Calibri"/>
                <w:sz w:val="4"/>
                <w:szCs w:val="4"/>
              </w:rPr>
            </w:pPr>
          </w:p>
          <w:p w14:paraId="5BB9269A" w14:textId="5F50A70B" w:rsidR="00DE05C3" w:rsidRPr="00025E70" w:rsidRDefault="00DE05C3" w:rsidP="00DE05C3">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96 (n=53) </w:t>
            </w:r>
          </w:p>
          <w:p w14:paraId="11BCC087" w14:textId="132AEB6C" w:rsidR="00DE05C3" w:rsidRPr="00025E70" w:rsidRDefault="00DE05C3" w:rsidP="00DE05C3">
            <w:pPr>
              <w:jc w:val="center"/>
              <w:rPr>
                <w:rFonts w:ascii="Calibri" w:hAnsi="Calibri" w:cs="Calibri"/>
                <w:i/>
                <w:iCs/>
                <w:sz w:val="14"/>
                <w:szCs w:val="14"/>
              </w:rPr>
            </w:pPr>
            <w:r w:rsidRPr="00025E70">
              <w:rPr>
                <w:rFonts w:ascii="Calibri" w:hAnsi="Calibri" w:cs="Calibri"/>
                <w:i/>
                <w:iCs/>
                <w:color w:val="7F7F7F" w:themeColor="text1" w:themeTint="80"/>
                <w:sz w:val="14"/>
                <w:szCs w:val="14"/>
              </w:rPr>
              <w:t>[85 to 105]</w:t>
            </w:r>
          </w:p>
        </w:tc>
        <w:tc>
          <w:tcPr>
            <w:tcW w:w="1405" w:type="dxa"/>
            <w:vAlign w:val="center"/>
          </w:tcPr>
          <w:p w14:paraId="1132BDF5"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106 (n=3229)</w:t>
            </w:r>
          </w:p>
          <w:p w14:paraId="62AE1B58"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[97 to 117]</w:t>
            </w:r>
          </w:p>
          <w:p w14:paraId="4C5BF9C7" w14:textId="77777777" w:rsidR="00DE05C3" w:rsidRPr="00456896" w:rsidRDefault="00DE05C3" w:rsidP="00DE05C3">
            <w:pPr>
              <w:jc w:val="center"/>
              <w:rPr>
                <w:rFonts w:ascii="Calibri" w:hAnsi="Calibri" w:cs="Calibri"/>
                <w:sz w:val="4"/>
                <w:szCs w:val="4"/>
              </w:rPr>
            </w:pPr>
          </w:p>
          <w:p w14:paraId="1CB05A08" w14:textId="709650EB" w:rsidR="00DE05C3" w:rsidRPr="00025E70" w:rsidRDefault="00DE05C3" w:rsidP="00DE05C3">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105 (n=6246)</w:t>
            </w:r>
          </w:p>
          <w:p w14:paraId="7F8A15F7" w14:textId="3AFB2D30" w:rsidR="00DE05C3" w:rsidRPr="00025E70" w:rsidRDefault="00DE05C3" w:rsidP="00DE05C3">
            <w:pPr>
              <w:jc w:val="center"/>
              <w:rPr>
                <w:rFonts w:ascii="Calibri" w:hAnsi="Calibri" w:cs="Calibri"/>
                <w:i/>
                <w:iCs/>
                <w:sz w:val="14"/>
                <w:szCs w:val="14"/>
              </w:rPr>
            </w:pPr>
            <w:r w:rsidRPr="00025E70">
              <w:rPr>
                <w:rFonts w:ascii="Calibri" w:hAnsi="Calibri" w:cs="Calibri"/>
                <w:i/>
                <w:iCs/>
                <w:color w:val="7F7F7F" w:themeColor="text1" w:themeTint="80"/>
                <w:sz w:val="14"/>
                <w:szCs w:val="14"/>
              </w:rPr>
              <w:t>[95 to 115]</w:t>
            </w:r>
          </w:p>
        </w:tc>
      </w:tr>
      <w:tr w:rsidR="007C466B" w:rsidRPr="00495D08" w14:paraId="1A066EB0" w14:textId="77777777" w:rsidTr="00D60FCD">
        <w:tc>
          <w:tcPr>
            <w:tcW w:w="3397" w:type="dxa"/>
            <w:vAlign w:val="center"/>
          </w:tcPr>
          <w:p w14:paraId="4E856990" w14:textId="6E7355C5" w:rsidR="007C466B" w:rsidRPr="00A105FF" w:rsidRDefault="007C466B" w:rsidP="007C466B">
            <w:pPr>
              <w:rPr>
                <w:rFonts w:ascii="Calibri" w:hAnsi="Calibri" w:cs="Calibri"/>
                <w:b/>
                <w:bCs/>
                <w:sz w:val="18"/>
                <w:szCs w:val="18"/>
              </w:rPr>
            </w:pPr>
            <w:r>
              <w:rPr>
                <w:rFonts w:ascii="Calibri" w:hAnsi="Calibri" w:cs="Calibri"/>
                <w:b/>
                <w:bCs/>
                <w:sz w:val="18"/>
                <w:szCs w:val="18"/>
              </w:rPr>
              <w:t>Systolic BP SDS</w:t>
            </w:r>
            <w:r w:rsidR="00BE10DF">
              <w:rPr>
                <w:rFonts w:ascii="Calibri" w:hAnsi="Calibri" w:cs="Calibri"/>
                <w:b/>
                <w:bCs/>
                <w:sz w:val="18"/>
                <w:szCs w:val="18"/>
              </w:rPr>
              <w:t xml:space="preserve"> at visit</w:t>
            </w:r>
            <w:r w:rsidRPr="00A105FF">
              <w:rPr>
                <w:rFonts w:ascii="Calibri" w:hAnsi="Calibri" w:cs="Calibri"/>
                <w:b/>
                <w:bCs/>
                <w:sz w:val="18"/>
                <w:szCs w:val="18"/>
              </w:rPr>
              <w:t>‡</w:t>
            </w:r>
          </w:p>
          <w:p w14:paraId="73BCD74C" w14:textId="5BB1FA7E" w:rsidR="007C466B" w:rsidRPr="001E2BB0" w:rsidRDefault="007C466B" w:rsidP="007C466B">
            <w:pPr>
              <w:rPr>
                <w:rFonts w:ascii="Calibri" w:hAnsi="Calibri" w:cs="Calibri"/>
                <w:b/>
                <w:bCs/>
                <w:sz w:val="18"/>
                <w:szCs w:val="18"/>
              </w:rPr>
            </w:pPr>
            <w:r w:rsidRPr="00A105FF">
              <w:rPr>
                <w:rFonts w:ascii="Calibri" w:hAnsi="Calibri" w:cs="Calibri"/>
                <w:b/>
                <w:bCs/>
                <w:sz w:val="18"/>
                <w:szCs w:val="18"/>
              </w:rPr>
              <w:t>Median (n) [Q1 to Q3]</w:t>
            </w:r>
          </w:p>
        </w:tc>
        <w:tc>
          <w:tcPr>
            <w:tcW w:w="1404" w:type="dxa"/>
            <w:vAlign w:val="center"/>
          </w:tcPr>
          <w:p w14:paraId="6E4BE7BD" w14:textId="77777777" w:rsidR="001C6EC4" w:rsidRPr="00025E70" w:rsidRDefault="007C466B" w:rsidP="007C466B">
            <w:pPr>
              <w:jc w:val="center"/>
              <w:rPr>
                <w:rFonts w:ascii="Calibri" w:hAnsi="Calibri" w:cs="Calibri"/>
                <w:sz w:val="14"/>
                <w:szCs w:val="14"/>
              </w:rPr>
            </w:pPr>
            <w:r w:rsidRPr="00025E70">
              <w:rPr>
                <w:rFonts w:ascii="Calibri" w:hAnsi="Calibri" w:cs="Calibri"/>
                <w:sz w:val="14"/>
                <w:szCs w:val="14"/>
                <w:lang w:val="el-GR"/>
              </w:rPr>
              <w:t xml:space="preserve">1.5 (n=1492) </w:t>
            </w:r>
          </w:p>
          <w:p w14:paraId="2F3C2DF6" w14:textId="77777777" w:rsidR="001C6EC4" w:rsidRPr="00025E70" w:rsidRDefault="007C466B" w:rsidP="001C6EC4">
            <w:pPr>
              <w:jc w:val="center"/>
              <w:rPr>
                <w:rFonts w:ascii="Calibri" w:hAnsi="Calibri" w:cs="Calibri"/>
                <w:sz w:val="14"/>
                <w:szCs w:val="14"/>
                <w:lang w:val="el-GR"/>
              </w:rPr>
            </w:pPr>
            <w:r w:rsidRPr="00025E70">
              <w:rPr>
                <w:rFonts w:ascii="Calibri" w:hAnsi="Calibri" w:cs="Calibri"/>
                <w:sz w:val="14"/>
                <w:szCs w:val="14"/>
                <w:lang w:val="el-GR"/>
              </w:rPr>
              <w:t>[0.5 to 2.4]</w:t>
            </w:r>
          </w:p>
          <w:p w14:paraId="2401B77C" w14:textId="32BC0844" w:rsidR="007C466B" w:rsidRPr="00456896" w:rsidRDefault="007C466B" w:rsidP="007C466B">
            <w:pPr>
              <w:jc w:val="center"/>
              <w:rPr>
                <w:rFonts w:ascii="Calibri" w:hAnsi="Calibri" w:cs="Calibri"/>
                <w:sz w:val="4"/>
                <w:szCs w:val="4"/>
                <w:lang w:val="el-GR"/>
              </w:rPr>
            </w:pPr>
          </w:p>
          <w:p w14:paraId="31578176" w14:textId="77777777" w:rsidR="001C6EC4" w:rsidRPr="00025E70" w:rsidRDefault="007C466B" w:rsidP="007C466B">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1.5 (n=2792) </w:t>
            </w:r>
          </w:p>
          <w:p w14:paraId="2E9C7260" w14:textId="6B9AEBDE" w:rsidR="007C466B" w:rsidRPr="00025E70" w:rsidRDefault="007C466B" w:rsidP="007C466B">
            <w:pPr>
              <w:jc w:val="center"/>
              <w:rPr>
                <w:rFonts w:ascii="Calibri" w:hAnsi="Calibri" w:cs="Calibri"/>
                <w:sz w:val="14"/>
                <w:szCs w:val="14"/>
              </w:rPr>
            </w:pPr>
            <w:r w:rsidRPr="00025E70">
              <w:rPr>
                <w:rFonts w:ascii="Calibri" w:hAnsi="Calibri" w:cs="Calibri"/>
                <w:i/>
                <w:iCs/>
                <w:color w:val="7F7F7F" w:themeColor="text1" w:themeTint="80"/>
                <w:sz w:val="14"/>
                <w:szCs w:val="14"/>
              </w:rPr>
              <w:t>[0.5 to 2.5]</w:t>
            </w:r>
          </w:p>
        </w:tc>
        <w:tc>
          <w:tcPr>
            <w:tcW w:w="1405" w:type="dxa"/>
            <w:vAlign w:val="center"/>
          </w:tcPr>
          <w:p w14:paraId="2E4B2A36" w14:textId="77777777" w:rsidR="007C466B" w:rsidRPr="00025E70" w:rsidRDefault="007C466B" w:rsidP="007C466B">
            <w:pPr>
              <w:jc w:val="center"/>
              <w:rPr>
                <w:rFonts w:ascii="Calibri" w:hAnsi="Calibri" w:cs="Calibri"/>
                <w:sz w:val="14"/>
                <w:szCs w:val="14"/>
                <w:lang w:val="el-GR"/>
              </w:rPr>
            </w:pPr>
            <w:r w:rsidRPr="00025E70">
              <w:rPr>
                <w:rFonts w:ascii="Calibri" w:hAnsi="Calibri" w:cs="Calibri"/>
                <w:sz w:val="14"/>
                <w:szCs w:val="14"/>
                <w:lang w:val="el-GR"/>
              </w:rPr>
              <w:t xml:space="preserve">1.1 (n=1564) </w:t>
            </w:r>
          </w:p>
          <w:p w14:paraId="1EA9EAEC" w14:textId="77777777" w:rsidR="001C6EC4" w:rsidRPr="00025E70" w:rsidRDefault="007C466B" w:rsidP="001C6EC4">
            <w:pPr>
              <w:jc w:val="center"/>
              <w:rPr>
                <w:rFonts w:ascii="Calibri" w:hAnsi="Calibri" w:cs="Calibri"/>
                <w:sz w:val="14"/>
                <w:szCs w:val="14"/>
                <w:lang w:val="el-GR"/>
              </w:rPr>
            </w:pPr>
            <w:r w:rsidRPr="00025E70">
              <w:rPr>
                <w:rFonts w:ascii="Calibri" w:hAnsi="Calibri" w:cs="Calibri"/>
                <w:sz w:val="14"/>
                <w:szCs w:val="14"/>
                <w:lang w:val="el-GR"/>
              </w:rPr>
              <w:t>[0.3 to 2.1]</w:t>
            </w:r>
          </w:p>
          <w:p w14:paraId="149F370E" w14:textId="77A624BE" w:rsidR="007C466B" w:rsidRPr="00456896" w:rsidRDefault="007C466B" w:rsidP="007C466B">
            <w:pPr>
              <w:jc w:val="center"/>
              <w:rPr>
                <w:rFonts w:ascii="Calibri" w:hAnsi="Calibri" w:cs="Calibri"/>
                <w:sz w:val="4"/>
                <w:szCs w:val="4"/>
                <w:lang w:val="el-GR"/>
              </w:rPr>
            </w:pPr>
          </w:p>
          <w:p w14:paraId="3B0FDAF8" w14:textId="77777777" w:rsidR="007C466B" w:rsidRPr="00025E70" w:rsidRDefault="007C466B" w:rsidP="007C466B">
            <w:pPr>
              <w:jc w:val="center"/>
              <w:rPr>
                <w:rFonts w:ascii="Calibri" w:hAnsi="Calibri" w:cs="Calibri"/>
                <w:i/>
                <w:iCs/>
                <w:color w:val="7F7F7F" w:themeColor="text1" w:themeTint="80"/>
                <w:sz w:val="14"/>
                <w:szCs w:val="14"/>
                <w:lang w:val="el-GR"/>
              </w:rPr>
            </w:pPr>
            <w:r w:rsidRPr="00025E70">
              <w:rPr>
                <w:rFonts w:ascii="Calibri" w:hAnsi="Calibri" w:cs="Calibri"/>
                <w:i/>
                <w:iCs/>
                <w:color w:val="7F7F7F" w:themeColor="text1" w:themeTint="80"/>
                <w:sz w:val="14"/>
                <w:szCs w:val="14"/>
              </w:rPr>
              <w:t xml:space="preserve">1.2 (n=3080) </w:t>
            </w:r>
          </w:p>
          <w:p w14:paraId="42DCA451" w14:textId="6A502F7D" w:rsidR="007C466B" w:rsidRPr="00025E70" w:rsidRDefault="007C466B" w:rsidP="007C466B">
            <w:pPr>
              <w:jc w:val="center"/>
              <w:rPr>
                <w:rFonts w:ascii="Calibri" w:hAnsi="Calibri" w:cs="Calibri"/>
                <w:sz w:val="14"/>
                <w:szCs w:val="14"/>
              </w:rPr>
            </w:pPr>
            <w:r w:rsidRPr="00025E70">
              <w:rPr>
                <w:rFonts w:ascii="Calibri" w:hAnsi="Calibri" w:cs="Calibri"/>
                <w:i/>
                <w:iCs/>
                <w:color w:val="7F7F7F" w:themeColor="text1" w:themeTint="80"/>
                <w:sz w:val="14"/>
                <w:szCs w:val="14"/>
              </w:rPr>
              <w:t>[0.3 to 2.2]</w:t>
            </w:r>
          </w:p>
        </w:tc>
        <w:tc>
          <w:tcPr>
            <w:tcW w:w="1405" w:type="dxa"/>
            <w:vAlign w:val="center"/>
          </w:tcPr>
          <w:p w14:paraId="2598904B" w14:textId="213AAE9F" w:rsidR="007C466B" w:rsidRPr="00025E70" w:rsidRDefault="007C466B" w:rsidP="007C466B">
            <w:pPr>
              <w:jc w:val="center"/>
              <w:rPr>
                <w:rFonts w:ascii="Calibri" w:hAnsi="Calibri" w:cs="Calibri"/>
                <w:sz w:val="14"/>
                <w:szCs w:val="14"/>
              </w:rPr>
            </w:pPr>
            <w:r w:rsidRPr="00025E70">
              <w:rPr>
                <w:rFonts w:ascii="Calibri" w:hAnsi="Calibri" w:cs="Calibri"/>
                <w:sz w:val="14"/>
                <w:szCs w:val="14"/>
                <w:lang w:val="el-GR"/>
              </w:rPr>
              <w:t>-</w:t>
            </w:r>
          </w:p>
        </w:tc>
        <w:tc>
          <w:tcPr>
            <w:tcW w:w="1405" w:type="dxa"/>
            <w:vAlign w:val="center"/>
          </w:tcPr>
          <w:p w14:paraId="6349C5ED" w14:textId="77777777" w:rsidR="007C466B" w:rsidRPr="00025E70" w:rsidRDefault="007C466B" w:rsidP="007C466B">
            <w:pPr>
              <w:jc w:val="center"/>
              <w:rPr>
                <w:rFonts w:ascii="Calibri" w:hAnsi="Calibri" w:cs="Calibri"/>
                <w:sz w:val="14"/>
                <w:szCs w:val="14"/>
                <w:lang w:val="el-GR"/>
              </w:rPr>
            </w:pPr>
            <w:r w:rsidRPr="00025E70">
              <w:rPr>
                <w:rFonts w:ascii="Calibri" w:hAnsi="Calibri" w:cs="Calibri"/>
                <w:sz w:val="14"/>
                <w:szCs w:val="14"/>
                <w:lang w:val="el-GR"/>
              </w:rPr>
              <w:t xml:space="preserve">1.3 (n=3056) </w:t>
            </w:r>
          </w:p>
          <w:p w14:paraId="203B0FD5" w14:textId="77777777" w:rsidR="007C466B" w:rsidRPr="00025E70" w:rsidRDefault="007C466B" w:rsidP="007C466B">
            <w:pPr>
              <w:jc w:val="center"/>
              <w:rPr>
                <w:rFonts w:ascii="Calibri" w:hAnsi="Calibri" w:cs="Calibri"/>
                <w:sz w:val="14"/>
                <w:szCs w:val="14"/>
                <w:lang w:val="el-GR"/>
              </w:rPr>
            </w:pPr>
            <w:r w:rsidRPr="00025E70">
              <w:rPr>
                <w:rFonts w:ascii="Calibri" w:hAnsi="Calibri" w:cs="Calibri"/>
                <w:sz w:val="14"/>
                <w:szCs w:val="14"/>
                <w:lang w:val="el-GR"/>
              </w:rPr>
              <w:t>[0.4 to 2.2]</w:t>
            </w:r>
          </w:p>
          <w:p w14:paraId="14DB2617" w14:textId="77777777" w:rsidR="007C466B" w:rsidRPr="00456896" w:rsidRDefault="007C466B" w:rsidP="007C466B">
            <w:pPr>
              <w:jc w:val="center"/>
              <w:rPr>
                <w:rFonts w:ascii="Calibri" w:hAnsi="Calibri" w:cs="Calibri"/>
                <w:sz w:val="4"/>
                <w:szCs w:val="4"/>
                <w:lang w:val="el-GR"/>
              </w:rPr>
            </w:pPr>
          </w:p>
          <w:p w14:paraId="3650ED50" w14:textId="77777777" w:rsidR="007C466B" w:rsidRPr="00025E70" w:rsidRDefault="007C466B" w:rsidP="007C466B">
            <w:pPr>
              <w:jc w:val="center"/>
              <w:rPr>
                <w:rFonts w:ascii="Calibri" w:hAnsi="Calibri" w:cs="Calibri"/>
                <w:i/>
                <w:iCs/>
                <w:color w:val="7F7F7F" w:themeColor="text1" w:themeTint="80"/>
                <w:sz w:val="14"/>
                <w:szCs w:val="14"/>
                <w:lang w:val="el-GR"/>
              </w:rPr>
            </w:pPr>
            <w:r w:rsidRPr="00025E70">
              <w:rPr>
                <w:rFonts w:ascii="Calibri" w:hAnsi="Calibri" w:cs="Calibri"/>
                <w:i/>
                <w:iCs/>
                <w:color w:val="7F7F7F" w:themeColor="text1" w:themeTint="80"/>
                <w:sz w:val="14"/>
                <w:szCs w:val="14"/>
              </w:rPr>
              <w:t>1.4 (n=5872)</w:t>
            </w:r>
          </w:p>
          <w:p w14:paraId="68E4510E" w14:textId="59ACEF4D" w:rsidR="007C466B" w:rsidRPr="00025E70" w:rsidRDefault="007C466B" w:rsidP="007C466B">
            <w:pPr>
              <w:jc w:val="center"/>
              <w:rPr>
                <w:rFonts w:ascii="Calibri" w:hAnsi="Calibri" w:cs="Calibri"/>
                <w:sz w:val="14"/>
                <w:szCs w:val="14"/>
              </w:rPr>
            </w:pPr>
            <w:r w:rsidRPr="00025E70">
              <w:rPr>
                <w:rFonts w:ascii="Calibri" w:hAnsi="Calibri" w:cs="Calibri"/>
                <w:i/>
                <w:iCs/>
                <w:color w:val="7F7F7F" w:themeColor="text1" w:themeTint="80"/>
                <w:sz w:val="14"/>
                <w:szCs w:val="14"/>
              </w:rPr>
              <w:t xml:space="preserve"> [0.4 to 2.3]</w:t>
            </w:r>
          </w:p>
        </w:tc>
      </w:tr>
      <w:tr w:rsidR="007C466B" w:rsidRPr="004F411A" w14:paraId="4916499F" w14:textId="77777777" w:rsidTr="00D60FCD">
        <w:tc>
          <w:tcPr>
            <w:tcW w:w="3397" w:type="dxa"/>
            <w:vAlign w:val="center"/>
          </w:tcPr>
          <w:p w14:paraId="272108F0" w14:textId="77777777" w:rsidR="007C466B" w:rsidRPr="00A105FF" w:rsidRDefault="007C466B" w:rsidP="007C466B">
            <w:pPr>
              <w:rPr>
                <w:rFonts w:ascii="Calibri" w:hAnsi="Calibri" w:cs="Calibri"/>
                <w:b/>
                <w:bCs/>
                <w:sz w:val="18"/>
                <w:szCs w:val="18"/>
              </w:rPr>
            </w:pPr>
            <w:r w:rsidRPr="00A105FF">
              <w:rPr>
                <w:rFonts w:ascii="Calibri" w:hAnsi="Calibri" w:cs="Calibri"/>
                <w:b/>
                <w:bCs/>
                <w:sz w:val="18"/>
                <w:szCs w:val="18"/>
              </w:rPr>
              <w:t>Diastolic BP at visit (mmHg)</w:t>
            </w:r>
          </w:p>
          <w:p w14:paraId="3960A300" w14:textId="77777777" w:rsidR="007C466B" w:rsidRPr="00A105FF" w:rsidRDefault="007C466B" w:rsidP="007C466B">
            <w:pPr>
              <w:rPr>
                <w:rFonts w:ascii="Calibri" w:hAnsi="Calibri" w:cs="Calibri"/>
                <w:b/>
                <w:bCs/>
                <w:sz w:val="18"/>
                <w:szCs w:val="18"/>
              </w:rPr>
            </w:pPr>
            <w:r w:rsidRPr="00A105FF">
              <w:rPr>
                <w:rFonts w:ascii="Calibri" w:hAnsi="Calibri" w:cs="Calibri"/>
                <w:b/>
                <w:bCs/>
                <w:sz w:val="18"/>
                <w:szCs w:val="18"/>
              </w:rPr>
              <w:t>Median, (n) [Q1 to Q</w:t>
            </w:r>
            <w:proofErr w:type="gramStart"/>
            <w:r w:rsidRPr="00A105FF">
              <w:rPr>
                <w:rFonts w:ascii="Calibri" w:hAnsi="Calibri" w:cs="Calibri"/>
                <w:b/>
                <w:bCs/>
                <w:sz w:val="18"/>
                <w:szCs w:val="18"/>
              </w:rPr>
              <w:t>3]‡</w:t>
            </w:r>
            <w:proofErr w:type="gramEnd"/>
          </w:p>
        </w:tc>
        <w:tc>
          <w:tcPr>
            <w:tcW w:w="1404" w:type="dxa"/>
            <w:vAlign w:val="center"/>
          </w:tcPr>
          <w:p w14:paraId="4B59F93C" w14:textId="77777777" w:rsidR="007C466B" w:rsidRPr="00025E70" w:rsidRDefault="007C466B" w:rsidP="007C466B">
            <w:pPr>
              <w:jc w:val="center"/>
              <w:rPr>
                <w:rFonts w:ascii="Calibri" w:hAnsi="Calibri" w:cs="Calibri"/>
                <w:sz w:val="14"/>
                <w:szCs w:val="14"/>
              </w:rPr>
            </w:pPr>
            <w:r w:rsidRPr="00025E70">
              <w:rPr>
                <w:rFonts w:ascii="Calibri" w:hAnsi="Calibri" w:cs="Calibri"/>
                <w:sz w:val="14"/>
                <w:szCs w:val="14"/>
              </w:rPr>
              <w:t>64 (n=1542)</w:t>
            </w:r>
          </w:p>
          <w:p w14:paraId="55BB6284" w14:textId="77777777" w:rsidR="007C466B" w:rsidRPr="00025E70" w:rsidRDefault="007C466B" w:rsidP="007C466B">
            <w:pPr>
              <w:jc w:val="center"/>
              <w:rPr>
                <w:rFonts w:ascii="Calibri" w:hAnsi="Calibri" w:cs="Calibri"/>
                <w:sz w:val="14"/>
                <w:szCs w:val="14"/>
              </w:rPr>
            </w:pPr>
            <w:r w:rsidRPr="00025E70">
              <w:rPr>
                <w:rFonts w:ascii="Calibri" w:hAnsi="Calibri" w:cs="Calibri"/>
                <w:sz w:val="14"/>
                <w:szCs w:val="14"/>
              </w:rPr>
              <w:t>[57 to 71]</w:t>
            </w:r>
          </w:p>
          <w:p w14:paraId="10BF3520" w14:textId="77777777" w:rsidR="007C466B" w:rsidRPr="00456896" w:rsidRDefault="007C466B" w:rsidP="007C466B">
            <w:pPr>
              <w:jc w:val="center"/>
              <w:rPr>
                <w:rFonts w:ascii="Calibri" w:hAnsi="Calibri" w:cs="Calibri"/>
                <w:sz w:val="4"/>
                <w:szCs w:val="4"/>
              </w:rPr>
            </w:pPr>
          </w:p>
          <w:p w14:paraId="4245A8C8" w14:textId="51016014" w:rsidR="007C466B" w:rsidRPr="00025E70" w:rsidRDefault="007C466B" w:rsidP="007C466B">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64 (n=2936)</w:t>
            </w:r>
          </w:p>
          <w:p w14:paraId="1265D7EE" w14:textId="435F1DA2" w:rsidR="007C466B" w:rsidRPr="00025E70" w:rsidRDefault="007C466B" w:rsidP="007C466B">
            <w:pPr>
              <w:jc w:val="center"/>
              <w:rPr>
                <w:rFonts w:ascii="Calibri" w:hAnsi="Calibri" w:cs="Calibri"/>
                <w:i/>
                <w:iCs/>
                <w:sz w:val="14"/>
                <w:szCs w:val="14"/>
              </w:rPr>
            </w:pPr>
            <w:r w:rsidRPr="00025E70">
              <w:rPr>
                <w:rFonts w:ascii="Calibri" w:hAnsi="Calibri" w:cs="Calibri"/>
                <w:i/>
                <w:iCs/>
                <w:color w:val="7F7F7F" w:themeColor="text1" w:themeTint="80"/>
                <w:sz w:val="14"/>
                <w:szCs w:val="14"/>
              </w:rPr>
              <w:t>[57 to 71]</w:t>
            </w:r>
          </w:p>
        </w:tc>
        <w:tc>
          <w:tcPr>
            <w:tcW w:w="1405" w:type="dxa"/>
            <w:vAlign w:val="center"/>
          </w:tcPr>
          <w:p w14:paraId="68198DFD" w14:textId="77777777" w:rsidR="007C466B" w:rsidRPr="00025E70" w:rsidRDefault="007C466B" w:rsidP="007C466B">
            <w:pPr>
              <w:jc w:val="center"/>
              <w:rPr>
                <w:rFonts w:ascii="Calibri" w:hAnsi="Calibri" w:cs="Calibri"/>
                <w:sz w:val="14"/>
                <w:szCs w:val="14"/>
              </w:rPr>
            </w:pPr>
            <w:r w:rsidRPr="00025E70">
              <w:rPr>
                <w:rFonts w:ascii="Calibri" w:hAnsi="Calibri" w:cs="Calibri"/>
                <w:sz w:val="14"/>
                <w:szCs w:val="14"/>
              </w:rPr>
              <w:t>64 (n=1645)</w:t>
            </w:r>
          </w:p>
          <w:p w14:paraId="37691C85" w14:textId="77777777" w:rsidR="007C466B" w:rsidRPr="00025E70" w:rsidRDefault="007C466B" w:rsidP="007C466B">
            <w:pPr>
              <w:jc w:val="center"/>
              <w:rPr>
                <w:rFonts w:ascii="Calibri" w:hAnsi="Calibri" w:cs="Calibri"/>
                <w:sz w:val="14"/>
                <w:szCs w:val="14"/>
              </w:rPr>
            </w:pPr>
            <w:r w:rsidRPr="00025E70">
              <w:rPr>
                <w:rFonts w:ascii="Calibri" w:hAnsi="Calibri" w:cs="Calibri"/>
                <w:sz w:val="14"/>
                <w:szCs w:val="14"/>
              </w:rPr>
              <w:t>[57 to 70]</w:t>
            </w:r>
          </w:p>
          <w:p w14:paraId="5677EC96" w14:textId="77777777" w:rsidR="007C466B" w:rsidRPr="00456896" w:rsidRDefault="007C466B" w:rsidP="007C466B">
            <w:pPr>
              <w:jc w:val="center"/>
              <w:rPr>
                <w:rFonts w:ascii="Calibri" w:hAnsi="Calibri" w:cs="Calibri"/>
                <w:sz w:val="4"/>
                <w:szCs w:val="4"/>
              </w:rPr>
            </w:pPr>
          </w:p>
          <w:p w14:paraId="788602E5" w14:textId="3300A100" w:rsidR="007C466B" w:rsidRPr="00025E70" w:rsidRDefault="007C466B" w:rsidP="007C466B">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64 (n=3256) </w:t>
            </w:r>
          </w:p>
          <w:p w14:paraId="51BC2144" w14:textId="76C87A87" w:rsidR="007C466B" w:rsidRPr="00025E70" w:rsidRDefault="007C466B" w:rsidP="007C466B">
            <w:pPr>
              <w:jc w:val="center"/>
              <w:rPr>
                <w:rFonts w:ascii="Calibri" w:hAnsi="Calibri" w:cs="Calibri"/>
                <w:i/>
                <w:iCs/>
                <w:sz w:val="14"/>
                <w:szCs w:val="14"/>
              </w:rPr>
            </w:pPr>
            <w:r w:rsidRPr="00025E70">
              <w:rPr>
                <w:rFonts w:ascii="Calibri" w:hAnsi="Calibri" w:cs="Calibri"/>
                <w:i/>
                <w:iCs/>
                <w:color w:val="7F7F7F" w:themeColor="text1" w:themeTint="80"/>
                <w:sz w:val="14"/>
                <w:szCs w:val="14"/>
              </w:rPr>
              <w:t>[57 to 71]</w:t>
            </w:r>
          </w:p>
        </w:tc>
        <w:tc>
          <w:tcPr>
            <w:tcW w:w="1405" w:type="dxa"/>
            <w:vAlign w:val="center"/>
          </w:tcPr>
          <w:p w14:paraId="39550153" w14:textId="77777777" w:rsidR="007C466B" w:rsidRPr="00025E70" w:rsidRDefault="007C466B" w:rsidP="007C466B">
            <w:pPr>
              <w:jc w:val="center"/>
              <w:rPr>
                <w:rFonts w:ascii="Calibri" w:hAnsi="Calibri" w:cs="Calibri"/>
                <w:sz w:val="14"/>
                <w:szCs w:val="14"/>
              </w:rPr>
            </w:pPr>
            <w:r w:rsidRPr="00025E70">
              <w:rPr>
                <w:rFonts w:ascii="Calibri" w:hAnsi="Calibri" w:cs="Calibri"/>
                <w:sz w:val="14"/>
                <w:szCs w:val="14"/>
              </w:rPr>
              <w:t>60 (n=20)</w:t>
            </w:r>
          </w:p>
          <w:p w14:paraId="0D209BE8" w14:textId="77777777" w:rsidR="007C466B" w:rsidRPr="00025E70" w:rsidRDefault="007C466B" w:rsidP="007C466B">
            <w:pPr>
              <w:jc w:val="center"/>
              <w:rPr>
                <w:rFonts w:ascii="Calibri" w:hAnsi="Calibri" w:cs="Calibri"/>
                <w:sz w:val="14"/>
                <w:szCs w:val="14"/>
              </w:rPr>
            </w:pPr>
            <w:r w:rsidRPr="00025E70">
              <w:rPr>
                <w:rFonts w:ascii="Calibri" w:hAnsi="Calibri" w:cs="Calibri"/>
                <w:sz w:val="14"/>
                <w:szCs w:val="14"/>
              </w:rPr>
              <w:t>[50 to 71.25]</w:t>
            </w:r>
          </w:p>
          <w:p w14:paraId="3709C316" w14:textId="77777777" w:rsidR="007C466B" w:rsidRPr="00456896" w:rsidRDefault="007C466B" w:rsidP="007C466B">
            <w:pPr>
              <w:jc w:val="center"/>
              <w:rPr>
                <w:rFonts w:ascii="Calibri" w:hAnsi="Calibri" w:cs="Calibri"/>
                <w:sz w:val="4"/>
                <w:szCs w:val="4"/>
              </w:rPr>
            </w:pPr>
          </w:p>
          <w:p w14:paraId="60D09D96" w14:textId="04117C8A" w:rsidR="007C466B" w:rsidRPr="00025E70" w:rsidRDefault="007C466B" w:rsidP="007C466B">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59 (n=53) </w:t>
            </w:r>
          </w:p>
          <w:p w14:paraId="0C8DF87D" w14:textId="0A8EB8B9" w:rsidR="007C466B" w:rsidRPr="00025E70" w:rsidRDefault="007C466B" w:rsidP="007C466B">
            <w:pPr>
              <w:jc w:val="center"/>
              <w:rPr>
                <w:rFonts w:ascii="Calibri" w:hAnsi="Calibri" w:cs="Calibri"/>
                <w:i/>
                <w:iCs/>
                <w:sz w:val="14"/>
                <w:szCs w:val="14"/>
              </w:rPr>
            </w:pPr>
            <w:r w:rsidRPr="00025E70">
              <w:rPr>
                <w:rFonts w:ascii="Calibri" w:hAnsi="Calibri" w:cs="Calibri"/>
                <w:i/>
                <w:iCs/>
                <w:color w:val="7F7F7F" w:themeColor="text1" w:themeTint="80"/>
                <w:sz w:val="14"/>
                <w:szCs w:val="14"/>
              </w:rPr>
              <w:t>[50 to 69]</w:t>
            </w:r>
          </w:p>
        </w:tc>
        <w:tc>
          <w:tcPr>
            <w:tcW w:w="1405" w:type="dxa"/>
            <w:vAlign w:val="center"/>
          </w:tcPr>
          <w:p w14:paraId="3D82908D" w14:textId="77777777" w:rsidR="007C466B" w:rsidRPr="00025E70" w:rsidRDefault="007C466B" w:rsidP="007C466B">
            <w:pPr>
              <w:jc w:val="center"/>
              <w:rPr>
                <w:rFonts w:ascii="Calibri" w:hAnsi="Calibri" w:cs="Calibri"/>
                <w:sz w:val="14"/>
                <w:szCs w:val="14"/>
              </w:rPr>
            </w:pPr>
            <w:r w:rsidRPr="00025E70">
              <w:rPr>
                <w:rFonts w:ascii="Calibri" w:hAnsi="Calibri" w:cs="Calibri"/>
                <w:sz w:val="14"/>
                <w:szCs w:val="14"/>
              </w:rPr>
              <w:t>64 (n=3207)</w:t>
            </w:r>
          </w:p>
          <w:p w14:paraId="54F05374" w14:textId="77777777" w:rsidR="007C466B" w:rsidRPr="00025E70" w:rsidRDefault="007C466B" w:rsidP="007C466B">
            <w:pPr>
              <w:jc w:val="center"/>
              <w:rPr>
                <w:rFonts w:ascii="Calibri" w:hAnsi="Calibri" w:cs="Calibri"/>
                <w:sz w:val="14"/>
                <w:szCs w:val="14"/>
              </w:rPr>
            </w:pPr>
            <w:r w:rsidRPr="00025E70">
              <w:rPr>
                <w:rFonts w:ascii="Calibri" w:hAnsi="Calibri" w:cs="Calibri"/>
                <w:sz w:val="14"/>
                <w:szCs w:val="14"/>
              </w:rPr>
              <w:t>[57 to 70]</w:t>
            </w:r>
          </w:p>
          <w:p w14:paraId="22BE6801" w14:textId="77777777" w:rsidR="007C466B" w:rsidRPr="00456896" w:rsidRDefault="007C466B" w:rsidP="007C466B">
            <w:pPr>
              <w:jc w:val="center"/>
              <w:rPr>
                <w:rFonts w:ascii="Calibri" w:hAnsi="Calibri" w:cs="Calibri"/>
                <w:sz w:val="4"/>
                <w:szCs w:val="4"/>
              </w:rPr>
            </w:pPr>
          </w:p>
          <w:p w14:paraId="4CD31F30" w14:textId="2051589E" w:rsidR="007C466B" w:rsidRPr="00025E70" w:rsidRDefault="007C466B" w:rsidP="007C466B">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63.97 (n=6245)</w:t>
            </w:r>
          </w:p>
          <w:p w14:paraId="7DA8A030" w14:textId="7413B431" w:rsidR="007C466B" w:rsidRPr="00025E70" w:rsidRDefault="007C466B" w:rsidP="007C466B">
            <w:pPr>
              <w:jc w:val="center"/>
              <w:rPr>
                <w:rFonts w:ascii="Calibri" w:hAnsi="Calibri" w:cs="Calibri"/>
                <w:i/>
                <w:iCs/>
                <w:sz w:val="14"/>
                <w:szCs w:val="14"/>
              </w:rPr>
            </w:pPr>
            <w:r w:rsidRPr="00025E70">
              <w:rPr>
                <w:rFonts w:ascii="Calibri" w:hAnsi="Calibri" w:cs="Calibri"/>
                <w:i/>
                <w:iCs/>
                <w:color w:val="7F7F7F" w:themeColor="text1" w:themeTint="80"/>
                <w:sz w:val="14"/>
                <w:szCs w:val="14"/>
              </w:rPr>
              <w:t>[57 to 71]</w:t>
            </w:r>
          </w:p>
        </w:tc>
      </w:tr>
      <w:tr w:rsidR="001C6EC4" w:rsidRPr="004F411A" w14:paraId="042BBCC6" w14:textId="77777777" w:rsidTr="00D60FCD">
        <w:tc>
          <w:tcPr>
            <w:tcW w:w="3397" w:type="dxa"/>
            <w:vAlign w:val="center"/>
          </w:tcPr>
          <w:p w14:paraId="4ADF6EFC" w14:textId="6A65FA27" w:rsidR="001C6EC4" w:rsidRPr="00A105FF" w:rsidRDefault="001C6EC4" w:rsidP="001C6EC4">
            <w:pPr>
              <w:rPr>
                <w:rFonts w:ascii="Calibri" w:hAnsi="Calibri" w:cs="Calibri"/>
                <w:b/>
                <w:bCs/>
                <w:sz w:val="18"/>
                <w:szCs w:val="18"/>
              </w:rPr>
            </w:pPr>
            <w:r>
              <w:rPr>
                <w:rFonts w:ascii="Calibri" w:hAnsi="Calibri" w:cs="Calibri"/>
                <w:b/>
                <w:bCs/>
                <w:sz w:val="18"/>
                <w:szCs w:val="18"/>
              </w:rPr>
              <w:t>Diastolic BP SDS</w:t>
            </w:r>
            <w:r w:rsidR="00BE10DF">
              <w:rPr>
                <w:rFonts w:ascii="Calibri" w:hAnsi="Calibri" w:cs="Calibri"/>
                <w:b/>
                <w:bCs/>
                <w:sz w:val="18"/>
                <w:szCs w:val="18"/>
              </w:rPr>
              <w:t xml:space="preserve"> at visit</w:t>
            </w:r>
            <w:r w:rsidRPr="00A105FF">
              <w:rPr>
                <w:rFonts w:ascii="Calibri" w:hAnsi="Calibri" w:cs="Calibri"/>
                <w:b/>
                <w:bCs/>
                <w:sz w:val="18"/>
                <w:szCs w:val="18"/>
              </w:rPr>
              <w:t>‡</w:t>
            </w:r>
          </w:p>
          <w:p w14:paraId="0C18104A" w14:textId="356A6D09" w:rsidR="001C6EC4" w:rsidRPr="00A105FF" w:rsidRDefault="001C6EC4" w:rsidP="001C6EC4">
            <w:pPr>
              <w:rPr>
                <w:rFonts w:ascii="Calibri" w:hAnsi="Calibri" w:cs="Calibri"/>
                <w:b/>
                <w:bCs/>
                <w:sz w:val="18"/>
                <w:szCs w:val="18"/>
              </w:rPr>
            </w:pPr>
            <w:r w:rsidRPr="00A105FF">
              <w:rPr>
                <w:rFonts w:ascii="Calibri" w:hAnsi="Calibri" w:cs="Calibri"/>
                <w:b/>
                <w:bCs/>
                <w:sz w:val="18"/>
                <w:szCs w:val="18"/>
              </w:rPr>
              <w:t>Median (n) [Q1 to Q3]</w:t>
            </w:r>
          </w:p>
        </w:tc>
        <w:tc>
          <w:tcPr>
            <w:tcW w:w="1404" w:type="dxa"/>
            <w:vAlign w:val="center"/>
          </w:tcPr>
          <w:p w14:paraId="137BCD3C"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lang w:val="el-GR"/>
              </w:rPr>
              <w:t xml:space="preserve">1.1 (n=1478) </w:t>
            </w:r>
          </w:p>
          <w:p w14:paraId="0F7D40E7" w14:textId="77777777" w:rsidR="001C6EC4" w:rsidRPr="00025E70" w:rsidRDefault="001C6EC4" w:rsidP="001C6EC4">
            <w:pPr>
              <w:jc w:val="center"/>
              <w:rPr>
                <w:rFonts w:ascii="Calibri" w:hAnsi="Calibri" w:cs="Calibri"/>
                <w:sz w:val="14"/>
                <w:szCs w:val="14"/>
                <w:lang w:val="el-GR"/>
              </w:rPr>
            </w:pPr>
            <w:r w:rsidRPr="00025E70">
              <w:rPr>
                <w:rFonts w:ascii="Calibri" w:hAnsi="Calibri" w:cs="Calibri"/>
                <w:sz w:val="14"/>
                <w:szCs w:val="14"/>
                <w:lang w:val="el-GR"/>
              </w:rPr>
              <w:t>[0.4 to 2]</w:t>
            </w:r>
          </w:p>
          <w:p w14:paraId="532FAA0B" w14:textId="77777777" w:rsidR="001C6EC4" w:rsidRPr="00456896" w:rsidRDefault="001C6EC4" w:rsidP="001C6EC4">
            <w:pPr>
              <w:jc w:val="center"/>
              <w:rPr>
                <w:rFonts w:ascii="Calibri" w:hAnsi="Calibri" w:cs="Calibri"/>
                <w:sz w:val="4"/>
                <w:szCs w:val="4"/>
                <w:lang w:val="el-GR"/>
              </w:rPr>
            </w:pPr>
          </w:p>
          <w:p w14:paraId="669B56D0"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1.3 (n=2792) </w:t>
            </w:r>
          </w:p>
          <w:p w14:paraId="12358E60" w14:textId="705E5C33"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[0.5 to 2.2]</w:t>
            </w:r>
          </w:p>
        </w:tc>
        <w:tc>
          <w:tcPr>
            <w:tcW w:w="1405" w:type="dxa"/>
            <w:vAlign w:val="center"/>
          </w:tcPr>
          <w:p w14:paraId="6F040D48"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lang w:val="el-GR"/>
              </w:rPr>
              <w:t xml:space="preserve">0.9 (n=1559) </w:t>
            </w:r>
          </w:p>
          <w:p w14:paraId="097E6DA2" w14:textId="77777777" w:rsidR="001C6EC4" w:rsidRPr="00025E70" w:rsidRDefault="001C6EC4" w:rsidP="001C6EC4">
            <w:pPr>
              <w:jc w:val="center"/>
              <w:rPr>
                <w:rFonts w:ascii="Calibri" w:hAnsi="Calibri" w:cs="Calibri"/>
                <w:sz w:val="14"/>
                <w:szCs w:val="14"/>
                <w:lang w:val="el-GR"/>
              </w:rPr>
            </w:pPr>
            <w:r w:rsidRPr="00025E70">
              <w:rPr>
                <w:rFonts w:ascii="Calibri" w:hAnsi="Calibri" w:cs="Calibri"/>
                <w:sz w:val="14"/>
                <w:szCs w:val="14"/>
                <w:lang w:val="el-GR"/>
              </w:rPr>
              <w:t>[0.3 to 1.6]</w:t>
            </w:r>
          </w:p>
          <w:p w14:paraId="524097AC" w14:textId="77777777" w:rsidR="001C6EC4" w:rsidRPr="00456896" w:rsidRDefault="001C6EC4" w:rsidP="001C6EC4">
            <w:pPr>
              <w:jc w:val="center"/>
              <w:rPr>
                <w:rFonts w:ascii="Calibri" w:hAnsi="Calibri" w:cs="Calibri"/>
                <w:sz w:val="4"/>
                <w:szCs w:val="4"/>
                <w:lang w:val="el-GR"/>
              </w:rPr>
            </w:pPr>
          </w:p>
          <w:p w14:paraId="130787B1"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1.1 (n=3080) </w:t>
            </w:r>
          </w:p>
          <w:p w14:paraId="2BA3A1CA" w14:textId="22ED3B7D"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[0.3 to 1.9]</w:t>
            </w:r>
          </w:p>
        </w:tc>
        <w:tc>
          <w:tcPr>
            <w:tcW w:w="1405" w:type="dxa"/>
            <w:vAlign w:val="center"/>
          </w:tcPr>
          <w:p w14:paraId="3F827C9A" w14:textId="020FE801" w:rsidR="001C6EC4" w:rsidRPr="00025E70" w:rsidRDefault="001C6EC4" w:rsidP="001C6EC4">
            <w:pPr>
              <w:jc w:val="center"/>
              <w:rPr>
                <w:rFonts w:ascii="Calibri" w:hAnsi="Calibri" w:cs="Calibri"/>
                <w:sz w:val="14"/>
                <w:szCs w:val="14"/>
              </w:rPr>
            </w:pPr>
            <w:r w:rsidRPr="00025E70">
              <w:rPr>
                <w:rFonts w:ascii="Calibri" w:hAnsi="Calibri" w:cs="Calibri"/>
                <w:sz w:val="14"/>
                <w:szCs w:val="14"/>
                <w:lang w:val="el-GR"/>
              </w:rPr>
              <w:t>-</w:t>
            </w:r>
          </w:p>
        </w:tc>
        <w:tc>
          <w:tcPr>
            <w:tcW w:w="1405" w:type="dxa"/>
            <w:vAlign w:val="center"/>
          </w:tcPr>
          <w:p w14:paraId="37442DAE" w14:textId="77777777" w:rsidR="001C6EC4" w:rsidRPr="00025E70" w:rsidRDefault="001C6EC4" w:rsidP="001C6EC4">
            <w:pPr>
              <w:jc w:val="center"/>
              <w:rPr>
                <w:rFonts w:ascii="Calibri" w:hAnsi="Calibri" w:cs="Calibri"/>
                <w:sz w:val="14"/>
                <w:szCs w:val="14"/>
                <w:lang w:val="el-GR"/>
              </w:rPr>
            </w:pPr>
            <w:r w:rsidRPr="00025E70">
              <w:rPr>
                <w:rFonts w:ascii="Calibri" w:hAnsi="Calibri" w:cs="Calibri"/>
                <w:sz w:val="14"/>
                <w:szCs w:val="14"/>
                <w:lang w:val="el-GR"/>
              </w:rPr>
              <w:t xml:space="preserve">1.0 (n=3037) </w:t>
            </w:r>
          </w:p>
          <w:p w14:paraId="4D993258" w14:textId="77777777" w:rsidR="001C6EC4" w:rsidRPr="00025E70" w:rsidRDefault="001C6EC4" w:rsidP="001C6EC4">
            <w:pPr>
              <w:jc w:val="center"/>
              <w:rPr>
                <w:rFonts w:ascii="Calibri" w:hAnsi="Calibri" w:cs="Calibri"/>
                <w:sz w:val="14"/>
                <w:szCs w:val="14"/>
                <w:lang w:val="el-GR"/>
              </w:rPr>
            </w:pPr>
            <w:r w:rsidRPr="00025E70">
              <w:rPr>
                <w:rFonts w:ascii="Calibri" w:hAnsi="Calibri" w:cs="Calibri"/>
                <w:sz w:val="14"/>
                <w:szCs w:val="14"/>
                <w:lang w:val="el-GR"/>
              </w:rPr>
              <w:t xml:space="preserve">[0.3 to 1.8] </w:t>
            </w:r>
          </w:p>
          <w:p w14:paraId="092D4B6A" w14:textId="77777777" w:rsidR="001C6EC4" w:rsidRPr="00456896" w:rsidRDefault="001C6EC4" w:rsidP="001C6EC4">
            <w:pPr>
              <w:jc w:val="center"/>
              <w:rPr>
                <w:rFonts w:ascii="Calibri" w:hAnsi="Calibri" w:cs="Calibri"/>
                <w:sz w:val="4"/>
                <w:szCs w:val="4"/>
                <w:lang w:val="el-GR"/>
              </w:rPr>
            </w:pPr>
          </w:p>
          <w:p w14:paraId="29B2D523" w14:textId="77777777" w:rsidR="001C6EC4" w:rsidRPr="00025E70" w:rsidRDefault="001C6EC4" w:rsidP="001C6EC4">
            <w:pPr>
              <w:jc w:val="center"/>
              <w:rPr>
                <w:rFonts w:ascii="Calibri" w:hAnsi="Calibri" w:cs="Calibri"/>
                <w:i/>
                <w:iCs/>
                <w:color w:val="7F7F7F" w:themeColor="text1" w:themeTint="80"/>
                <w:sz w:val="14"/>
                <w:szCs w:val="14"/>
                <w:lang w:val="el-GR"/>
              </w:rPr>
            </w:pPr>
            <w:r w:rsidRPr="00025E70">
              <w:rPr>
                <w:rFonts w:ascii="Calibri" w:hAnsi="Calibri" w:cs="Calibri"/>
                <w:i/>
                <w:iCs/>
                <w:color w:val="7F7F7F" w:themeColor="text1" w:themeTint="80"/>
                <w:sz w:val="14"/>
                <w:szCs w:val="14"/>
              </w:rPr>
              <w:t xml:space="preserve">1.2 (n=5872) </w:t>
            </w:r>
          </w:p>
          <w:p w14:paraId="0BF2FEF5" w14:textId="4CA758F6"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[0.4 to 2.1]</w:t>
            </w:r>
          </w:p>
        </w:tc>
      </w:tr>
      <w:tr w:rsidR="001C6EC4" w:rsidRPr="004F411A" w14:paraId="4AE0E3B0" w14:textId="77777777" w:rsidTr="00D60FCD">
        <w:tc>
          <w:tcPr>
            <w:tcW w:w="3397" w:type="dxa"/>
            <w:vAlign w:val="center"/>
          </w:tcPr>
          <w:p w14:paraId="77134016" w14:textId="6B3B4DDE" w:rsidR="001C6EC4" w:rsidRPr="00A105FF" w:rsidRDefault="001C6EC4" w:rsidP="001C6EC4">
            <w:pPr>
              <w:rPr>
                <w:rFonts w:ascii="Calibri" w:hAnsi="Calibri" w:cs="Calibri"/>
                <w:b/>
                <w:bCs/>
                <w:sz w:val="18"/>
                <w:szCs w:val="18"/>
                <w:lang w:val="pt-PT"/>
              </w:rPr>
            </w:pPr>
            <w:r w:rsidRPr="00A105FF">
              <w:rPr>
                <w:rFonts w:ascii="Calibri" w:hAnsi="Calibri" w:cs="Calibri"/>
                <w:b/>
                <w:bCs/>
                <w:sz w:val="18"/>
                <w:szCs w:val="18"/>
                <w:lang w:val="pt-PT"/>
              </w:rPr>
              <w:t>Visits prescribed hydrocortisone*</w:t>
            </w:r>
          </w:p>
          <w:p w14:paraId="388E7857" w14:textId="4F59DFA4" w:rsidR="001C6EC4" w:rsidRPr="00A105FF" w:rsidRDefault="001C6EC4" w:rsidP="001C6EC4">
            <w:pPr>
              <w:rPr>
                <w:rFonts w:ascii="Calibri" w:hAnsi="Calibri" w:cs="Calibri"/>
                <w:b/>
                <w:bCs/>
                <w:sz w:val="18"/>
                <w:szCs w:val="18"/>
                <w:lang w:val="pt-PT"/>
              </w:rPr>
            </w:pPr>
            <w:r w:rsidRPr="00A105FF">
              <w:rPr>
                <w:rFonts w:ascii="Calibri" w:hAnsi="Calibri" w:cs="Calibri"/>
                <w:b/>
                <w:bCs/>
                <w:sz w:val="18"/>
                <w:szCs w:val="18"/>
                <w:lang w:val="pt-PT"/>
              </w:rPr>
              <w:t>n (%) [missing n, % missing]‡</w:t>
            </w:r>
          </w:p>
        </w:tc>
        <w:tc>
          <w:tcPr>
            <w:tcW w:w="1404" w:type="dxa"/>
            <w:vAlign w:val="center"/>
          </w:tcPr>
          <w:p w14:paraId="4CAB6E42"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2200 (72.9%)</w:t>
            </w:r>
          </w:p>
          <w:p w14:paraId="67B1ACD8"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[610, 20.2%]</w:t>
            </w:r>
          </w:p>
          <w:p w14:paraId="2640D6A0" w14:textId="77777777" w:rsidR="001C6EC4" w:rsidRPr="00456896" w:rsidRDefault="001C6EC4" w:rsidP="001C6EC4">
            <w:pPr>
              <w:jc w:val="center"/>
              <w:rPr>
                <w:rFonts w:ascii="Calibri" w:hAnsi="Calibri" w:cs="Calibri"/>
                <w:sz w:val="4"/>
                <w:szCs w:val="4"/>
              </w:rPr>
            </w:pPr>
          </w:p>
          <w:p w14:paraId="20769124"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2670 (88.5%)</w:t>
            </w:r>
          </w:p>
          <w:p w14:paraId="7FAAE3D2"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[133 (4.4%)]</w:t>
            </w:r>
          </w:p>
        </w:tc>
        <w:tc>
          <w:tcPr>
            <w:tcW w:w="1405" w:type="dxa"/>
            <w:vAlign w:val="center"/>
          </w:tcPr>
          <w:p w14:paraId="59F2F602"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2214 (65.9%)</w:t>
            </w:r>
          </w:p>
          <w:p w14:paraId="58D49B58"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[648, 19.3%]</w:t>
            </w:r>
          </w:p>
          <w:p w14:paraId="6F585908" w14:textId="77777777" w:rsidR="001C6EC4" w:rsidRPr="00456896" w:rsidRDefault="001C6EC4" w:rsidP="001C6EC4">
            <w:pPr>
              <w:jc w:val="center"/>
              <w:rPr>
                <w:rFonts w:ascii="Calibri" w:hAnsi="Calibri" w:cs="Calibri"/>
                <w:sz w:val="4"/>
                <w:szCs w:val="4"/>
              </w:rPr>
            </w:pPr>
          </w:p>
          <w:p w14:paraId="2B5C6E7C"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2668 (79.4%)</w:t>
            </w:r>
          </w:p>
          <w:p w14:paraId="14075827" w14:textId="647F188F" w:rsidR="001C6EC4" w:rsidRPr="00025E70" w:rsidRDefault="001C6EC4" w:rsidP="001C6EC4">
            <w:pPr>
              <w:jc w:val="center"/>
              <w:rPr>
                <w:rFonts w:ascii="Calibri" w:hAnsi="Calibri" w:cs="Calibri"/>
                <w:i/>
                <w:iCs/>
                <w:sz w:val="14"/>
                <w:szCs w:val="14"/>
              </w:rPr>
            </w:pPr>
            <w:r w:rsidRPr="00025E70">
              <w:rPr>
                <w:rFonts w:ascii="Calibri" w:hAnsi="Calibri" w:cs="Calibri"/>
                <w:i/>
                <w:iCs/>
                <w:color w:val="7F7F7F" w:themeColor="text1" w:themeTint="80"/>
                <w:sz w:val="14"/>
                <w:szCs w:val="14"/>
              </w:rPr>
              <w:t>[134 (4.0%)]</w:t>
            </w:r>
          </w:p>
        </w:tc>
        <w:tc>
          <w:tcPr>
            <w:tcW w:w="1405" w:type="dxa"/>
            <w:vAlign w:val="center"/>
          </w:tcPr>
          <w:p w14:paraId="78CD801E"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35 (61.4%)</w:t>
            </w:r>
          </w:p>
          <w:p w14:paraId="7EB908B0"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[22, 38.6%]</w:t>
            </w:r>
          </w:p>
          <w:p w14:paraId="1B8F49A4" w14:textId="77777777" w:rsidR="001C6EC4" w:rsidRPr="00456896" w:rsidRDefault="001C6EC4" w:rsidP="001C6EC4">
            <w:pPr>
              <w:jc w:val="center"/>
              <w:rPr>
                <w:rFonts w:ascii="Calibri" w:hAnsi="Calibri" w:cs="Calibri"/>
                <w:sz w:val="4"/>
                <w:szCs w:val="4"/>
              </w:rPr>
            </w:pPr>
          </w:p>
          <w:p w14:paraId="6308DC3D"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51 (89.5%)</w:t>
            </w:r>
          </w:p>
          <w:p w14:paraId="65F5EAD2"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[6 (10.5%)]</w:t>
            </w:r>
          </w:p>
        </w:tc>
        <w:tc>
          <w:tcPr>
            <w:tcW w:w="1405" w:type="dxa"/>
            <w:vAlign w:val="center"/>
          </w:tcPr>
          <w:p w14:paraId="263E7240"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4449 (69.1%)</w:t>
            </w:r>
          </w:p>
          <w:p w14:paraId="44B1D3AC"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[1280, 19.9%]</w:t>
            </w:r>
          </w:p>
          <w:p w14:paraId="75123FD4" w14:textId="77777777" w:rsidR="001C6EC4" w:rsidRPr="00456896" w:rsidRDefault="001C6EC4" w:rsidP="001C6EC4">
            <w:pPr>
              <w:jc w:val="center"/>
              <w:rPr>
                <w:rFonts w:ascii="Calibri" w:hAnsi="Calibri" w:cs="Calibri"/>
                <w:sz w:val="4"/>
                <w:szCs w:val="4"/>
              </w:rPr>
            </w:pPr>
          </w:p>
          <w:p w14:paraId="582799C1"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5389 (83.7%)</w:t>
            </w:r>
          </w:p>
          <w:p w14:paraId="02427721" w14:textId="77777777" w:rsidR="001C6EC4" w:rsidRPr="00025E70" w:rsidRDefault="001C6EC4" w:rsidP="001C6EC4">
            <w:pPr>
              <w:jc w:val="center"/>
              <w:rPr>
                <w:rFonts w:ascii="Calibri" w:hAnsi="Calibri" w:cs="Calibri"/>
                <w:i/>
                <w:iCs/>
                <w:sz w:val="14"/>
                <w:szCs w:val="14"/>
              </w:rPr>
            </w:pPr>
            <w:r w:rsidRPr="00025E70">
              <w:rPr>
                <w:rFonts w:ascii="Calibri" w:hAnsi="Calibri" w:cs="Calibri"/>
                <w:i/>
                <w:iCs/>
                <w:color w:val="7F7F7F" w:themeColor="text1" w:themeTint="80"/>
                <w:sz w:val="14"/>
                <w:szCs w:val="14"/>
              </w:rPr>
              <w:t>[273 (4.2%)]</w:t>
            </w:r>
          </w:p>
        </w:tc>
      </w:tr>
      <w:tr w:rsidR="001C6EC4" w:rsidRPr="004F411A" w14:paraId="16BC607B" w14:textId="77777777" w:rsidTr="00D60FCD">
        <w:tc>
          <w:tcPr>
            <w:tcW w:w="3397" w:type="dxa"/>
            <w:vAlign w:val="center"/>
          </w:tcPr>
          <w:p w14:paraId="2CC48367" w14:textId="77777777" w:rsidR="001C6EC4" w:rsidRPr="00A105FF" w:rsidRDefault="001C6EC4" w:rsidP="001C6EC4">
            <w:pPr>
              <w:rPr>
                <w:rFonts w:ascii="Calibri" w:hAnsi="Calibri" w:cs="Calibri"/>
                <w:b/>
                <w:bCs/>
                <w:sz w:val="18"/>
                <w:szCs w:val="18"/>
              </w:rPr>
            </w:pPr>
            <w:r w:rsidRPr="00A105FF">
              <w:rPr>
                <w:rFonts w:ascii="Calibri" w:hAnsi="Calibri" w:cs="Calibri"/>
                <w:b/>
                <w:bCs/>
                <w:sz w:val="18"/>
                <w:szCs w:val="18"/>
              </w:rPr>
              <w:t>Total Hydrocortisone equivalent at visit per BSA (mg/m</w:t>
            </w:r>
            <w:proofErr w:type="gramStart"/>
            <w:r w:rsidRPr="00A105FF">
              <w:rPr>
                <w:rFonts w:ascii="Calibri" w:hAnsi="Calibri" w:cs="Calibri"/>
                <w:b/>
                <w:bCs/>
                <w:sz w:val="18"/>
                <w:szCs w:val="18"/>
                <w:vertAlign w:val="superscript"/>
              </w:rPr>
              <w:t>2</w:t>
            </w:r>
            <w:r w:rsidRPr="00A105FF">
              <w:rPr>
                <w:rFonts w:ascii="Calibri" w:hAnsi="Calibri" w:cs="Calibri"/>
                <w:b/>
                <w:bCs/>
                <w:sz w:val="18"/>
                <w:szCs w:val="18"/>
              </w:rPr>
              <w:t>)†</w:t>
            </w:r>
            <w:proofErr w:type="gramEnd"/>
            <w:r w:rsidRPr="00A105FF">
              <w:rPr>
                <w:rFonts w:ascii="Calibri" w:hAnsi="Calibri" w:cs="Calibri"/>
                <w:b/>
                <w:bCs/>
                <w:sz w:val="18"/>
                <w:szCs w:val="18"/>
              </w:rPr>
              <w:t>‡</w:t>
            </w:r>
          </w:p>
          <w:p w14:paraId="308BA158" w14:textId="4EAAAC2E" w:rsidR="001C6EC4" w:rsidRPr="00A105FF" w:rsidRDefault="001C6EC4" w:rsidP="001C6EC4">
            <w:pPr>
              <w:rPr>
                <w:rFonts w:ascii="Calibri" w:hAnsi="Calibri" w:cs="Calibri"/>
                <w:b/>
                <w:bCs/>
                <w:sz w:val="18"/>
                <w:szCs w:val="18"/>
              </w:rPr>
            </w:pPr>
            <w:r w:rsidRPr="00A105FF">
              <w:rPr>
                <w:rFonts w:ascii="Calibri" w:hAnsi="Calibri" w:cs="Calibri"/>
                <w:b/>
                <w:bCs/>
                <w:sz w:val="18"/>
                <w:szCs w:val="18"/>
              </w:rPr>
              <w:t>Median (n) [Q1 to Q3]</w:t>
            </w:r>
          </w:p>
        </w:tc>
        <w:tc>
          <w:tcPr>
            <w:tcW w:w="1404" w:type="dxa"/>
            <w:vAlign w:val="center"/>
          </w:tcPr>
          <w:p w14:paraId="77B9859B" w14:textId="32F4A108" w:rsidR="001C6EC4" w:rsidRPr="00025E70" w:rsidRDefault="001C6EC4" w:rsidP="001C6EC4">
            <w:pPr>
              <w:jc w:val="center"/>
              <w:rPr>
                <w:rFonts w:ascii="Calibri" w:hAnsi="Calibri" w:cs="Calibri"/>
                <w:sz w:val="14"/>
                <w:szCs w:val="14"/>
              </w:rPr>
            </w:pPr>
            <w:r w:rsidRPr="00025E70">
              <w:rPr>
                <w:rFonts w:ascii="Calibri" w:hAnsi="Calibri" w:cs="Calibri"/>
                <w:sz w:val="14"/>
                <w:szCs w:val="14"/>
              </w:rPr>
              <w:t>14.1 (n= 2237)</w:t>
            </w:r>
          </w:p>
          <w:p w14:paraId="234786F1" w14:textId="3D85DDE4" w:rsidR="001C6EC4" w:rsidRPr="00025E70" w:rsidRDefault="001C6EC4" w:rsidP="001C6EC4">
            <w:pPr>
              <w:jc w:val="center"/>
              <w:rPr>
                <w:rFonts w:ascii="Calibri" w:hAnsi="Calibri" w:cs="Calibri"/>
                <w:sz w:val="14"/>
                <w:szCs w:val="14"/>
              </w:rPr>
            </w:pPr>
            <w:r w:rsidRPr="00025E70">
              <w:rPr>
                <w:rFonts w:ascii="Calibri" w:hAnsi="Calibri" w:cs="Calibri"/>
                <w:sz w:val="14"/>
                <w:szCs w:val="14"/>
              </w:rPr>
              <w:t>[9.8 to 15.5]</w:t>
            </w:r>
          </w:p>
          <w:p w14:paraId="0A109A4E" w14:textId="77777777" w:rsidR="001C6EC4" w:rsidRPr="00456896" w:rsidRDefault="001C6EC4" w:rsidP="001C6EC4">
            <w:pPr>
              <w:jc w:val="center"/>
              <w:rPr>
                <w:rFonts w:ascii="Calibri" w:hAnsi="Calibri" w:cs="Calibri"/>
                <w:i/>
                <w:iCs/>
                <w:sz w:val="4"/>
                <w:szCs w:val="4"/>
              </w:rPr>
            </w:pPr>
          </w:p>
          <w:p w14:paraId="39FC5224" w14:textId="539E50AA"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13.8 (n= 2774)</w:t>
            </w:r>
          </w:p>
          <w:p w14:paraId="1FE80493" w14:textId="610C52C3"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(9.7 to 15.2)</w:t>
            </w:r>
          </w:p>
        </w:tc>
        <w:tc>
          <w:tcPr>
            <w:tcW w:w="1405" w:type="dxa"/>
            <w:vAlign w:val="center"/>
          </w:tcPr>
          <w:p w14:paraId="2304388C" w14:textId="30CFE020" w:rsidR="001C6EC4" w:rsidRPr="00025E70" w:rsidRDefault="001C6EC4" w:rsidP="001C6EC4">
            <w:pPr>
              <w:jc w:val="center"/>
              <w:rPr>
                <w:rFonts w:ascii="Calibri" w:hAnsi="Calibri" w:cs="Calibri"/>
                <w:sz w:val="14"/>
                <w:szCs w:val="14"/>
              </w:rPr>
            </w:pPr>
            <w:r w:rsidRPr="00025E70">
              <w:rPr>
                <w:rFonts w:ascii="Calibri" w:hAnsi="Calibri" w:cs="Calibri"/>
                <w:sz w:val="14"/>
                <w:szCs w:val="14"/>
              </w:rPr>
              <w:t>14.5 (n= 2438)</w:t>
            </w:r>
          </w:p>
          <w:p w14:paraId="73FA0EB9" w14:textId="31D60AEF" w:rsidR="001C6EC4" w:rsidRPr="00025E70" w:rsidRDefault="001C6EC4" w:rsidP="001C6EC4">
            <w:pPr>
              <w:jc w:val="center"/>
              <w:rPr>
                <w:rFonts w:ascii="Calibri" w:hAnsi="Calibri" w:cs="Calibri"/>
                <w:sz w:val="14"/>
                <w:szCs w:val="14"/>
              </w:rPr>
            </w:pPr>
            <w:r w:rsidRPr="00025E70">
              <w:rPr>
                <w:rFonts w:ascii="Calibri" w:hAnsi="Calibri" w:cs="Calibri"/>
                <w:sz w:val="14"/>
                <w:szCs w:val="14"/>
              </w:rPr>
              <w:t>[9.9 to 15.7]</w:t>
            </w:r>
          </w:p>
          <w:p w14:paraId="5B13D46E" w14:textId="77777777" w:rsidR="001C6EC4" w:rsidRPr="00456896" w:rsidRDefault="001C6EC4" w:rsidP="001C6EC4">
            <w:pPr>
              <w:jc w:val="center"/>
              <w:rPr>
                <w:rFonts w:ascii="Calibri" w:hAnsi="Calibri" w:cs="Calibri"/>
                <w:i/>
                <w:iCs/>
                <w:color w:val="7F7F7F" w:themeColor="text1" w:themeTint="80"/>
                <w:sz w:val="4"/>
                <w:szCs w:val="4"/>
              </w:rPr>
            </w:pPr>
          </w:p>
          <w:p w14:paraId="22C9584E" w14:textId="7B6E4E75"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14.1 (n= 3099)</w:t>
            </w:r>
          </w:p>
          <w:p w14:paraId="214D61BC" w14:textId="51C4E453"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(9.8 to 15.6)</w:t>
            </w:r>
          </w:p>
        </w:tc>
        <w:tc>
          <w:tcPr>
            <w:tcW w:w="1405" w:type="dxa"/>
            <w:vAlign w:val="center"/>
          </w:tcPr>
          <w:p w14:paraId="30AB2205" w14:textId="09782DE1" w:rsidR="001C6EC4" w:rsidRPr="00025E70" w:rsidRDefault="001C6EC4" w:rsidP="001C6EC4">
            <w:pPr>
              <w:jc w:val="center"/>
              <w:rPr>
                <w:rFonts w:ascii="Calibri" w:hAnsi="Calibri" w:cs="Calibri"/>
                <w:sz w:val="14"/>
                <w:szCs w:val="14"/>
              </w:rPr>
            </w:pPr>
            <w:r w:rsidRPr="00025E70">
              <w:rPr>
                <w:rFonts w:ascii="Calibri" w:hAnsi="Calibri" w:cs="Calibri"/>
                <w:sz w:val="14"/>
                <w:szCs w:val="14"/>
              </w:rPr>
              <w:t>18.4 (n= 25)</w:t>
            </w:r>
          </w:p>
          <w:p w14:paraId="3044E08D" w14:textId="1C1A5020" w:rsidR="001C6EC4" w:rsidRPr="00025E70" w:rsidRDefault="001C6EC4" w:rsidP="001C6EC4">
            <w:pPr>
              <w:jc w:val="center"/>
              <w:rPr>
                <w:rFonts w:ascii="Calibri" w:hAnsi="Calibri" w:cs="Calibri"/>
                <w:sz w:val="14"/>
                <w:szCs w:val="14"/>
              </w:rPr>
            </w:pPr>
            <w:r w:rsidRPr="00025E70">
              <w:rPr>
                <w:rFonts w:ascii="Calibri" w:hAnsi="Calibri" w:cs="Calibri"/>
                <w:sz w:val="14"/>
                <w:szCs w:val="14"/>
              </w:rPr>
              <w:t>[13.5 to 20.3]</w:t>
            </w:r>
          </w:p>
          <w:p w14:paraId="5D6746AE" w14:textId="77777777" w:rsidR="001C6EC4" w:rsidRPr="00456896" w:rsidRDefault="001C6EC4" w:rsidP="001C6EC4">
            <w:pPr>
              <w:jc w:val="center"/>
              <w:rPr>
                <w:rFonts w:ascii="Calibri" w:hAnsi="Calibri" w:cs="Calibri"/>
                <w:sz w:val="4"/>
                <w:szCs w:val="4"/>
              </w:rPr>
            </w:pPr>
          </w:p>
          <w:p w14:paraId="5E0F69A9" w14:textId="3880AC8C" w:rsidR="001C6EC4" w:rsidRPr="00025E70" w:rsidRDefault="001C6EC4" w:rsidP="001C6EC4">
            <w:pPr>
              <w:jc w:val="center"/>
              <w:rPr>
                <w:rFonts w:ascii="Calibri" w:hAnsi="Calibri" w:cs="Calibri"/>
                <w:color w:val="7F7F7F" w:themeColor="text1" w:themeTint="80"/>
                <w:sz w:val="14"/>
                <w:szCs w:val="14"/>
              </w:rPr>
            </w:pPr>
            <w:r w:rsidRPr="00025E70">
              <w:rPr>
                <w:rFonts w:ascii="Calibri" w:hAnsi="Calibri" w:cs="Calibri"/>
                <w:color w:val="7F7F7F" w:themeColor="text1" w:themeTint="80"/>
                <w:sz w:val="14"/>
                <w:szCs w:val="14"/>
              </w:rPr>
              <w:t>17.2 (n= 48)</w:t>
            </w:r>
          </w:p>
          <w:p w14:paraId="10555A2E" w14:textId="2CE9A952" w:rsidR="001C6EC4" w:rsidRPr="00025E70" w:rsidRDefault="001C6EC4" w:rsidP="001C6EC4">
            <w:pPr>
              <w:jc w:val="center"/>
              <w:rPr>
                <w:rFonts w:ascii="Calibri" w:hAnsi="Calibri" w:cs="Calibri"/>
                <w:sz w:val="14"/>
                <w:szCs w:val="14"/>
              </w:rPr>
            </w:pPr>
            <w:r w:rsidRPr="00025E70">
              <w:rPr>
                <w:rFonts w:ascii="Calibri" w:hAnsi="Calibri" w:cs="Calibri"/>
                <w:color w:val="7F7F7F" w:themeColor="text1" w:themeTint="80"/>
                <w:sz w:val="14"/>
                <w:szCs w:val="14"/>
              </w:rPr>
              <w:t>(13.5 to 19.9)</w:t>
            </w:r>
          </w:p>
        </w:tc>
        <w:tc>
          <w:tcPr>
            <w:tcW w:w="1405" w:type="dxa"/>
            <w:vAlign w:val="center"/>
          </w:tcPr>
          <w:p w14:paraId="35714BC3" w14:textId="1B1176CC" w:rsidR="001C6EC4" w:rsidRPr="00025E70" w:rsidRDefault="001C6EC4" w:rsidP="001C6EC4">
            <w:pPr>
              <w:jc w:val="center"/>
              <w:rPr>
                <w:rFonts w:ascii="Calibri" w:hAnsi="Calibri" w:cs="Calibri"/>
                <w:sz w:val="14"/>
                <w:szCs w:val="14"/>
              </w:rPr>
            </w:pPr>
            <w:r w:rsidRPr="00025E70">
              <w:rPr>
                <w:rFonts w:ascii="Calibri" w:hAnsi="Calibri" w:cs="Calibri"/>
                <w:sz w:val="14"/>
                <w:szCs w:val="14"/>
              </w:rPr>
              <w:t>14.3 (n= 4700)</w:t>
            </w:r>
          </w:p>
          <w:p w14:paraId="56744264" w14:textId="18203E4F" w:rsidR="001C6EC4" w:rsidRPr="00025E70" w:rsidRDefault="001C6EC4" w:rsidP="001C6EC4">
            <w:pPr>
              <w:jc w:val="center"/>
              <w:rPr>
                <w:rFonts w:ascii="Calibri" w:hAnsi="Calibri" w:cs="Calibri"/>
                <w:sz w:val="14"/>
                <w:szCs w:val="14"/>
              </w:rPr>
            </w:pPr>
            <w:r w:rsidRPr="00025E70">
              <w:rPr>
                <w:rFonts w:ascii="Calibri" w:hAnsi="Calibri" w:cs="Calibri"/>
                <w:sz w:val="14"/>
                <w:szCs w:val="14"/>
              </w:rPr>
              <w:t>[9.9 to 15.6]</w:t>
            </w:r>
          </w:p>
          <w:p w14:paraId="4523EC44" w14:textId="77777777" w:rsidR="001C6EC4" w:rsidRPr="00456896" w:rsidRDefault="001C6EC4" w:rsidP="001C6EC4">
            <w:pPr>
              <w:jc w:val="center"/>
              <w:rPr>
                <w:rFonts w:ascii="Calibri" w:hAnsi="Calibri" w:cs="Calibri"/>
                <w:sz w:val="4"/>
                <w:szCs w:val="4"/>
              </w:rPr>
            </w:pPr>
          </w:p>
          <w:p w14:paraId="0E2BC2CD" w14:textId="28031E7D"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14.0 (n= 5921)</w:t>
            </w:r>
          </w:p>
          <w:p w14:paraId="3FDCDAA2" w14:textId="1AB56752"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(9.8 to 15.5)</w:t>
            </w:r>
          </w:p>
        </w:tc>
      </w:tr>
      <w:tr w:rsidR="001C6EC4" w:rsidRPr="004F411A" w14:paraId="188B4ABB" w14:textId="77777777" w:rsidTr="00D60FCD">
        <w:tc>
          <w:tcPr>
            <w:tcW w:w="3397" w:type="dxa"/>
            <w:vAlign w:val="center"/>
          </w:tcPr>
          <w:p w14:paraId="53CE0A2D" w14:textId="77777777" w:rsidR="001C6EC4" w:rsidRPr="00A105FF" w:rsidRDefault="001C6EC4" w:rsidP="001C6EC4">
            <w:pPr>
              <w:rPr>
                <w:rFonts w:ascii="Calibri" w:hAnsi="Calibri" w:cs="Calibri"/>
                <w:b/>
                <w:bCs/>
                <w:sz w:val="18"/>
                <w:szCs w:val="18"/>
              </w:rPr>
            </w:pPr>
            <w:r w:rsidRPr="00A105FF">
              <w:rPr>
                <w:rFonts w:ascii="Calibri" w:hAnsi="Calibri" w:cs="Calibri"/>
                <w:b/>
                <w:bCs/>
                <w:sz w:val="18"/>
                <w:szCs w:val="18"/>
              </w:rPr>
              <w:t>Visits prescribed fludrocortisone</w:t>
            </w:r>
          </w:p>
          <w:p w14:paraId="226942BB" w14:textId="69E68B35" w:rsidR="001C6EC4" w:rsidRPr="00A105FF" w:rsidRDefault="001C6EC4" w:rsidP="001C6EC4">
            <w:pPr>
              <w:rPr>
                <w:rFonts w:ascii="Calibri" w:hAnsi="Calibri" w:cs="Calibri"/>
                <w:b/>
                <w:bCs/>
                <w:sz w:val="18"/>
                <w:szCs w:val="18"/>
              </w:rPr>
            </w:pPr>
            <w:r w:rsidRPr="00A105FF">
              <w:rPr>
                <w:rFonts w:ascii="Calibri" w:hAnsi="Calibri" w:cs="Calibri"/>
                <w:b/>
                <w:bCs/>
                <w:sz w:val="18"/>
                <w:szCs w:val="18"/>
              </w:rPr>
              <w:t>n (%) [</w:t>
            </w:r>
            <w:r w:rsidRPr="00A105FF">
              <w:rPr>
                <w:rFonts w:ascii="Calibri" w:hAnsi="Calibri" w:cs="Calibri"/>
                <w:b/>
                <w:bCs/>
                <w:sz w:val="18"/>
                <w:szCs w:val="18"/>
                <w:lang w:val="pt-PT"/>
              </w:rPr>
              <w:t>missing n, % missing</w:t>
            </w:r>
            <w:r w:rsidRPr="00A105FF">
              <w:rPr>
                <w:rFonts w:ascii="Calibri" w:hAnsi="Calibri" w:cs="Calibri"/>
                <w:b/>
                <w:bCs/>
                <w:sz w:val="18"/>
                <w:szCs w:val="18"/>
              </w:rPr>
              <w:t>] ‡</w:t>
            </w:r>
          </w:p>
        </w:tc>
        <w:tc>
          <w:tcPr>
            <w:tcW w:w="1404" w:type="dxa"/>
            <w:vAlign w:val="center"/>
          </w:tcPr>
          <w:p w14:paraId="3B31C65E"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2577 (85.4%) [180, 6.0%]</w:t>
            </w:r>
          </w:p>
          <w:p w14:paraId="7F93D418" w14:textId="77777777" w:rsidR="001C6EC4" w:rsidRPr="00456896" w:rsidRDefault="001C6EC4" w:rsidP="001C6EC4">
            <w:pPr>
              <w:jc w:val="center"/>
              <w:rPr>
                <w:rFonts w:ascii="Calibri" w:hAnsi="Calibri" w:cs="Calibri"/>
                <w:sz w:val="4"/>
                <w:szCs w:val="4"/>
              </w:rPr>
            </w:pPr>
          </w:p>
          <w:p w14:paraId="653C95A7" w14:textId="77777777"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2618 (86.8%) [125, 4.1%]</w:t>
            </w:r>
          </w:p>
        </w:tc>
        <w:tc>
          <w:tcPr>
            <w:tcW w:w="1405" w:type="dxa"/>
            <w:vAlign w:val="center"/>
          </w:tcPr>
          <w:p w14:paraId="60460819"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2754 (81.9%) [140, 4.2%]</w:t>
            </w:r>
          </w:p>
          <w:p w14:paraId="79B19E84" w14:textId="77777777" w:rsidR="001C6EC4" w:rsidRPr="00456896" w:rsidRDefault="001C6EC4" w:rsidP="001C6EC4">
            <w:pPr>
              <w:jc w:val="center"/>
              <w:rPr>
                <w:rFonts w:ascii="Calibri" w:hAnsi="Calibri" w:cs="Calibri"/>
                <w:sz w:val="4"/>
                <w:szCs w:val="4"/>
              </w:rPr>
            </w:pPr>
          </w:p>
          <w:p w14:paraId="36718C19"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2804 (83.4%) </w:t>
            </w:r>
          </w:p>
          <w:p w14:paraId="2E1B1C53" w14:textId="2EACCE42"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[77, 2.3%]</w:t>
            </w:r>
          </w:p>
        </w:tc>
        <w:tc>
          <w:tcPr>
            <w:tcW w:w="1405" w:type="dxa"/>
            <w:vAlign w:val="center"/>
          </w:tcPr>
          <w:p w14:paraId="611A650E"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51 (89.5%)</w:t>
            </w:r>
          </w:p>
          <w:p w14:paraId="4CA3C02C"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[6, 10.5%]</w:t>
            </w:r>
          </w:p>
          <w:p w14:paraId="41103C04" w14:textId="77777777" w:rsidR="001C6EC4" w:rsidRPr="00456896" w:rsidRDefault="001C6EC4" w:rsidP="001C6EC4">
            <w:pPr>
              <w:jc w:val="center"/>
              <w:rPr>
                <w:rFonts w:ascii="Calibri" w:hAnsi="Calibri" w:cs="Calibri"/>
                <w:sz w:val="4"/>
                <w:szCs w:val="4"/>
              </w:rPr>
            </w:pPr>
          </w:p>
          <w:p w14:paraId="26DB2BBD" w14:textId="77777777" w:rsidR="001C6EC4" w:rsidRPr="00025E70" w:rsidRDefault="001C6EC4" w:rsidP="001C6EC4">
            <w:pPr>
              <w:jc w:val="center"/>
              <w:rPr>
                <w:rFonts w:ascii="Calibri" w:hAnsi="Calibri" w:cs="Calibri"/>
                <w:color w:val="7F7F7F" w:themeColor="text1" w:themeTint="80"/>
                <w:sz w:val="14"/>
                <w:szCs w:val="14"/>
              </w:rPr>
            </w:pPr>
            <w:r w:rsidRPr="00025E70">
              <w:rPr>
                <w:rFonts w:ascii="Calibri" w:hAnsi="Calibri" w:cs="Calibri"/>
                <w:i/>
                <w:iCs/>
                <w:color w:val="7F7F7F" w:themeColor="text1" w:themeTint="80"/>
                <w:sz w:val="14"/>
                <w:szCs w:val="14"/>
              </w:rPr>
              <w:t>55 (96.5%)</w:t>
            </w:r>
          </w:p>
          <w:p w14:paraId="4129B3AC" w14:textId="77777777"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[2, 3.5%]</w:t>
            </w:r>
          </w:p>
        </w:tc>
        <w:tc>
          <w:tcPr>
            <w:tcW w:w="1405" w:type="dxa"/>
            <w:vAlign w:val="center"/>
          </w:tcPr>
          <w:p w14:paraId="77DEA84B"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5382 (83.6%) [326, 5.1%]</w:t>
            </w:r>
          </w:p>
          <w:p w14:paraId="33EB4B25" w14:textId="77777777" w:rsidR="001C6EC4" w:rsidRPr="00456896" w:rsidRDefault="001C6EC4" w:rsidP="001C6EC4">
            <w:pPr>
              <w:jc w:val="center"/>
              <w:rPr>
                <w:rFonts w:ascii="Calibri" w:hAnsi="Calibri" w:cs="Calibri"/>
                <w:sz w:val="4"/>
                <w:szCs w:val="4"/>
              </w:rPr>
            </w:pPr>
          </w:p>
          <w:p w14:paraId="64AE94B2" w14:textId="77777777"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5477 (85.1%) [204, 3.2%]</w:t>
            </w:r>
          </w:p>
        </w:tc>
      </w:tr>
      <w:tr w:rsidR="001C6EC4" w:rsidRPr="004F411A" w14:paraId="19191414" w14:textId="77777777" w:rsidTr="00D60FCD">
        <w:tc>
          <w:tcPr>
            <w:tcW w:w="3397" w:type="dxa"/>
            <w:vAlign w:val="center"/>
          </w:tcPr>
          <w:p w14:paraId="462A369C" w14:textId="17F4E5CC" w:rsidR="001C6EC4" w:rsidRPr="00A105FF" w:rsidRDefault="001C6EC4" w:rsidP="001C6EC4">
            <w:pPr>
              <w:rPr>
                <w:rFonts w:ascii="Calibri" w:hAnsi="Calibri" w:cs="Calibri"/>
                <w:b/>
                <w:bCs/>
                <w:sz w:val="18"/>
                <w:szCs w:val="18"/>
              </w:rPr>
            </w:pPr>
            <w:r w:rsidRPr="00A105FF">
              <w:rPr>
                <w:rFonts w:ascii="Calibri" w:hAnsi="Calibri" w:cs="Calibri"/>
                <w:b/>
                <w:bCs/>
                <w:sz w:val="18"/>
                <w:szCs w:val="18"/>
              </w:rPr>
              <w:t>Total Fludrocortisone at visit per body surface area (when prescribed) (µg/m</w:t>
            </w:r>
            <w:r w:rsidRPr="00A105FF">
              <w:rPr>
                <w:rFonts w:ascii="Calibri" w:hAnsi="Calibri" w:cs="Calibri"/>
                <w:b/>
                <w:bCs/>
                <w:sz w:val="18"/>
                <w:szCs w:val="18"/>
                <w:vertAlign w:val="superscript"/>
              </w:rPr>
              <w:t>2</w:t>
            </w:r>
            <w:r w:rsidRPr="00A105FF">
              <w:rPr>
                <w:rFonts w:ascii="Calibri" w:hAnsi="Calibri" w:cs="Calibri"/>
                <w:b/>
                <w:bCs/>
                <w:sz w:val="18"/>
                <w:szCs w:val="18"/>
              </w:rPr>
              <w:t>) ‡</w:t>
            </w:r>
          </w:p>
          <w:p w14:paraId="32BEA826" w14:textId="6789C3BD" w:rsidR="001C6EC4" w:rsidRPr="00A105FF" w:rsidRDefault="001C6EC4" w:rsidP="001C6EC4">
            <w:pPr>
              <w:rPr>
                <w:rFonts w:ascii="Calibri" w:hAnsi="Calibri" w:cs="Calibri"/>
                <w:b/>
                <w:bCs/>
                <w:sz w:val="18"/>
                <w:szCs w:val="18"/>
              </w:rPr>
            </w:pPr>
            <w:r w:rsidRPr="00A105FF">
              <w:rPr>
                <w:rFonts w:ascii="Calibri" w:hAnsi="Calibri" w:cs="Calibri"/>
                <w:b/>
                <w:bCs/>
                <w:sz w:val="18"/>
                <w:szCs w:val="18"/>
              </w:rPr>
              <w:t>Median (n) [Q1 to Q3]</w:t>
            </w:r>
          </w:p>
        </w:tc>
        <w:tc>
          <w:tcPr>
            <w:tcW w:w="1404" w:type="dxa"/>
            <w:vAlign w:val="center"/>
          </w:tcPr>
          <w:p w14:paraId="574586D4" w14:textId="29208A25" w:rsidR="001C6EC4" w:rsidRPr="00025E70" w:rsidRDefault="001C6EC4" w:rsidP="001C6EC4">
            <w:pPr>
              <w:jc w:val="center"/>
              <w:rPr>
                <w:rFonts w:ascii="Calibri" w:hAnsi="Calibri" w:cs="Calibri"/>
                <w:sz w:val="14"/>
                <w:szCs w:val="14"/>
              </w:rPr>
            </w:pPr>
            <w:r w:rsidRPr="00025E70">
              <w:rPr>
                <w:rFonts w:ascii="Calibri" w:hAnsi="Calibri" w:cs="Calibri"/>
                <w:sz w:val="14"/>
                <w:szCs w:val="14"/>
              </w:rPr>
              <w:t>318 (n= 2442)</w:t>
            </w:r>
          </w:p>
          <w:p w14:paraId="215268BB" w14:textId="33470C8B" w:rsidR="001C6EC4" w:rsidRPr="00025E70" w:rsidRDefault="001C6EC4" w:rsidP="001C6EC4">
            <w:pPr>
              <w:jc w:val="center"/>
              <w:rPr>
                <w:rFonts w:ascii="Calibri" w:hAnsi="Calibri" w:cs="Calibri"/>
                <w:sz w:val="14"/>
                <w:szCs w:val="14"/>
              </w:rPr>
            </w:pPr>
            <w:r w:rsidRPr="00025E70">
              <w:rPr>
                <w:rFonts w:ascii="Calibri" w:hAnsi="Calibri" w:cs="Calibri"/>
                <w:sz w:val="14"/>
                <w:szCs w:val="14"/>
              </w:rPr>
              <w:t>[103 to 396]</w:t>
            </w:r>
          </w:p>
          <w:p w14:paraId="71888F1E" w14:textId="77777777" w:rsidR="001C6EC4" w:rsidRPr="00456896" w:rsidRDefault="001C6EC4" w:rsidP="001C6EC4">
            <w:pPr>
              <w:jc w:val="center"/>
              <w:rPr>
                <w:rFonts w:ascii="Calibri" w:hAnsi="Calibri" w:cs="Calibri"/>
                <w:sz w:val="4"/>
                <w:szCs w:val="4"/>
              </w:rPr>
            </w:pPr>
          </w:p>
          <w:p w14:paraId="51BC899F" w14:textId="47B8FC53"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322 (n= 2536) </w:t>
            </w:r>
          </w:p>
          <w:p w14:paraId="1EE77327" w14:textId="4FD106E8"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[105 to 400]</w:t>
            </w:r>
          </w:p>
        </w:tc>
        <w:tc>
          <w:tcPr>
            <w:tcW w:w="1405" w:type="dxa"/>
            <w:vAlign w:val="center"/>
          </w:tcPr>
          <w:p w14:paraId="30395F62" w14:textId="2102CF1F" w:rsidR="001C6EC4" w:rsidRPr="00025E70" w:rsidRDefault="001C6EC4" w:rsidP="001C6EC4">
            <w:pPr>
              <w:jc w:val="center"/>
              <w:rPr>
                <w:rFonts w:ascii="Calibri" w:hAnsi="Calibri" w:cs="Calibri"/>
                <w:sz w:val="14"/>
                <w:szCs w:val="14"/>
              </w:rPr>
            </w:pPr>
            <w:r w:rsidRPr="00025E70">
              <w:rPr>
                <w:rFonts w:ascii="Calibri" w:hAnsi="Calibri" w:cs="Calibri"/>
                <w:sz w:val="14"/>
                <w:szCs w:val="14"/>
              </w:rPr>
              <w:t>292 (n= 2527)</w:t>
            </w:r>
          </w:p>
          <w:p w14:paraId="240CFFA1" w14:textId="383F13C4" w:rsidR="001C6EC4" w:rsidRPr="00025E70" w:rsidRDefault="001C6EC4" w:rsidP="001C6EC4">
            <w:pPr>
              <w:jc w:val="center"/>
              <w:rPr>
                <w:rFonts w:ascii="Calibri" w:hAnsi="Calibri" w:cs="Calibri"/>
                <w:sz w:val="14"/>
                <w:szCs w:val="14"/>
              </w:rPr>
            </w:pPr>
            <w:r w:rsidRPr="00025E70">
              <w:rPr>
                <w:rFonts w:ascii="Calibri" w:hAnsi="Calibri" w:cs="Calibri"/>
                <w:sz w:val="14"/>
                <w:szCs w:val="14"/>
              </w:rPr>
              <w:t>[99 to 321]</w:t>
            </w:r>
          </w:p>
          <w:p w14:paraId="21B792D7" w14:textId="77777777" w:rsidR="001C6EC4" w:rsidRPr="00456896" w:rsidRDefault="001C6EC4" w:rsidP="001C6EC4">
            <w:pPr>
              <w:jc w:val="center"/>
              <w:rPr>
                <w:rFonts w:ascii="Calibri" w:hAnsi="Calibri" w:cs="Calibri"/>
                <w:sz w:val="4"/>
                <w:szCs w:val="4"/>
              </w:rPr>
            </w:pPr>
          </w:p>
          <w:p w14:paraId="2E6AC2DB" w14:textId="66E625F6"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296 (n= 2693) </w:t>
            </w:r>
          </w:p>
          <w:p w14:paraId="1A89034C" w14:textId="539B5AD4"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[99 to 323]</w:t>
            </w:r>
          </w:p>
        </w:tc>
        <w:tc>
          <w:tcPr>
            <w:tcW w:w="1405" w:type="dxa"/>
            <w:vAlign w:val="center"/>
          </w:tcPr>
          <w:p w14:paraId="15502F23" w14:textId="09F858CD" w:rsidR="001C6EC4" w:rsidRPr="00025E70" w:rsidRDefault="001C6EC4" w:rsidP="001C6EC4">
            <w:pPr>
              <w:jc w:val="center"/>
              <w:rPr>
                <w:rFonts w:ascii="Calibri" w:hAnsi="Calibri" w:cs="Calibri"/>
                <w:sz w:val="14"/>
                <w:szCs w:val="14"/>
              </w:rPr>
            </w:pPr>
            <w:r w:rsidRPr="00025E70">
              <w:rPr>
                <w:rFonts w:ascii="Calibri" w:hAnsi="Calibri" w:cs="Calibri"/>
                <w:sz w:val="14"/>
                <w:szCs w:val="14"/>
              </w:rPr>
              <w:t>555 (n= 38)</w:t>
            </w:r>
          </w:p>
          <w:p w14:paraId="402D11DB" w14:textId="7C0F9B9A" w:rsidR="001C6EC4" w:rsidRPr="00025E70" w:rsidRDefault="001C6EC4" w:rsidP="001C6EC4">
            <w:pPr>
              <w:jc w:val="center"/>
              <w:rPr>
                <w:rFonts w:ascii="Calibri" w:hAnsi="Calibri" w:cs="Calibri"/>
                <w:sz w:val="14"/>
                <w:szCs w:val="14"/>
              </w:rPr>
            </w:pPr>
            <w:r w:rsidRPr="00025E70">
              <w:rPr>
                <w:rFonts w:ascii="Calibri" w:hAnsi="Calibri" w:cs="Calibri"/>
                <w:sz w:val="14"/>
                <w:szCs w:val="14"/>
              </w:rPr>
              <w:t>[207 to 484]</w:t>
            </w:r>
          </w:p>
          <w:p w14:paraId="1C12C49E" w14:textId="77777777" w:rsidR="001C6EC4" w:rsidRPr="00456896" w:rsidRDefault="001C6EC4" w:rsidP="001C6EC4">
            <w:pPr>
              <w:jc w:val="center"/>
              <w:rPr>
                <w:rFonts w:ascii="Calibri" w:hAnsi="Calibri" w:cs="Calibri"/>
                <w:sz w:val="4"/>
                <w:szCs w:val="4"/>
              </w:rPr>
            </w:pPr>
          </w:p>
          <w:p w14:paraId="170DB4DF" w14:textId="7DD157D4"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561 (n= 52)</w:t>
            </w:r>
          </w:p>
          <w:p w14:paraId="03E08FD4" w14:textId="2451EBE5"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[203 to 505]</w:t>
            </w:r>
          </w:p>
        </w:tc>
        <w:tc>
          <w:tcPr>
            <w:tcW w:w="1405" w:type="dxa"/>
            <w:vAlign w:val="center"/>
          </w:tcPr>
          <w:p w14:paraId="58FA7010" w14:textId="75D38096" w:rsidR="001C6EC4" w:rsidRPr="00025E70" w:rsidRDefault="001C6EC4" w:rsidP="001C6EC4">
            <w:pPr>
              <w:jc w:val="center"/>
              <w:rPr>
                <w:rFonts w:ascii="Calibri" w:hAnsi="Calibri" w:cs="Calibri"/>
                <w:sz w:val="14"/>
                <w:szCs w:val="14"/>
              </w:rPr>
            </w:pPr>
            <w:r w:rsidRPr="00025E70">
              <w:rPr>
                <w:rFonts w:ascii="Calibri" w:hAnsi="Calibri" w:cs="Calibri"/>
                <w:sz w:val="14"/>
                <w:szCs w:val="14"/>
              </w:rPr>
              <w:t>307 (n= 5007)</w:t>
            </w:r>
          </w:p>
          <w:p w14:paraId="1AA9EA8F" w14:textId="306736BD" w:rsidR="001C6EC4" w:rsidRPr="00025E70" w:rsidRDefault="001C6EC4" w:rsidP="001C6EC4">
            <w:pPr>
              <w:jc w:val="center"/>
              <w:rPr>
                <w:rFonts w:ascii="Calibri" w:hAnsi="Calibri" w:cs="Calibri"/>
                <w:sz w:val="14"/>
                <w:szCs w:val="14"/>
              </w:rPr>
            </w:pPr>
            <w:r w:rsidRPr="00025E70">
              <w:rPr>
                <w:rFonts w:ascii="Calibri" w:hAnsi="Calibri" w:cs="Calibri"/>
                <w:sz w:val="14"/>
                <w:szCs w:val="14"/>
              </w:rPr>
              <w:t>[102 to 356]</w:t>
            </w:r>
          </w:p>
          <w:p w14:paraId="03983423" w14:textId="77777777" w:rsidR="001C6EC4" w:rsidRPr="00456896" w:rsidRDefault="001C6EC4" w:rsidP="001C6EC4">
            <w:pPr>
              <w:jc w:val="center"/>
              <w:rPr>
                <w:rFonts w:ascii="Calibri" w:hAnsi="Calibri" w:cs="Calibri"/>
                <w:sz w:val="4"/>
                <w:szCs w:val="4"/>
              </w:rPr>
            </w:pPr>
          </w:p>
          <w:p w14:paraId="5DBCC262" w14:textId="02ABB04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311 (n= 5281) </w:t>
            </w:r>
          </w:p>
          <w:p w14:paraId="0114E16F" w14:textId="709A2658"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[103 to 359]</w:t>
            </w:r>
          </w:p>
        </w:tc>
      </w:tr>
      <w:tr w:rsidR="001C6EC4" w:rsidRPr="004F411A" w14:paraId="28351750" w14:textId="77777777" w:rsidTr="00D60FCD">
        <w:tc>
          <w:tcPr>
            <w:tcW w:w="3397" w:type="dxa"/>
            <w:vAlign w:val="center"/>
          </w:tcPr>
          <w:p w14:paraId="2335B0C3" w14:textId="77777777" w:rsidR="001C6EC4" w:rsidRPr="00A105FF" w:rsidRDefault="001C6EC4" w:rsidP="001C6EC4">
            <w:pPr>
              <w:rPr>
                <w:rFonts w:ascii="Calibri" w:hAnsi="Calibri" w:cs="Calibri"/>
                <w:b/>
                <w:bCs/>
                <w:sz w:val="18"/>
                <w:szCs w:val="18"/>
                <w:lang w:val="pt-PT"/>
              </w:rPr>
            </w:pPr>
            <w:r w:rsidRPr="00A105FF">
              <w:rPr>
                <w:rFonts w:ascii="Calibri" w:hAnsi="Calibri" w:cs="Calibri"/>
                <w:b/>
                <w:bCs/>
                <w:sz w:val="18"/>
                <w:szCs w:val="18"/>
                <w:lang w:val="pt-PT"/>
              </w:rPr>
              <w:t xml:space="preserve">Visits prescribed salt </w:t>
            </w:r>
          </w:p>
          <w:p w14:paraId="6805BC79" w14:textId="0064773F" w:rsidR="001C6EC4" w:rsidRPr="00A105FF" w:rsidRDefault="001C6EC4" w:rsidP="001C6EC4">
            <w:pPr>
              <w:rPr>
                <w:rFonts w:ascii="Calibri" w:hAnsi="Calibri" w:cs="Calibri"/>
                <w:b/>
                <w:bCs/>
                <w:sz w:val="18"/>
                <w:szCs w:val="18"/>
                <w:lang w:val="pt-PT"/>
              </w:rPr>
            </w:pPr>
            <w:r w:rsidRPr="00A105FF">
              <w:rPr>
                <w:rFonts w:ascii="Calibri" w:hAnsi="Calibri" w:cs="Calibri"/>
                <w:b/>
                <w:bCs/>
                <w:sz w:val="18"/>
                <w:szCs w:val="18"/>
                <w:lang w:val="pt-PT"/>
              </w:rPr>
              <w:t>n (%), [missing n, % missing] ‡</w:t>
            </w:r>
          </w:p>
        </w:tc>
        <w:tc>
          <w:tcPr>
            <w:tcW w:w="1404" w:type="dxa"/>
            <w:vAlign w:val="center"/>
          </w:tcPr>
          <w:p w14:paraId="3F1C513D"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400 (13.3%)</w:t>
            </w:r>
          </w:p>
          <w:p w14:paraId="3C655E7D"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[290, 9.6%]</w:t>
            </w:r>
          </w:p>
          <w:p w14:paraId="17E6A646" w14:textId="77777777" w:rsidR="001C6EC4" w:rsidRPr="00456896" w:rsidRDefault="001C6EC4" w:rsidP="001C6EC4">
            <w:pPr>
              <w:jc w:val="center"/>
              <w:rPr>
                <w:rFonts w:ascii="Calibri" w:hAnsi="Calibri" w:cs="Calibri"/>
                <w:sz w:val="4"/>
                <w:szCs w:val="4"/>
              </w:rPr>
            </w:pPr>
          </w:p>
          <w:p w14:paraId="06857C23"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400 (13.3%)</w:t>
            </w:r>
          </w:p>
          <w:p w14:paraId="49F800BD" w14:textId="77777777"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[265, 8.8%]</w:t>
            </w:r>
          </w:p>
        </w:tc>
        <w:tc>
          <w:tcPr>
            <w:tcW w:w="1405" w:type="dxa"/>
            <w:vAlign w:val="center"/>
          </w:tcPr>
          <w:p w14:paraId="4A412B13"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486 (14.5%)</w:t>
            </w:r>
          </w:p>
          <w:p w14:paraId="411E5EA1" w14:textId="77777777" w:rsidR="001C6EC4" w:rsidRPr="00025E70" w:rsidRDefault="001C6EC4" w:rsidP="001C6EC4">
            <w:pPr>
              <w:jc w:val="center"/>
              <w:rPr>
                <w:rFonts w:ascii="Calibri" w:hAnsi="Calibri" w:cs="Calibri"/>
                <w:sz w:val="4"/>
                <w:szCs w:val="4"/>
              </w:rPr>
            </w:pPr>
            <w:r w:rsidRPr="00025E70">
              <w:rPr>
                <w:rFonts w:ascii="Calibri" w:hAnsi="Calibri" w:cs="Calibri"/>
                <w:sz w:val="14"/>
                <w:szCs w:val="14"/>
              </w:rPr>
              <w:t>[204, 6.1%]</w:t>
            </w:r>
          </w:p>
          <w:p w14:paraId="45212174" w14:textId="77777777" w:rsidR="001C6EC4" w:rsidRPr="00025E70" w:rsidRDefault="001C6EC4" w:rsidP="001C6EC4">
            <w:pPr>
              <w:jc w:val="center"/>
              <w:rPr>
                <w:rFonts w:ascii="Calibri" w:hAnsi="Calibri" w:cs="Calibri"/>
                <w:i/>
                <w:iCs/>
                <w:color w:val="7F7F7F" w:themeColor="text1" w:themeTint="80"/>
                <w:sz w:val="14"/>
                <w:szCs w:val="14"/>
              </w:rPr>
            </w:pPr>
            <w:r w:rsidRPr="00456896">
              <w:rPr>
                <w:rFonts w:ascii="Calibri" w:hAnsi="Calibri" w:cs="Calibri"/>
                <w:sz w:val="4"/>
                <w:szCs w:val="4"/>
              </w:rPr>
              <w:br/>
            </w:r>
            <w:r w:rsidRPr="00025E70">
              <w:rPr>
                <w:rFonts w:ascii="Calibri" w:hAnsi="Calibri" w:cs="Calibri"/>
                <w:i/>
                <w:iCs/>
                <w:color w:val="7F7F7F" w:themeColor="text1" w:themeTint="80"/>
                <w:sz w:val="14"/>
                <w:szCs w:val="14"/>
              </w:rPr>
              <w:t>486 (14.5%)</w:t>
            </w:r>
          </w:p>
          <w:p w14:paraId="230D2640" w14:textId="77777777"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[175, 5.2%]</w:t>
            </w:r>
          </w:p>
        </w:tc>
        <w:tc>
          <w:tcPr>
            <w:tcW w:w="1405" w:type="dxa"/>
            <w:vAlign w:val="center"/>
          </w:tcPr>
          <w:p w14:paraId="4A812730"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35 (61.4%)</w:t>
            </w:r>
          </w:p>
          <w:p w14:paraId="57C93048"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[5, 8.8%]</w:t>
            </w:r>
          </w:p>
          <w:p w14:paraId="5C4E1DCF" w14:textId="77777777" w:rsidR="001C6EC4" w:rsidRPr="00456896" w:rsidRDefault="001C6EC4" w:rsidP="001C6EC4">
            <w:pPr>
              <w:jc w:val="center"/>
              <w:rPr>
                <w:rFonts w:ascii="Calibri" w:hAnsi="Calibri" w:cs="Calibri"/>
                <w:sz w:val="4"/>
                <w:szCs w:val="4"/>
              </w:rPr>
            </w:pPr>
          </w:p>
          <w:p w14:paraId="3BDA7E5E"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35 (61.4%)</w:t>
            </w:r>
          </w:p>
          <w:p w14:paraId="482EB2C4" w14:textId="77777777"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[4, 7.0%]</w:t>
            </w:r>
          </w:p>
        </w:tc>
        <w:tc>
          <w:tcPr>
            <w:tcW w:w="1405" w:type="dxa"/>
            <w:vAlign w:val="center"/>
          </w:tcPr>
          <w:p w14:paraId="428CE225"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921 (14.3%)</w:t>
            </w:r>
          </w:p>
          <w:p w14:paraId="31CC7039"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[499, 7.8%]</w:t>
            </w:r>
          </w:p>
          <w:p w14:paraId="0AF9F8D3" w14:textId="77777777" w:rsidR="001C6EC4" w:rsidRPr="00456896" w:rsidRDefault="001C6EC4" w:rsidP="001C6EC4">
            <w:pPr>
              <w:jc w:val="center"/>
              <w:rPr>
                <w:rFonts w:ascii="Calibri" w:hAnsi="Calibri" w:cs="Calibri"/>
                <w:sz w:val="4"/>
                <w:szCs w:val="4"/>
              </w:rPr>
            </w:pPr>
          </w:p>
          <w:p w14:paraId="32CB8062"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921 (14.3%)</w:t>
            </w:r>
          </w:p>
          <w:p w14:paraId="4408FF40" w14:textId="77777777"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[444, 6.9%]</w:t>
            </w:r>
          </w:p>
        </w:tc>
      </w:tr>
      <w:tr w:rsidR="001C6EC4" w:rsidRPr="004F411A" w14:paraId="1BC1DB10" w14:textId="77777777" w:rsidTr="00D60FCD">
        <w:tc>
          <w:tcPr>
            <w:tcW w:w="3397" w:type="dxa"/>
            <w:vAlign w:val="center"/>
          </w:tcPr>
          <w:p w14:paraId="6447DB11" w14:textId="0D8A08B1" w:rsidR="001C6EC4" w:rsidRPr="00A105FF" w:rsidRDefault="001C6EC4" w:rsidP="001C6EC4">
            <w:pPr>
              <w:rPr>
                <w:rFonts w:ascii="Calibri" w:hAnsi="Calibri" w:cs="Calibri"/>
                <w:b/>
                <w:bCs/>
                <w:sz w:val="18"/>
                <w:szCs w:val="18"/>
                <w:lang w:val="el-GR"/>
              </w:rPr>
            </w:pPr>
            <w:r>
              <w:rPr>
                <w:rFonts w:ascii="Calibri" w:hAnsi="Calibri" w:cs="Calibri"/>
                <w:b/>
                <w:bCs/>
                <w:sz w:val="18"/>
                <w:szCs w:val="18"/>
              </w:rPr>
              <w:t>Renin</w:t>
            </w:r>
            <w:r w:rsidRPr="004A13DF">
              <w:rPr>
                <w:rFonts w:ascii="Calibri" w:hAnsi="Calibri" w:cs="Calibri"/>
                <w:b/>
                <w:bCs/>
                <w:sz w:val="18"/>
                <w:szCs w:val="18"/>
                <w:lang w:val="el-GR"/>
              </w:rPr>
              <w:t xml:space="preserve"> (µ</w:t>
            </w:r>
            <w:r w:rsidRPr="00A105FF">
              <w:rPr>
                <w:rFonts w:ascii="Calibri" w:hAnsi="Calibri" w:cs="Calibri"/>
                <w:b/>
                <w:bCs/>
                <w:sz w:val="18"/>
                <w:szCs w:val="18"/>
                <w:lang w:val="el-GR"/>
              </w:rPr>
              <w:t>Ι</w:t>
            </w:r>
            <w:r>
              <w:rPr>
                <w:rFonts w:ascii="Calibri" w:hAnsi="Calibri" w:cs="Calibri"/>
                <w:b/>
                <w:bCs/>
                <w:sz w:val="18"/>
                <w:szCs w:val="18"/>
              </w:rPr>
              <w:t>U</w:t>
            </w:r>
            <w:r w:rsidRPr="004A13DF">
              <w:rPr>
                <w:rFonts w:ascii="Calibri" w:hAnsi="Calibri" w:cs="Calibri"/>
                <w:b/>
                <w:bCs/>
                <w:sz w:val="18"/>
                <w:szCs w:val="18"/>
                <w:lang w:val="el-GR"/>
              </w:rPr>
              <w:t>/</w:t>
            </w:r>
            <w:r>
              <w:rPr>
                <w:rFonts w:ascii="Calibri" w:hAnsi="Calibri" w:cs="Calibri"/>
                <w:b/>
                <w:bCs/>
                <w:sz w:val="18"/>
                <w:szCs w:val="18"/>
              </w:rPr>
              <w:t>ml</w:t>
            </w:r>
            <w:r w:rsidRPr="004A13DF">
              <w:rPr>
                <w:rFonts w:ascii="Calibri" w:hAnsi="Calibri" w:cs="Calibri"/>
                <w:b/>
                <w:bCs/>
                <w:sz w:val="18"/>
                <w:szCs w:val="18"/>
                <w:lang w:val="el-GR"/>
              </w:rPr>
              <w:t>)</w:t>
            </w:r>
          </w:p>
          <w:p w14:paraId="17CC2278" w14:textId="4C25CC98" w:rsidR="001C6EC4" w:rsidRPr="00A105FF" w:rsidRDefault="001C6EC4" w:rsidP="001C6EC4">
            <w:pPr>
              <w:rPr>
                <w:rFonts w:ascii="Calibri" w:hAnsi="Calibri" w:cs="Calibri"/>
                <w:b/>
                <w:bCs/>
                <w:sz w:val="18"/>
                <w:szCs w:val="18"/>
                <w:lang w:val="el-GR"/>
              </w:rPr>
            </w:pPr>
            <w:r>
              <w:rPr>
                <w:rFonts w:ascii="Calibri" w:hAnsi="Calibri" w:cs="Calibri"/>
                <w:b/>
                <w:bCs/>
                <w:sz w:val="18"/>
                <w:szCs w:val="18"/>
              </w:rPr>
              <w:t>Median (n) [Q1 to Q3]</w:t>
            </w:r>
            <w:r w:rsidRPr="00832D85">
              <w:rPr>
                <w:rFonts w:ascii="Calibri" w:hAnsi="Calibri" w:cs="Calibri"/>
                <w:b/>
                <w:bCs/>
                <w:sz w:val="18"/>
                <w:szCs w:val="18"/>
                <w:lang w:val="el-GR"/>
              </w:rPr>
              <w:t xml:space="preserve"> </w:t>
            </w:r>
            <w:r w:rsidRPr="00A105FF">
              <w:rPr>
                <w:rFonts w:ascii="Calibri" w:hAnsi="Calibri" w:cs="Calibri"/>
                <w:b/>
                <w:bCs/>
                <w:sz w:val="18"/>
                <w:szCs w:val="18"/>
                <w:lang w:val="el-GR"/>
              </w:rPr>
              <w:t>‡</w:t>
            </w:r>
          </w:p>
        </w:tc>
        <w:tc>
          <w:tcPr>
            <w:tcW w:w="1404" w:type="dxa"/>
            <w:vAlign w:val="center"/>
          </w:tcPr>
          <w:p w14:paraId="0D53173C" w14:textId="65C74702" w:rsidR="001C6EC4" w:rsidRPr="00025E70" w:rsidRDefault="001C6EC4" w:rsidP="001C6EC4">
            <w:pPr>
              <w:jc w:val="center"/>
              <w:rPr>
                <w:rFonts w:ascii="Calibri" w:hAnsi="Calibri" w:cs="Calibri"/>
                <w:sz w:val="14"/>
                <w:szCs w:val="14"/>
              </w:rPr>
            </w:pPr>
            <w:r w:rsidRPr="00025E70">
              <w:rPr>
                <w:rFonts w:ascii="Calibri" w:hAnsi="Calibri" w:cs="Calibri"/>
                <w:sz w:val="14"/>
                <w:szCs w:val="14"/>
              </w:rPr>
              <w:t xml:space="preserve">5.0 (n=1059) </w:t>
            </w:r>
          </w:p>
          <w:p w14:paraId="47AF10C5" w14:textId="675797DA" w:rsidR="001C6EC4" w:rsidRPr="00025E70" w:rsidRDefault="001C6EC4" w:rsidP="001C6EC4">
            <w:pPr>
              <w:jc w:val="center"/>
              <w:rPr>
                <w:rFonts w:ascii="Calibri" w:hAnsi="Calibri" w:cs="Calibri"/>
                <w:sz w:val="14"/>
                <w:szCs w:val="14"/>
              </w:rPr>
            </w:pPr>
            <w:r w:rsidRPr="00025E70">
              <w:rPr>
                <w:rFonts w:ascii="Calibri" w:hAnsi="Calibri" w:cs="Calibri"/>
                <w:sz w:val="14"/>
                <w:szCs w:val="14"/>
              </w:rPr>
              <w:t>[0.3 to 69.1]</w:t>
            </w:r>
          </w:p>
          <w:p w14:paraId="22232358" w14:textId="77777777" w:rsidR="001C6EC4" w:rsidRPr="00456896" w:rsidRDefault="001C6EC4" w:rsidP="001C6EC4">
            <w:pPr>
              <w:jc w:val="center"/>
              <w:rPr>
                <w:rFonts w:ascii="Calibri" w:hAnsi="Calibri" w:cs="Calibri"/>
                <w:sz w:val="4"/>
                <w:szCs w:val="4"/>
              </w:rPr>
            </w:pPr>
          </w:p>
          <w:p w14:paraId="390FAF46" w14:textId="26696668"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9.2 (n=2945) </w:t>
            </w:r>
          </w:p>
          <w:p w14:paraId="29C3F523" w14:textId="3B8FC1A6"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[0.9 to 75.2]</w:t>
            </w:r>
          </w:p>
        </w:tc>
        <w:tc>
          <w:tcPr>
            <w:tcW w:w="1405" w:type="dxa"/>
            <w:vAlign w:val="center"/>
          </w:tcPr>
          <w:p w14:paraId="5D9FF7FC" w14:textId="1504C504" w:rsidR="001C6EC4" w:rsidRPr="00025E70" w:rsidRDefault="001C6EC4" w:rsidP="001C6EC4">
            <w:pPr>
              <w:jc w:val="center"/>
              <w:rPr>
                <w:rFonts w:ascii="Calibri" w:hAnsi="Calibri" w:cs="Calibri"/>
                <w:sz w:val="14"/>
                <w:szCs w:val="14"/>
              </w:rPr>
            </w:pPr>
            <w:r w:rsidRPr="00025E70">
              <w:rPr>
                <w:rFonts w:ascii="Calibri" w:hAnsi="Calibri" w:cs="Calibri"/>
                <w:sz w:val="14"/>
                <w:szCs w:val="14"/>
              </w:rPr>
              <w:t xml:space="preserve">4.0 (n=1041) </w:t>
            </w:r>
          </w:p>
          <w:p w14:paraId="5CF96832" w14:textId="7306D768" w:rsidR="001C6EC4" w:rsidRPr="00025E70" w:rsidRDefault="001C6EC4" w:rsidP="001C6EC4">
            <w:pPr>
              <w:jc w:val="center"/>
              <w:rPr>
                <w:rFonts w:ascii="Calibri" w:hAnsi="Calibri" w:cs="Calibri"/>
                <w:sz w:val="14"/>
                <w:szCs w:val="14"/>
              </w:rPr>
            </w:pPr>
            <w:r w:rsidRPr="00025E70">
              <w:rPr>
                <w:rFonts w:ascii="Calibri" w:hAnsi="Calibri" w:cs="Calibri"/>
                <w:sz w:val="14"/>
                <w:szCs w:val="14"/>
              </w:rPr>
              <w:t>[0.4 to 54.0]</w:t>
            </w:r>
          </w:p>
          <w:p w14:paraId="671F2459" w14:textId="77777777" w:rsidR="001C6EC4" w:rsidRPr="00456896" w:rsidRDefault="001C6EC4" w:rsidP="001C6EC4">
            <w:pPr>
              <w:jc w:val="center"/>
              <w:rPr>
                <w:rFonts w:ascii="Calibri" w:hAnsi="Calibri" w:cs="Calibri"/>
                <w:sz w:val="4"/>
                <w:szCs w:val="4"/>
              </w:rPr>
            </w:pPr>
          </w:p>
          <w:p w14:paraId="5E3A1D72" w14:textId="6882B062"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6.8 (n=3261) </w:t>
            </w:r>
          </w:p>
          <w:p w14:paraId="30C25089" w14:textId="66EF1F7A"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[0.8 to 56.0]</w:t>
            </w:r>
          </w:p>
        </w:tc>
        <w:tc>
          <w:tcPr>
            <w:tcW w:w="1405" w:type="dxa"/>
            <w:vAlign w:val="center"/>
          </w:tcPr>
          <w:p w14:paraId="29986852"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 xml:space="preserve">0.4 (n=16) </w:t>
            </w:r>
          </w:p>
          <w:p w14:paraId="56E6CF61" w14:textId="1407856D" w:rsidR="001C6EC4" w:rsidRPr="00025E70" w:rsidRDefault="001C6EC4" w:rsidP="001C6EC4">
            <w:pPr>
              <w:jc w:val="center"/>
              <w:rPr>
                <w:rFonts w:ascii="Calibri" w:hAnsi="Calibri" w:cs="Calibri"/>
                <w:sz w:val="14"/>
                <w:szCs w:val="14"/>
              </w:rPr>
            </w:pPr>
            <w:r w:rsidRPr="00025E70">
              <w:rPr>
                <w:rFonts w:ascii="Calibri" w:hAnsi="Calibri" w:cs="Calibri"/>
                <w:sz w:val="14"/>
                <w:szCs w:val="14"/>
              </w:rPr>
              <w:t>[0.1 to 3.2]</w:t>
            </w:r>
          </w:p>
          <w:p w14:paraId="6FAEA1EA" w14:textId="77777777" w:rsidR="001C6EC4" w:rsidRPr="00456896" w:rsidRDefault="001C6EC4" w:rsidP="001C6EC4">
            <w:pPr>
              <w:jc w:val="center"/>
              <w:rPr>
                <w:rFonts w:ascii="Calibri" w:hAnsi="Calibri" w:cs="Calibri"/>
                <w:sz w:val="4"/>
                <w:szCs w:val="4"/>
              </w:rPr>
            </w:pPr>
          </w:p>
          <w:p w14:paraId="19867A82"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2.6 (n=53) </w:t>
            </w:r>
          </w:p>
          <w:p w14:paraId="5716814D" w14:textId="49ADB2AC"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[0.2 to 38.2]</w:t>
            </w:r>
          </w:p>
        </w:tc>
        <w:tc>
          <w:tcPr>
            <w:tcW w:w="1405" w:type="dxa"/>
            <w:vAlign w:val="center"/>
          </w:tcPr>
          <w:p w14:paraId="156B4A08" w14:textId="27AC5185" w:rsidR="001C6EC4" w:rsidRPr="00025E70" w:rsidRDefault="001C6EC4" w:rsidP="001C6EC4">
            <w:pPr>
              <w:jc w:val="center"/>
              <w:rPr>
                <w:rFonts w:ascii="Calibri" w:hAnsi="Calibri" w:cs="Calibri"/>
                <w:sz w:val="14"/>
                <w:szCs w:val="14"/>
              </w:rPr>
            </w:pPr>
            <w:r w:rsidRPr="00025E70">
              <w:rPr>
                <w:rFonts w:ascii="Calibri" w:hAnsi="Calibri" w:cs="Calibri"/>
                <w:sz w:val="14"/>
                <w:szCs w:val="14"/>
              </w:rPr>
              <w:t xml:space="preserve">4.5 (n=2116) </w:t>
            </w:r>
          </w:p>
          <w:p w14:paraId="5003CD54" w14:textId="1C4EE48C" w:rsidR="001C6EC4" w:rsidRPr="00025E70" w:rsidRDefault="001C6EC4" w:rsidP="001C6EC4">
            <w:pPr>
              <w:jc w:val="center"/>
              <w:rPr>
                <w:rFonts w:ascii="Calibri" w:hAnsi="Calibri" w:cs="Calibri"/>
                <w:sz w:val="14"/>
                <w:szCs w:val="14"/>
              </w:rPr>
            </w:pPr>
            <w:r w:rsidRPr="00025E70">
              <w:rPr>
                <w:rFonts w:ascii="Calibri" w:hAnsi="Calibri" w:cs="Calibri"/>
                <w:sz w:val="14"/>
                <w:szCs w:val="14"/>
              </w:rPr>
              <w:t>[0.4 to 61.8]</w:t>
            </w:r>
          </w:p>
          <w:p w14:paraId="3CE8E0BD" w14:textId="77777777" w:rsidR="001C6EC4" w:rsidRPr="00456896" w:rsidRDefault="001C6EC4" w:rsidP="001C6EC4">
            <w:pPr>
              <w:jc w:val="center"/>
              <w:rPr>
                <w:rFonts w:ascii="Calibri" w:hAnsi="Calibri" w:cs="Calibri"/>
                <w:sz w:val="4"/>
                <w:szCs w:val="4"/>
              </w:rPr>
            </w:pPr>
          </w:p>
          <w:p w14:paraId="4D02889A" w14:textId="19A29AB1"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7.7 (n=6259) </w:t>
            </w:r>
          </w:p>
          <w:p w14:paraId="753F62E5" w14:textId="5C34CEDD"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[0.8 to 64.4]</w:t>
            </w:r>
          </w:p>
        </w:tc>
      </w:tr>
      <w:tr w:rsidR="001C6EC4" w:rsidRPr="004F411A" w14:paraId="143FBE0C" w14:textId="77777777" w:rsidTr="00D60FCD">
        <w:tc>
          <w:tcPr>
            <w:tcW w:w="3397" w:type="dxa"/>
            <w:vAlign w:val="center"/>
          </w:tcPr>
          <w:p w14:paraId="186EB619" w14:textId="6242C2FB" w:rsidR="001C6EC4" w:rsidRPr="00A105FF" w:rsidRDefault="001C6EC4" w:rsidP="001C6EC4">
            <w:pPr>
              <w:rPr>
                <w:rFonts w:ascii="Calibri" w:hAnsi="Calibri" w:cs="Calibri"/>
                <w:b/>
                <w:bCs/>
                <w:sz w:val="18"/>
                <w:szCs w:val="18"/>
                <w:lang w:val="el-GR"/>
              </w:rPr>
            </w:pPr>
            <w:r w:rsidRPr="00A105FF">
              <w:rPr>
                <w:rFonts w:ascii="Calibri" w:hAnsi="Calibri" w:cs="Calibri"/>
                <w:b/>
                <w:bCs/>
                <w:sz w:val="18"/>
                <w:szCs w:val="18"/>
                <w:lang w:val="el-GR"/>
              </w:rPr>
              <w:t>17-ΟΗ</w:t>
            </w:r>
            <w:r>
              <w:rPr>
                <w:rFonts w:ascii="Calibri" w:hAnsi="Calibri" w:cs="Calibri"/>
                <w:b/>
                <w:bCs/>
                <w:sz w:val="18"/>
                <w:szCs w:val="18"/>
              </w:rPr>
              <w:t xml:space="preserve"> Progesterone</w:t>
            </w:r>
            <w:r w:rsidRPr="00A105FF">
              <w:rPr>
                <w:rFonts w:ascii="Calibri" w:hAnsi="Calibri" w:cs="Calibri"/>
                <w:b/>
                <w:bCs/>
                <w:sz w:val="18"/>
                <w:szCs w:val="18"/>
                <w:lang w:val="el-GR"/>
              </w:rPr>
              <w:t xml:space="preserve"> (</w:t>
            </w:r>
            <w:r>
              <w:rPr>
                <w:rFonts w:ascii="Calibri" w:hAnsi="Calibri" w:cs="Calibri"/>
                <w:b/>
                <w:bCs/>
                <w:sz w:val="18"/>
                <w:szCs w:val="18"/>
              </w:rPr>
              <w:t>nmol</w:t>
            </w:r>
            <w:r w:rsidRPr="00A105FF">
              <w:rPr>
                <w:rFonts w:ascii="Calibri" w:hAnsi="Calibri" w:cs="Calibri"/>
                <w:b/>
                <w:bCs/>
                <w:sz w:val="18"/>
                <w:szCs w:val="18"/>
                <w:lang w:val="el-GR"/>
              </w:rPr>
              <w:t>/</w:t>
            </w:r>
            <w:r>
              <w:rPr>
                <w:rFonts w:ascii="Calibri" w:hAnsi="Calibri" w:cs="Calibri"/>
                <w:b/>
                <w:bCs/>
                <w:sz w:val="18"/>
                <w:szCs w:val="18"/>
              </w:rPr>
              <w:t>ml</w:t>
            </w:r>
            <w:r w:rsidRPr="00A105FF">
              <w:rPr>
                <w:rFonts w:ascii="Calibri" w:hAnsi="Calibri" w:cs="Calibri"/>
                <w:b/>
                <w:bCs/>
                <w:sz w:val="18"/>
                <w:szCs w:val="18"/>
                <w:lang w:val="el-GR"/>
              </w:rPr>
              <w:t>)</w:t>
            </w:r>
          </w:p>
          <w:p w14:paraId="76FDAFA1" w14:textId="363F0986" w:rsidR="001C6EC4" w:rsidRPr="00A105FF" w:rsidRDefault="001C6EC4" w:rsidP="001C6EC4">
            <w:pPr>
              <w:rPr>
                <w:rFonts w:ascii="Calibri" w:hAnsi="Calibri" w:cs="Calibri"/>
                <w:b/>
                <w:bCs/>
                <w:sz w:val="18"/>
                <w:szCs w:val="18"/>
                <w:lang w:val="el-GR"/>
              </w:rPr>
            </w:pPr>
            <w:r>
              <w:rPr>
                <w:rFonts w:ascii="Calibri" w:hAnsi="Calibri" w:cs="Calibri"/>
                <w:b/>
                <w:bCs/>
                <w:sz w:val="18"/>
                <w:szCs w:val="18"/>
              </w:rPr>
              <w:t>Median (n) [Q1 to Q3</w:t>
            </w:r>
            <w:r w:rsidRPr="00A105FF">
              <w:rPr>
                <w:rFonts w:ascii="Calibri" w:hAnsi="Calibri" w:cs="Calibri"/>
                <w:b/>
                <w:bCs/>
                <w:sz w:val="18"/>
                <w:szCs w:val="18"/>
                <w:lang w:val="el-GR"/>
              </w:rPr>
              <w:t>] ‡</w:t>
            </w:r>
          </w:p>
        </w:tc>
        <w:tc>
          <w:tcPr>
            <w:tcW w:w="1404" w:type="dxa"/>
            <w:vAlign w:val="center"/>
          </w:tcPr>
          <w:p w14:paraId="7D47A3E1" w14:textId="6062BBD5" w:rsidR="001C6EC4" w:rsidRPr="00025E70" w:rsidRDefault="001C6EC4" w:rsidP="001C6EC4">
            <w:pPr>
              <w:jc w:val="center"/>
              <w:rPr>
                <w:rFonts w:ascii="Calibri" w:hAnsi="Calibri" w:cs="Calibri"/>
                <w:sz w:val="14"/>
                <w:szCs w:val="14"/>
              </w:rPr>
            </w:pPr>
            <w:r w:rsidRPr="00025E70">
              <w:rPr>
                <w:rFonts w:ascii="Calibri" w:hAnsi="Calibri" w:cs="Calibri"/>
                <w:sz w:val="14"/>
                <w:szCs w:val="14"/>
              </w:rPr>
              <w:t xml:space="preserve">18.2 (n=1380) </w:t>
            </w:r>
          </w:p>
          <w:p w14:paraId="4066DA43" w14:textId="3F107056" w:rsidR="001C6EC4" w:rsidRPr="00025E70" w:rsidRDefault="001C6EC4" w:rsidP="001C6EC4">
            <w:pPr>
              <w:jc w:val="center"/>
              <w:rPr>
                <w:rFonts w:ascii="Calibri" w:hAnsi="Calibri" w:cs="Calibri"/>
                <w:sz w:val="14"/>
                <w:szCs w:val="14"/>
              </w:rPr>
            </w:pPr>
            <w:r w:rsidRPr="00025E70">
              <w:rPr>
                <w:rFonts w:ascii="Calibri" w:hAnsi="Calibri" w:cs="Calibri"/>
                <w:sz w:val="14"/>
                <w:szCs w:val="14"/>
              </w:rPr>
              <w:t>[2.0 to 100.0]</w:t>
            </w:r>
          </w:p>
          <w:p w14:paraId="44D008FE" w14:textId="77777777" w:rsidR="001C6EC4" w:rsidRPr="00456896" w:rsidRDefault="001C6EC4" w:rsidP="001C6EC4">
            <w:pPr>
              <w:jc w:val="center"/>
              <w:rPr>
                <w:rFonts w:ascii="Calibri" w:hAnsi="Calibri" w:cs="Calibri"/>
                <w:sz w:val="4"/>
                <w:szCs w:val="4"/>
              </w:rPr>
            </w:pPr>
          </w:p>
          <w:p w14:paraId="7BF5CB24" w14:textId="46CCB73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17.0 (n=2965) </w:t>
            </w:r>
          </w:p>
          <w:p w14:paraId="1F7F203D" w14:textId="5663F078" w:rsidR="001C6EC4" w:rsidRPr="00025E70" w:rsidRDefault="001C6EC4" w:rsidP="001C6EC4">
            <w:pPr>
              <w:jc w:val="center"/>
              <w:rPr>
                <w:rFonts w:ascii="Calibri" w:hAnsi="Calibri" w:cs="Calibri"/>
                <w:i/>
                <w:iCs/>
                <w:sz w:val="14"/>
                <w:szCs w:val="14"/>
              </w:rPr>
            </w:pPr>
            <w:r w:rsidRPr="00025E70">
              <w:rPr>
                <w:rFonts w:ascii="Calibri" w:hAnsi="Calibri" w:cs="Calibri"/>
                <w:i/>
                <w:iCs/>
                <w:color w:val="7F7F7F" w:themeColor="text1" w:themeTint="80"/>
                <w:sz w:val="14"/>
                <w:szCs w:val="14"/>
              </w:rPr>
              <w:t>[2.8 to 92.1]</w:t>
            </w:r>
          </w:p>
        </w:tc>
        <w:tc>
          <w:tcPr>
            <w:tcW w:w="1405" w:type="dxa"/>
            <w:vAlign w:val="center"/>
          </w:tcPr>
          <w:p w14:paraId="6B0476E2"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 xml:space="preserve">26.9 (n=1325) </w:t>
            </w:r>
          </w:p>
          <w:p w14:paraId="2551BB2F" w14:textId="756BE3A4" w:rsidR="001C6EC4" w:rsidRPr="00025E70" w:rsidRDefault="001C6EC4" w:rsidP="001C6EC4">
            <w:pPr>
              <w:jc w:val="center"/>
              <w:rPr>
                <w:rFonts w:ascii="Calibri" w:hAnsi="Calibri" w:cs="Calibri"/>
                <w:sz w:val="14"/>
                <w:szCs w:val="14"/>
              </w:rPr>
            </w:pPr>
            <w:r w:rsidRPr="00025E70">
              <w:rPr>
                <w:rFonts w:ascii="Calibri" w:hAnsi="Calibri" w:cs="Calibri"/>
                <w:sz w:val="14"/>
                <w:szCs w:val="14"/>
              </w:rPr>
              <w:t>[3.0 to 140.0]</w:t>
            </w:r>
          </w:p>
          <w:p w14:paraId="4B86AFF3" w14:textId="77777777" w:rsidR="001C6EC4" w:rsidRPr="00456896" w:rsidRDefault="001C6EC4" w:rsidP="001C6EC4">
            <w:pPr>
              <w:jc w:val="center"/>
              <w:rPr>
                <w:rFonts w:ascii="Calibri" w:hAnsi="Calibri" w:cs="Calibri"/>
                <w:sz w:val="4"/>
                <w:szCs w:val="4"/>
              </w:rPr>
            </w:pPr>
          </w:p>
          <w:p w14:paraId="0918C7C2"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20.93 (n=3279) </w:t>
            </w:r>
          </w:p>
          <w:p w14:paraId="16B42616" w14:textId="77777777" w:rsidR="001C6EC4" w:rsidRPr="00025E70" w:rsidRDefault="001C6EC4" w:rsidP="001C6EC4">
            <w:pPr>
              <w:jc w:val="center"/>
              <w:rPr>
                <w:rFonts w:ascii="Calibri" w:hAnsi="Calibri" w:cs="Calibri"/>
                <w:i/>
                <w:iCs/>
                <w:sz w:val="14"/>
                <w:szCs w:val="14"/>
              </w:rPr>
            </w:pPr>
            <w:r w:rsidRPr="00025E70">
              <w:rPr>
                <w:rFonts w:ascii="Calibri" w:hAnsi="Calibri" w:cs="Calibri"/>
                <w:i/>
                <w:iCs/>
                <w:color w:val="7F7F7F" w:themeColor="text1" w:themeTint="80"/>
                <w:sz w:val="14"/>
                <w:szCs w:val="14"/>
              </w:rPr>
              <w:t>[2.96 to 117.61]</w:t>
            </w:r>
          </w:p>
        </w:tc>
        <w:tc>
          <w:tcPr>
            <w:tcW w:w="1405" w:type="dxa"/>
            <w:vAlign w:val="center"/>
          </w:tcPr>
          <w:p w14:paraId="1825CDD8"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 xml:space="preserve">12.1 (n=31) </w:t>
            </w:r>
          </w:p>
          <w:p w14:paraId="7D56A59E" w14:textId="530D08CE" w:rsidR="001C6EC4" w:rsidRPr="00025E70" w:rsidRDefault="001C6EC4" w:rsidP="001C6EC4">
            <w:pPr>
              <w:jc w:val="center"/>
              <w:rPr>
                <w:rFonts w:ascii="Calibri" w:hAnsi="Calibri" w:cs="Calibri"/>
                <w:sz w:val="14"/>
                <w:szCs w:val="14"/>
              </w:rPr>
            </w:pPr>
            <w:r w:rsidRPr="00025E70">
              <w:rPr>
                <w:rFonts w:ascii="Calibri" w:hAnsi="Calibri" w:cs="Calibri"/>
                <w:sz w:val="14"/>
                <w:szCs w:val="14"/>
              </w:rPr>
              <w:t>[4.0 to 62.8]</w:t>
            </w:r>
          </w:p>
          <w:p w14:paraId="001C898D" w14:textId="77777777" w:rsidR="001C6EC4" w:rsidRPr="00456896" w:rsidRDefault="001C6EC4" w:rsidP="001C6EC4">
            <w:pPr>
              <w:jc w:val="center"/>
              <w:rPr>
                <w:rFonts w:ascii="Calibri" w:hAnsi="Calibri" w:cs="Calibri"/>
                <w:sz w:val="4"/>
                <w:szCs w:val="4"/>
              </w:rPr>
            </w:pPr>
          </w:p>
          <w:p w14:paraId="61D5901B"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15.94 (n=54) </w:t>
            </w:r>
          </w:p>
          <w:p w14:paraId="59064A41" w14:textId="77777777" w:rsidR="001C6EC4" w:rsidRPr="00025E70" w:rsidRDefault="001C6EC4" w:rsidP="001C6EC4">
            <w:pPr>
              <w:jc w:val="center"/>
              <w:rPr>
                <w:rFonts w:ascii="Calibri" w:hAnsi="Calibri" w:cs="Calibri"/>
                <w:i/>
                <w:iCs/>
                <w:sz w:val="14"/>
                <w:szCs w:val="14"/>
              </w:rPr>
            </w:pPr>
            <w:r w:rsidRPr="00025E70">
              <w:rPr>
                <w:rFonts w:ascii="Calibri" w:hAnsi="Calibri" w:cs="Calibri"/>
                <w:i/>
                <w:iCs/>
                <w:color w:val="7F7F7F" w:themeColor="text1" w:themeTint="80"/>
                <w:sz w:val="14"/>
                <w:szCs w:val="14"/>
              </w:rPr>
              <w:t>[3.81 to 65.54]</w:t>
            </w:r>
          </w:p>
        </w:tc>
        <w:tc>
          <w:tcPr>
            <w:tcW w:w="1405" w:type="dxa"/>
            <w:vAlign w:val="center"/>
          </w:tcPr>
          <w:p w14:paraId="615B7DCC"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 xml:space="preserve">21.18 (n=2736) </w:t>
            </w:r>
          </w:p>
          <w:p w14:paraId="0DF5E151" w14:textId="2CDC4BB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[2.72 to 115.0]</w:t>
            </w:r>
          </w:p>
          <w:p w14:paraId="2CD18A9D" w14:textId="77777777" w:rsidR="001C6EC4" w:rsidRPr="00456896" w:rsidRDefault="001C6EC4" w:rsidP="001C6EC4">
            <w:pPr>
              <w:jc w:val="center"/>
              <w:rPr>
                <w:rFonts w:ascii="Calibri" w:hAnsi="Calibri" w:cs="Calibri"/>
                <w:sz w:val="4"/>
                <w:szCs w:val="4"/>
              </w:rPr>
            </w:pPr>
          </w:p>
          <w:p w14:paraId="7DBF669F"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18.87 (n=6298)</w:t>
            </w:r>
          </w:p>
          <w:p w14:paraId="32D0EDCE" w14:textId="77777777" w:rsidR="001C6EC4" w:rsidRPr="00025E70" w:rsidRDefault="001C6EC4" w:rsidP="001C6EC4">
            <w:pPr>
              <w:jc w:val="center"/>
              <w:rPr>
                <w:rFonts w:ascii="Calibri" w:hAnsi="Calibri" w:cs="Calibri"/>
                <w:i/>
                <w:iCs/>
                <w:sz w:val="14"/>
                <w:szCs w:val="14"/>
              </w:rPr>
            </w:pPr>
            <w:r w:rsidRPr="00025E70">
              <w:rPr>
                <w:rFonts w:ascii="Calibri" w:hAnsi="Calibri" w:cs="Calibri"/>
                <w:i/>
                <w:iCs/>
                <w:color w:val="7F7F7F" w:themeColor="text1" w:themeTint="80"/>
                <w:sz w:val="14"/>
                <w:szCs w:val="14"/>
              </w:rPr>
              <w:t xml:space="preserve"> [2.95 to 102.84]</w:t>
            </w:r>
          </w:p>
        </w:tc>
      </w:tr>
      <w:tr w:rsidR="001C6EC4" w:rsidRPr="004F411A" w14:paraId="1BBD57D9" w14:textId="77777777" w:rsidTr="00D60FCD">
        <w:tc>
          <w:tcPr>
            <w:tcW w:w="3397" w:type="dxa"/>
            <w:vAlign w:val="center"/>
          </w:tcPr>
          <w:p w14:paraId="0C223342" w14:textId="4ABCF116" w:rsidR="001C6EC4" w:rsidRPr="00A105FF" w:rsidRDefault="001C6EC4" w:rsidP="001C6EC4">
            <w:pPr>
              <w:rPr>
                <w:rFonts w:ascii="Calibri" w:hAnsi="Calibri" w:cs="Calibri"/>
                <w:b/>
                <w:bCs/>
                <w:sz w:val="18"/>
                <w:szCs w:val="18"/>
                <w:lang w:val="el-GR"/>
              </w:rPr>
            </w:pPr>
            <w:r>
              <w:rPr>
                <w:rFonts w:ascii="Calibri" w:hAnsi="Calibri" w:cs="Calibri"/>
                <w:b/>
                <w:bCs/>
                <w:sz w:val="18"/>
                <w:szCs w:val="18"/>
              </w:rPr>
              <w:t>Androstenedione (nmol/ml)</w:t>
            </w:r>
          </w:p>
          <w:p w14:paraId="6C6A8D67" w14:textId="09448077" w:rsidR="001C6EC4" w:rsidRPr="00A105FF" w:rsidRDefault="001C6EC4" w:rsidP="001C6EC4">
            <w:pPr>
              <w:rPr>
                <w:rFonts w:ascii="Calibri" w:hAnsi="Calibri" w:cs="Calibri"/>
                <w:b/>
                <w:bCs/>
                <w:sz w:val="18"/>
                <w:szCs w:val="18"/>
                <w:lang w:val="el-GR"/>
              </w:rPr>
            </w:pPr>
            <w:r>
              <w:rPr>
                <w:rFonts w:ascii="Calibri" w:hAnsi="Calibri" w:cs="Calibri"/>
                <w:b/>
                <w:bCs/>
                <w:sz w:val="18"/>
                <w:szCs w:val="18"/>
              </w:rPr>
              <w:t>Median (n) [Q1 to Q3]</w:t>
            </w:r>
            <w:r w:rsidRPr="00BC0733">
              <w:rPr>
                <w:rFonts w:ascii="Calibri" w:hAnsi="Calibri" w:cs="Calibri"/>
                <w:b/>
                <w:bCs/>
                <w:sz w:val="18"/>
                <w:szCs w:val="18"/>
                <w:lang w:val="el-GR"/>
              </w:rPr>
              <w:t xml:space="preserve"> ‡</w:t>
            </w:r>
          </w:p>
        </w:tc>
        <w:tc>
          <w:tcPr>
            <w:tcW w:w="1404" w:type="dxa"/>
            <w:vAlign w:val="center"/>
          </w:tcPr>
          <w:p w14:paraId="4EBF875A" w14:textId="4342611B" w:rsidR="001C6EC4" w:rsidRPr="00025E70" w:rsidRDefault="001C6EC4" w:rsidP="001C6EC4">
            <w:pPr>
              <w:jc w:val="center"/>
              <w:rPr>
                <w:rFonts w:ascii="Calibri" w:hAnsi="Calibri" w:cs="Calibri"/>
                <w:sz w:val="14"/>
                <w:szCs w:val="14"/>
              </w:rPr>
            </w:pPr>
            <w:r w:rsidRPr="00025E70">
              <w:rPr>
                <w:rFonts w:ascii="Calibri" w:hAnsi="Calibri" w:cs="Calibri"/>
                <w:sz w:val="14"/>
                <w:szCs w:val="14"/>
              </w:rPr>
              <w:t xml:space="preserve">0.1 (n=1285) </w:t>
            </w:r>
          </w:p>
          <w:p w14:paraId="24B866EE" w14:textId="649427E4" w:rsidR="001C6EC4" w:rsidRPr="00025E70" w:rsidRDefault="001C6EC4" w:rsidP="001C6EC4">
            <w:pPr>
              <w:jc w:val="center"/>
              <w:rPr>
                <w:rFonts w:ascii="Calibri" w:hAnsi="Calibri" w:cs="Calibri"/>
                <w:sz w:val="14"/>
                <w:szCs w:val="14"/>
              </w:rPr>
            </w:pPr>
            <w:r w:rsidRPr="00025E70">
              <w:rPr>
                <w:rFonts w:ascii="Calibri" w:hAnsi="Calibri" w:cs="Calibri"/>
                <w:sz w:val="14"/>
                <w:szCs w:val="14"/>
              </w:rPr>
              <w:t>[0.1 to 3.0]</w:t>
            </w:r>
          </w:p>
          <w:p w14:paraId="51518D21" w14:textId="77777777" w:rsidR="001C6EC4" w:rsidRPr="00456896" w:rsidRDefault="001C6EC4" w:rsidP="001C6EC4">
            <w:pPr>
              <w:jc w:val="center"/>
              <w:rPr>
                <w:rFonts w:ascii="Calibri" w:hAnsi="Calibri" w:cs="Calibri"/>
                <w:sz w:val="4"/>
                <w:szCs w:val="4"/>
              </w:rPr>
            </w:pPr>
          </w:p>
          <w:p w14:paraId="553B730E" w14:textId="22CB42ED"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0.5 (n=2960) </w:t>
            </w:r>
          </w:p>
          <w:p w14:paraId="40A00E91" w14:textId="45D38709" w:rsidR="001C6EC4" w:rsidRPr="00025E70" w:rsidRDefault="001C6EC4" w:rsidP="001C6EC4">
            <w:pPr>
              <w:jc w:val="center"/>
              <w:rPr>
                <w:rFonts w:ascii="Calibri" w:hAnsi="Calibri" w:cs="Calibri"/>
                <w:i/>
                <w:iCs/>
                <w:sz w:val="14"/>
                <w:szCs w:val="14"/>
              </w:rPr>
            </w:pPr>
            <w:r w:rsidRPr="00025E70">
              <w:rPr>
                <w:rFonts w:ascii="Calibri" w:hAnsi="Calibri" w:cs="Calibri"/>
                <w:i/>
                <w:iCs/>
                <w:color w:val="7F7F7F" w:themeColor="text1" w:themeTint="80"/>
                <w:sz w:val="14"/>
                <w:szCs w:val="14"/>
              </w:rPr>
              <w:t>[0.1 to 2.6]</w:t>
            </w:r>
          </w:p>
        </w:tc>
        <w:tc>
          <w:tcPr>
            <w:tcW w:w="1405" w:type="dxa"/>
            <w:vAlign w:val="center"/>
          </w:tcPr>
          <w:p w14:paraId="575BB9E0" w14:textId="37E36C81" w:rsidR="001C6EC4" w:rsidRPr="00025E70" w:rsidRDefault="001C6EC4" w:rsidP="001C6EC4">
            <w:pPr>
              <w:jc w:val="center"/>
              <w:rPr>
                <w:rFonts w:ascii="Calibri" w:hAnsi="Calibri" w:cs="Calibri"/>
                <w:sz w:val="14"/>
                <w:szCs w:val="14"/>
              </w:rPr>
            </w:pPr>
            <w:r w:rsidRPr="00025E70">
              <w:rPr>
                <w:rFonts w:ascii="Calibri" w:hAnsi="Calibri" w:cs="Calibri"/>
                <w:sz w:val="14"/>
                <w:szCs w:val="14"/>
              </w:rPr>
              <w:t xml:space="preserve">1.0 (n=1211) </w:t>
            </w:r>
          </w:p>
          <w:p w14:paraId="74F6A11C" w14:textId="5EF04633" w:rsidR="001C6EC4" w:rsidRPr="00025E70" w:rsidRDefault="001C6EC4" w:rsidP="001C6EC4">
            <w:pPr>
              <w:jc w:val="center"/>
              <w:rPr>
                <w:rFonts w:ascii="Calibri" w:hAnsi="Calibri" w:cs="Calibri"/>
                <w:sz w:val="14"/>
                <w:szCs w:val="14"/>
              </w:rPr>
            </w:pPr>
            <w:r w:rsidRPr="00025E70">
              <w:rPr>
                <w:rFonts w:ascii="Calibri" w:hAnsi="Calibri" w:cs="Calibri"/>
                <w:sz w:val="14"/>
                <w:szCs w:val="14"/>
              </w:rPr>
              <w:t>[0.1 to 6.0]</w:t>
            </w:r>
          </w:p>
          <w:p w14:paraId="348FAE1A" w14:textId="77777777" w:rsidR="001C6EC4" w:rsidRPr="00456896" w:rsidRDefault="001C6EC4" w:rsidP="001C6EC4">
            <w:pPr>
              <w:jc w:val="center"/>
              <w:rPr>
                <w:rFonts w:ascii="Calibri" w:hAnsi="Calibri" w:cs="Calibri"/>
                <w:sz w:val="4"/>
                <w:szCs w:val="4"/>
              </w:rPr>
            </w:pPr>
          </w:p>
          <w:p w14:paraId="05432D3B" w14:textId="42C1FBE0"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1.0 (n=3270) </w:t>
            </w:r>
          </w:p>
          <w:p w14:paraId="0716E9E6" w14:textId="26E8A90D" w:rsidR="001C6EC4" w:rsidRPr="00025E70" w:rsidRDefault="001C6EC4" w:rsidP="001C6EC4">
            <w:pPr>
              <w:jc w:val="center"/>
              <w:rPr>
                <w:rFonts w:ascii="Calibri" w:hAnsi="Calibri" w:cs="Calibri"/>
                <w:i/>
                <w:iCs/>
                <w:sz w:val="14"/>
                <w:szCs w:val="14"/>
              </w:rPr>
            </w:pPr>
            <w:r w:rsidRPr="00025E70">
              <w:rPr>
                <w:rFonts w:ascii="Calibri" w:hAnsi="Calibri" w:cs="Calibri"/>
                <w:i/>
                <w:iCs/>
                <w:color w:val="7F7F7F" w:themeColor="text1" w:themeTint="80"/>
                <w:sz w:val="14"/>
                <w:szCs w:val="14"/>
              </w:rPr>
              <w:t>[0.1 to 5.0]</w:t>
            </w:r>
          </w:p>
        </w:tc>
        <w:tc>
          <w:tcPr>
            <w:tcW w:w="1405" w:type="dxa"/>
            <w:vAlign w:val="center"/>
          </w:tcPr>
          <w:p w14:paraId="1517D6DA" w14:textId="46AA280C" w:rsidR="001C6EC4" w:rsidRPr="00025E70" w:rsidRDefault="001C6EC4" w:rsidP="001C6EC4">
            <w:pPr>
              <w:jc w:val="center"/>
              <w:rPr>
                <w:rFonts w:ascii="Calibri" w:hAnsi="Calibri" w:cs="Calibri"/>
                <w:sz w:val="14"/>
                <w:szCs w:val="14"/>
              </w:rPr>
            </w:pPr>
            <w:r w:rsidRPr="00025E70">
              <w:rPr>
                <w:rFonts w:ascii="Calibri" w:hAnsi="Calibri" w:cs="Calibri"/>
                <w:sz w:val="14"/>
                <w:szCs w:val="14"/>
              </w:rPr>
              <w:t xml:space="preserve">0.1 (n=29) </w:t>
            </w:r>
          </w:p>
          <w:p w14:paraId="4E9A28CF" w14:textId="08CF236A" w:rsidR="001C6EC4" w:rsidRPr="00025E70" w:rsidRDefault="001C6EC4" w:rsidP="001C6EC4">
            <w:pPr>
              <w:jc w:val="center"/>
              <w:rPr>
                <w:rFonts w:ascii="Calibri" w:hAnsi="Calibri" w:cs="Calibri"/>
                <w:sz w:val="14"/>
                <w:szCs w:val="14"/>
              </w:rPr>
            </w:pPr>
            <w:r w:rsidRPr="00025E70">
              <w:rPr>
                <w:rFonts w:ascii="Calibri" w:hAnsi="Calibri" w:cs="Calibri"/>
                <w:sz w:val="14"/>
                <w:szCs w:val="14"/>
              </w:rPr>
              <w:t>[0.1 to 1.0]</w:t>
            </w:r>
          </w:p>
          <w:p w14:paraId="0B1C6F35" w14:textId="77777777" w:rsidR="001C6EC4" w:rsidRPr="00456896" w:rsidRDefault="001C6EC4" w:rsidP="001C6EC4">
            <w:pPr>
              <w:jc w:val="center"/>
              <w:rPr>
                <w:rFonts w:ascii="Calibri" w:hAnsi="Calibri" w:cs="Calibri"/>
                <w:sz w:val="4"/>
                <w:szCs w:val="4"/>
              </w:rPr>
            </w:pPr>
          </w:p>
          <w:p w14:paraId="5CE30E35" w14:textId="0D8E3ED3"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0.2 (n=53) </w:t>
            </w:r>
          </w:p>
          <w:p w14:paraId="0DA4EBD0" w14:textId="7B6CDD65" w:rsidR="001C6EC4" w:rsidRPr="00025E70" w:rsidRDefault="001C6EC4" w:rsidP="001C6EC4">
            <w:pPr>
              <w:jc w:val="center"/>
              <w:rPr>
                <w:rFonts w:ascii="Calibri" w:hAnsi="Calibri" w:cs="Calibri"/>
                <w:i/>
                <w:iCs/>
                <w:sz w:val="14"/>
                <w:szCs w:val="14"/>
              </w:rPr>
            </w:pPr>
            <w:r w:rsidRPr="00025E70">
              <w:rPr>
                <w:rFonts w:ascii="Calibri" w:hAnsi="Calibri" w:cs="Calibri"/>
                <w:i/>
                <w:iCs/>
                <w:color w:val="7F7F7F" w:themeColor="text1" w:themeTint="80"/>
                <w:sz w:val="14"/>
                <w:szCs w:val="14"/>
              </w:rPr>
              <w:t>[0.1 to 1.2]</w:t>
            </w:r>
          </w:p>
        </w:tc>
        <w:tc>
          <w:tcPr>
            <w:tcW w:w="1405" w:type="dxa"/>
            <w:vAlign w:val="center"/>
          </w:tcPr>
          <w:p w14:paraId="0AF734E7"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 xml:space="preserve">0.7 (n=2525) </w:t>
            </w:r>
          </w:p>
          <w:p w14:paraId="48B52715" w14:textId="4B3B8BC4" w:rsidR="001C6EC4" w:rsidRPr="00025E70" w:rsidRDefault="001C6EC4" w:rsidP="001C6EC4">
            <w:pPr>
              <w:jc w:val="center"/>
              <w:rPr>
                <w:rFonts w:ascii="Calibri" w:hAnsi="Calibri" w:cs="Calibri"/>
                <w:sz w:val="14"/>
                <w:szCs w:val="14"/>
              </w:rPr>
            </w:pPr>
            <w:r w:rsidRPr="00025E70">
              <w:rPr>
                <w:rFonts w:ascii="Calibri" w:hAnsi="Calibri" w:cs="Calibri"/>
                <w:sz w:val="14"/>
                <w:szCs w:val="14"/>
              </w:rPr>
              <w:t>[0.1 to 3.5]</w:t>
            </w:r>
          </w:p>
          <w:p w14:paraId="68A92E10" w14:textId="77777777" w:rsidR="001C6EC4" w:rsidRPr="00456896" w:rsidRDefault="001C6EC4" w:rsidP="001C6EC4">
            <w:pPr>
              <w:jc w:val="center"/>
              <w:rPr>
                <w:rFonts w:ascii="Calibri" w:hAnsi="Calibri" w:cs="Calibri"/>
                <w:sz w:val="4"/>
                <w:szCs w:val="4"/>
              </w:rPr>
            </w:pPr>
          </w:p>
          <w:p w14:paraId="5B6FBB38" w14:textId="466DC4DB"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0.8 (n=6283)</w:t>
            </w:r>
          </w:p>
          <w:p w14:paraId="3D59090F" w14:textId="5724FE7D" w:rsidR="001C6EC4" w:rsidRPr="00025E70" w:rsidRDefault="001C6EC4" w:rsidP="001C6EC4">
            <w:pPr>
              <w:jc w:val="center"/>
              <w:rPr>
                <w:rFonts w:ascii="Calibri" w:hAnsi="Calibri" w:cs="Calibri"/>
                <w:i/>
                <w:iCs/>
                <w:sz w:val="14"/>
                <w:szCs w:val="14"/>
              </w:rPr>
            </w:pPr>
            <w:r w:rsidRPr="00025E70">
              <w:rPr>
                <w:rFonts w:ascii="Calibri" w:hAnsi="Calibri" w:cs="Calibri"/>
                <w:i/>
                <w:iCs/>
                <w:color w:val="7F7F7F" w:themeColor="text1" w:themeTint="80"/>
                <w:sz w:val="14"/>
                <w:szCs w:val="14"/>
              </w:rPr>
              <w:t>[0.1 to 3.6]</w:t>
            </w:r>
          </w:p>
        </w:tc>
      </w:tr>
    </w:tbl>
    <w:p w14:paraId="2BAEA461" w14:textId="7E02C0A6" w:rsidR="00CA3A66" w:rsidRPr="00025E70" w:rsidRDefault="006050C5" w:rsidP="00CA3A66">
      <w:pPr>
        <w:spacing w:after="0" w:line="240" w:lineRule="auto"/>
        <w:rPr>
          <w:rFonts w:ascii="Calibri" w:hAnsi="Calibri" w:cs="Calibri"/>
          <w:sz w:val="8"/>
          <w:szCs w:val="8"/>
        </w:rPr>
      </w:pPr>
      <w:r w:rsidRPr="00025E70">
        <w:rPr>
          <w:rFonts w:ascii="Calibri" w:hAnsi="Calibri" w:cs="Calibri"/>
          <w:sz w:val="8"/>
          <w:szCs w:val="8"/>
        </w:rPr>
        <w:t>n=</w:t>
      </w:r>
      <w:r w:rsidR="00CA3A66" w:rsidRPr="00025E70">
        <w:rPr>
          <w:rFonts w:ascii="Calibri" w:hAnsi="Calibri" w:cs="Calibri"/>
          <w:sz w:val="8"/>
          <w:szCs w:val="8"/>
        </w:rPr>
        <w:t xml:space="preserve">Number, </w:t>
      </w:r>
      <w:r w:rsidRPr="00025E70">
        <w:rPr>
          <w:rFonts w:ascii="Calibri" w:hAnsi="Calibri" w:cs="Calibri"/>
          <w:sz w:val="8"/>
          <w:szCs w:val="8"/>
        </w:rPr>
        <w:t>BSA=</w:t>
      </w:r>
      <w:r w:rsidR="00CA3A66" w:rsidRPr="00025E70">
        <w:rPr>
          <w:rFonts w:ascii="Calibri" w:hAnsi="Calibri" w:cs="Calibri"/>
          <w:sz w:val="8"/>
          <w:szCs w:val="8"/>
        </w:rPr>
        <w:t>Body surface area;</w:t>
      </w:r>
      <w:r w:rsidR="00B41401" w:rsidRPr="00025E70">
        <w:rPr>
          <w:rFonts w:ascii="Calibri" w:hAnsi="Calibri" w:cs="Calibri"/>
          <w:sz w:val="8"/>
          <w:szCs w:val="8"/>
        </w:rPr>
        <w:t xml:space="preserve"> </w:t>
      </w:r>
      <w:r w:rsidRPr="00025E70">
        <w:rPr>
          <w:rFonts w:ascii="Calibri" w:hAnsi="Calibri" w:cs="Calibri"/>
          <w:sz w:val="8"/>
          <w:szCs w:val="8"/>
        </w:rPr>
        <w:t>Q1=</w:t>
      </w:r>
      <w:r w:rsidR="00B41401" w:rsidRPr="00025E70">
        <w:rPr>
          <w:rFonts w:ascii="Calibri" w:hAnsi="Calibri" w:cs="Calibri"/>
          <w:sz w:val="8"/>
          <w:szCs w:val="8"/>
        </w:rPr>
        <w:t xml:space="preserve">Quartile 1; </w:t>
      </w:r>
      <w:r w:rsidRPr="00025E70">
        <w:rPr>
          <w:rFonts w:ascii="Calibri" w:hAnsi="Calibri" w:cs="Calibri"/>
          <w:sz w:val="8"/>
          <w:szCs w:val="8"/>
        </w:rPr>
        <w:t>Q3=</w:t>
      </w:r>
      <w:r w:rsidR="00B41401" w:rsidRPr="00025E70">
        <w:rPr>
          <w:rFonts w:ascii="Calibri" w:hAnsi="Calibri" w:cs="Calibri"/>
          <w:sz w:val="8"/>
          <w:szCs w:val="8"/>
        </w:rPr>
        <w:t>Quartile 3</w:t>
      </w:r>
      <w:r w:rsidR="005B78A5" w:rsidRPr="00025E70">
        <w:rPr>
          <w:rFonts w:ascii="Calibri" w:hAnsi="Calibri" w:cs="Calibri"/>
          <w:sz w:val="8"/>
          <w:szCs w:val="8"/>
        </w:rPr>
        <w:t>; SDS</w:t>
      </w:r>
      <w:r w:rsidRPr="00025E70">
        <w:rPr>
          <w:rFonts w:ascii="Calibri" w:hAnsi="Calibri" w:cs="Calibri"/>
          <w:sz w:val="8"/>
          <w:szCs w:val="8"/>
        </w:rPr>
        <w:t>=Standard deviation score</w:t>
      </w:r>
    </w:p>
    <w:p w14:paraId="65E4F19B" w14:textId="77777777" w:rsidR="00CA3A66" w:rsidRPr="00025E70" w:rsidRDefault="00CA3A66" w:rsidP="00CA3A66">
      <w:pPr>
        <w:spacing w:after="0" w:line="240" w:lineRule="auto"/>
        <w:rPr>
          <w:rFonts w:ascii="Calibri" w:hAnsi="Calibri" w:cs="Calibri"/>
          <w:sz w:val="8"/>
          <w:szCs w:val="8"/>
        </w:rPr>
      </w:pPr>
      <w:r w:rsidRPr="00025E70">
        <w:rPr>
          <w:rFonts w:ascii="Calibri" w:hAnsi="Calibri" w:cs="Calibri"/>
          <w:sz w:val="8"/>
          <w:szCs w:val="8"/>
        </w:rPr>
        <w:t>‡Normal font, black text = original data; Italics, grey text = imputed data (mean of median and quartiles calculated on each imputed data set)</w:t>
      </w:r>
    </w:p>
    <w:p w14:paraId="790D152D" w14:textId="77777777" w:rsidR="00F37C19" w:rsidRPr="00025E70" w:rsidRDefault="00F37C19" w:rsidP="00F37C19">
      <w:pPr>
        <w:spacing w:after="0" w:line="240" w:lineRule="auto"/>
        <w:rPr>
          <w:rFonts w:ascii="Calibri" w:hAnsi="Calibri" w:cs="Calibri"/>
          <w:sz w:val="8"/>
          <w:szCs w:val="8"/>
        </w:rPr>
      </w:pPr>
      <w:r w:rsidRPr="00025E70">
        <w:rPr>
          <w:rFonts w:ascii="Calibri" w:hAnsi="Calibri" w:cs="Calibri"/>
          <w:sz w:val="8"/>
          <w:szCs w:val="8"/>
        </w:rPr>
        <w:t>*</w:t>
      </w:r>
      <w:proofErr w:type="gramStart"/>
      <w:r w:rsidRPr="00025E70">
        <w:rPr>
          <w:rFonts w:ascii="Calibri" w:hAnsi="Calibri" w:cs="Calibri"/>
          <w:sz w:val="8"/>
          <w:szCs w:val="8"/>
        </w:rPr>
        <w:t>remaining</w:t>
      </w:r>
      <w:proofErr w:type="gramEnd"/>
      <w:r w:rsidRPr="00025E70">
        <w:rPr>
          <w:rFonts w:ascii="Calibri" w:hAnsi="Calibri" w:cs="Calibri"/>
          <w:sz w:val="8"/>
          <w:szCs w:val="8"/>
        </w:rPr>
        <w:t xml:space="preserve"> visits patients prescribed either cortisone acetate (n=352), dexamethasone (134), prednisone (37), prednisolone (105), methylprednisolone (1), mixed dosing (59) or no glucocorticoid (86) (Table S5)</w:t>
      </w:r>
    </w:p>
    <w:p w14:paraId="1A930D11" w14:textId="486D2504" w:rsidR="008F3736" w:rsidRPr="004F411A" w:rsidRDefault="00F37C19">
      <w:pPr>
        <w:rPr>
          <w:rFonts w:ascii="Calibri" w:eastAsiaTheme="majorEastAsia" w:hAnsi="Calibri" w:cs="Calibri"/>
          <w:color w:val="0F4761" w:themeColor="accent1" w:themeShade="BF"/>
          <w:sz w:val="32"/>
          <w:szCs w:val="32"/>
        </w:rPr>
      </w:pPr>
      <w:r w:rsidRPr="00025E70">
        <w:rPr>
          <w:rFonts w:ascii="Calibri" w:hAnsi="Calibri" w:cs="Calibri"/>
          <w:sz w:val="8"/>
          <w:szCs w:val="8"/>
        </w:rPr>
        <w:t>†Hydrocortisone equivalent calculated by multiplying preparations by the following factors: prednisolone/prednisone x4; dexamethasone x80; cortisone acetate x0.8; methylprednisolone x5 (Table S2 for full frequency tables of preparations)</w:t>
      </w:r>
      <w:r w:rsidR="008F3736" w:rsidRPr="004F411A">
        <w:rPr>
          <w:rFonts w:ascii="Calibri" w:hAnsi="Calibri" w:cs="Calibri"/>
        </w:rPr>
        <w:br w:type="page"/>
      </w:r>
    </w:p>
    <w:p w14:paraId="71A3ECC8" w14:textId="77777777" w:rsidR="00836CA4" w:rsidRDefault="00836CA4" w:rsidP="00836CA4">
      <w:pPr>
        <w:pStyle w:val="Heading2"/>
        <w:rPr>
          <w:ins w:id="1" w:author="Neil Lawrence" w:date="2025-03-05T05:30:00Z"/>
          <w:rFonts w:ascii="Calibri" w:hAnsi="Calibri" w:cs="Calibri"/>
        </w:rPr>
      </w:pPr>
      <w:ins w:id="2" w:author="Neil Lawrence" w:date="2025-03-05T05:30:00Z">
        <w:r>
          <w:rPr>
            <w:rFonts w:ascii="Calibri" w:hAnsi="Calibri" w:cs="Calibri"/>
          </w:rPr>
          <w:lastRenderedPageBreak/>
          <w:t>Table S5 – Time of day of biomarker measurements</w:t>
        </w:r>
      </w:ins>
    </w:p>
    <w:p w14:paraId="51529429" w14:textId="1EEC03F1" w:rsidR="003F7FF0" w:rsidRPr="003F7FF0" w:rsidRDefault="003F7FF0">
      <w:pPr>
        <w:rPr>
          <w:rPrChange w:id="3" w:author="Neil Lawrence" w:date="2025-03-04T10:43:00Z">
            <w:rPr>
              <w:rFonts w:ascii="Calibri" w:hAnsi="Calibri" w:cs="Calibri"/>
            </w:rPr>
          </w:rPrChange>
        </w:rPr>
        <w:pPrChange w:id="4" w:author="Neil Lawrence" w:date="2025-03-04T10:43:00Z">
          <w:pPr>
            <w:pStyle w:val="Heading2"/>
          </w:pPr>
        </w:pPrChange>
      </w:pPr>
    </w:p>
    <w:tbl>
      <w:tblPr>
        <w:tblStyle w:val="TableGrid"/>
        <w:tblW w:w="9072" w:type="dxa"/>
        <w:tblLayout w:type="fixed"/>
        <w:tblLook w:val="04A0" w:firstRow="1" w:lastRow="0" w:firstColumn="1" w:lastColumn="0" w:noHBand="0" w:noVBand="1"/>
      </w:tblPr>
      <w:tblGrid>
        <w:gridCol w:w="3151"/>
        <w:gridCol w:w="1481"/>
        <w:gridCol w:w="1480"/>
        <w:gridCol w:w="1480"/>
        <w:gridCol w:w="1480"/>
      </w:tblGrid>
      <w:tr w:rsidR="00836CA4" w:rsidRPr="0024581D" w14:paraId="4F528F0B" w14:textId="77777777" w:rsidTr="00836CA4">
        <w:trPr>
          <w:trHeight w:val="454"/>
          <w:ins w:id="5" w:author="Neil Lawrence" w:date="2025-03-05T05:33:00Z"/>
        </w:trPr>
        <w:tc>
          <w:tcPr>
            <w:tcW w:w="3151" w:type="dxa"/>
            <w:vAlign w:val="center"/>
          </w:tcPr>
          <w:p w14:paraId="71F74FAA" w14:textId="77777777" w:rsidR="00836CA4" w:rsidRPr="00062C29" w:rsidRDefault="00836CA4" w:rsidP="00062C29">
            <w:pPr>
              <w:jc w:val="right"/>
              <w:rPr>
                <w:ins w:id="6" w:author="Neil Lawrence" w:date="2025-03-05T05:33:00Z"/>
                <w:rFonts w:ascii="Calibri" w:hAnsi="Calibri" w:cs="Calibri"/>
                <w:b/>
                <w:bCs/>
                <w:sz w:val="18"/>
                <w:szCs w:val="18"/>
              </w:rPr>
            </w:pPr>
            <w:ins w:id="7" w:author="Neil Lawrence" w:date="2025-03-05T05:33:00Z">
              <w:r w:rsidRPr="00062C29">
                <w:rPr>
                  <w:rFonts w:ascii="Calibri" w:hAnsi="Calibri" w:cs="Calibri"/>
                  <w:b/>
                  <w:bCs/>
                  <w:sz w:val="18"/>
                  <w:szCs w:val="18"/>
                </w:rPr>
                <w:t>Sex assigned at birth:</w:t>
              </w:r>
            </w:ins>
          </w:p>
        </w:tc>
        <w:tc>
          <w:tcPr>
            <w:tcW w:w="1481" w:type="dxa"/>
            <w:vAlign w:val="center"/>
          </w:tcPr>
          <w:p w14:paraId="37B83281" w14:textId="77777777" w:rsidR="00836CA4" w:rsidRPr="00062C29" w:rsidRDefault="00836CA4" w:rsidP="00062C29">
            <w:pPr>
              <w:jc w:val="center"/>
              <w:rPr>
                <w:ins w:id="8" w:author="Neil Lawrence" w:date="2025-03-05T05:33:00Z"/>
                <w:rFonts w:ascii="Calibri" w:hAnsi="Calibri" w:cs="Calibri"/>
                <w:b/>
                <w:bCs/>
                <w:sz w:val="18"/>
                <w:szCs w:val="18"/>
              </w:rPr>
            </w:pPr>
            <w:ins w:id="9" w:author="Neil Lawrence" w:date="2025-03-05T05:33:00Z">
              <w:r w:rsidRPr="00062C29">
                <w:rPr>
                  <w:rFonts w:ascii="Calibri" w:hAnsi="Calibri" w:cs="Calibri"/>
                  <w:b/>
                  <w:bCs/>
                  <w:sz w:val="18"/>
                  <w:szCs w:val="18"/>
                </w:rPr>
                <w:t>Male</w:t>
              </w:r>
            </w:ins>
          </w:p>
        </w:tc>
        <w:tc>
          <w:tcPr>
            <w:tcW w:w="1480" w:type="dxa"/>
            <w:vAlign w:val="center"/>
          </w:tcPr>
          <w:p w14:paraId="3076618C" w14:textId="77777777" w:rsidR="00836CA4" w:rsidRPr="00062C29" w:rsidRDefault="00836CA4" w:rsidP="00062C29">
            <w:pPr>
              <w:jc w:val="center"/>
              <w:rPr>
                <w:ins w:id="10" w:author="Neil Lawrence" w:date="2025-03-05T05:33:00Z"/>
                <w:rFonts w:ascii="Calibri" w:hAnsi="Calibri" w:cs="Calibri"/>
                <w:b/>
                <w:bCs/>
                <w:sz w:val="18"/>
                <w:szCs w:val="18"/>
              </w:rPr>
            </w:pPr>
            <w:ins w:id="11" w:author="Neil Lawrence" w:date="2025-03-05T05:33:00Z">
              <w:r w:rsidRPr="00062C29">
                <w:rPr>
                  <w:rFonts w:ascii="Calibri" w:hAnsi="Calibri" w:cs="Calibri"/>
                  <w:b/>
                  <w:bCs/>
                  <w:sz w:val="18"/>
                  <w:szCs w:val="18"/>
                </w:rPr>
                <w:t>Female</w:t>
              </w:r>
            </w:ins>
          </w:p>
        </w:tc>
        <w:tc>
          <w:tcPr>
            <w:tcW w:w="1480" w:type="dxa"/>
            <w:vAlign w:val="center"/>
          </w:tcPr>
          <w:p w14:paraId="4888F3CD" w14:textId="77777777" w:rsidR="00836CA4" w:rsidRPr="00062C29" w:rsidRDefault="00836CA4" w:rsidP="00062C29">
            <w:pPr>
              <w:jc w:val="center"/>
              <w:rPr>
                <w:ins w:id="12" w:author="Neil Lawrence" w:date="2025-03-05T05:33:00Z"/>
                <w:rFonts w:ascii="Calibri" w:hAnsi="Calibri" w:cs="Calibri"/>
                <w:b/>
                <w:bCs/>
                <w:sz w:val="18"/>
                <w:szCs w:val="18"/>
              </w:rPr>
            </w:pPr>
            <w:ins w:id="13" w:author="Neil Lawrence" w:date="2025-03-05T05:33:00Z">
              <w:r w:rsidRPr="00062C29">
                <w:rPr>
                  <w:rFonts w:ascii="Calibri" w:hAnsi="Calibri" w:cs="Calibri"/>
                  <w:b/>
                  <w:bCs/>
                  <w:sz w:val="18"/>
                  <w:szCs w:val="18"/>
                </w:rPr>
                <w:t xml:space="preserve">Not assigned </w:t>
              </w:r>
            </w:ins>
          </w:p>
        </w:tc>
        <w:tc>
          <w:tcPr>
            <w:tcW w:w="1480" w:type="dxa"/>
            <w:vAlign w:val="center"/>
          </w:tcPr>
          <w:p w14:paraId="48FDE54D" w14:textId="77777777" w:rsidR="00836CA4" w:rsidRPr="00062C29" w:rsidRDefault="00836CA4" w:rsidP="00062C29">
            <w:pPr>
              <w:jc w:val="center"/>
              <w:rPr>
                <w:ins w:id="14" w:author="Neil Lawrence" w:date="2025-03-05T05:33:00Z"/>
                <w:rFonts w:ascii="Calibri" w:hAnsi="Calibri" w:cs="Calibri"/>
                <w:b/>
                <w:bCs/>
                <w:sz w:val="18"/>
                <w:szCs w:val="18"/>
              </w:rPr>
            </w:pPr>
            <w:ins w:id="15" w:author="Neil Lawrence" w:date="2025-03-05T05:33:00Z">
              <w:r w:rsidRPr="00062C29">
                <w:rPr>
                  <w:rFonts w:ascii="Calibri" w:hAnsi="Calibri" w:cs="Calibri"/>
                  <w:b/>
                  <w:bCs/>
                  <w:sz w:val="18"/>
                  <w:szCs w:val="18"/>
                </w:rPr>
                <w:t>Total sample</w:t>
              </w:r>
            </w:ins>
          </w:p>
        </w:tc>
      </w:tr>
      <w:tr w:rsidR="00836CA4" w:rsidRPr="0024581D" w14:paraId="213FD0D0" w14:textId="77777777" w:rsidTr="00836CA4">
        <w:trPr>
          <w:trHeight w:val="340"/>
          <w:ins w:id="16" w:author="Neil Lawrence" w:date="2025-03-05T05:33:00Z"/>
        </w:trPr>
        <w:tc>
          <w:tcPr>
            <w:tcW w:w="9072" w:type="dxa"/>
            <w:gridSpan w:val="5"/>
            <w:vAlign w:val="center"/>
          </w:tcPr>
          <w:p w14:paraId="089041FA" w14:textId="77777777" w:rsidR="00836CA4" w:rsidRPr="000F3790" w:rsidRDefault="00836CA4" w:rsidP="00062C29">
            <w:pPr>
              <w:rPr>
                <w:ins w:id="17" w:author="Neil Lawrence" w:date="2025-03-05T05:33:00Z"/>
                <w:rFonts w:ascii="Calibri" w:hAnsi="Calibri" w:cs="Calibri"/>
                <w:sz w:val="18"/>
                <w:szCs w:val="18"/>
              </w:rPr>
            </w:pPr>
            <w:ins w:id="18" w:author="Neil Lawrence" w:date="2025-03-05T05:33:00Z">
              <w:r w:rsidRPr="00062C29">
                <w:rPr>
                  <w:rFonts w:ascii="Calibri" w:hAnsi="Calibri" w:cs="Calibri"/>
                  <w:b/>
                  <w:bCs/>
                  <w:sz w:val="18"/>
                  <w:szCs w:val="18"/>
                </w:rPr>
                <w:t>Renin</w:t>
              </w:r>
              <w:r>
                <w:rPr>
                  <w:rFonts w:ascii="Calibri" w:hAnsi="Calibri" w:cs="Calibri"/>
                  <w:b/>
                  <w:bCs/>
                  <w:sz w:val="18"/>
                  <w:szCs w:val="18"/>
                </w:rPr>
                <w:t>:</w:t>
              </w:r>
            </w:ins>
          </w:p>
        </w:tc>
      </w:tr>
      <w:tr w:rsidR="00836CA4" w:rsidRPr="0024581D" w14:paraId="259254CA" w14:textId="77777777" w:rsidTr="00836CA4">
        <w:trPr>
          <w:ins w:id="19" w:author="Neil Lawrence" w:date="2025-03-05T05:33:00Z"/>
        </w:trPr>
        <w:tc>
          <w:tcPr>
            <w:tcW w:w="3151" w:type="dxa"/>
            <w:vAlign w:val="center"/>
          </w:tcPr>
          <w:p w14:paraId="283A8FDC" w14:textId="77777777" w:rsidR="00836CA4" w:rsidRPr="0024581D" w:rsidRDefault="00836CA4" w:rsidP="00062C29">
            <w:pPr>
              <w:rPr>
                <w:ins w:id="20" w:author="Neil Lawrence" w:date="2025-03-05T05:33:00Z"/>
                <w:rFonts w:ascii="Calibri" w:hAnsi="Calibri" w:cs="Calibri"/>
                <w:b/>
                <w:bCs/>
                <w:sz w:val="18"/>
                <w:szCs w:val="18"/>
              </w:rPr>
            </w:pPr>
            <w:ins w:id="21" w:author="Neil Lawrence" w:date="2025-03-05T05:33:00Z">
              <w:r w:rsidRPr="00062C29">
                <w:rPr>
                  <w:rFonts w:ascii="Calibri" w:hAnsi="Calibri" w:cs="Calibri"/>
                  <w:sz w:val="18"/>
                  <w:szCs w:val="18"/>
                </w:rPr>
                <w:t xml:space="preserve">Median (IQR) of </w:t>
              </w:r>
              <w:r>
                <w:rPr>
                  <w:rFonts w:ascii="Calibri" w:hAnsi="Calibri" w:cs="Calibri"/>
                  <w:sz w:val="18"/>
                  <w:szCs w:val="18"/>
                </w:rPr>
                <w:t>measurements</w:t>
              </w:r>
              <w:r w:rsidRPr="00062C29">
                <w:rPr>
                  <w:rFonts w:ascii="Calibri" w:hAnsi="Calibri" w:cs="Calibri"/>
                  <w:sz w:val="18"/>
                  <w:szCs w:val="18"/>
                </w:rPr>
                <w:t xml:space="preserve"> with time of reading (µIU/ml)</w:t>
              </w:r>
            </w:ins>
          </w:p>
        </w:tc>
        <w:tc>
          <w:tcPr>
            <w:tcW w:w="1481" w:type="dxa"/>
            <w:vAlign w:val="center"/>
          </w:tcPr>
          <w:p w14:paraId="69ADABA8" w14:textId="77777777" w:rsidR="00836CA4" w:rsidRPr="00062C29" w:rsidRDefault="00836CA4" w:rsidP="00062C29">
            <w:pPr>
              <w:jc w:val="center"/>
              <w:rPr>
                <w:ins w:id="22" w:author="Neil Lawrence" w:date="2025-03-05T05:33:00Z"/>
                <w:rFonts w:ascii="Calibri" w:hAnsi="Calibri" w:cs="Calibri"/>
                <w:sz w:val="18"/>
                <w:szCs w:val="18"/>
              </w:rPr>
            </w:pPr>
            <w:ins w:id="23" w:author="Neil Lawrence" w:date="2025-03-05T05:33:00Z">
              <w:r w:rsidRPr="00062C29">
                <w:rPr>
                  <w:rFonts w:ascii="Calibri" w:hAnsi="Calibri" w:cs="Calibri"/>
                  <w:sz w:val="18"/>
                  <w:szCs w:val="18"/>
                </w:rPr>
                <w:t xml:space="preserve">1.6 </w:t>
              </w:r>
            </w:ins>
          </w:p>
          <w:p w14:paraId="469F49D6" w14:textId="77777777" w:rsidR="00836CA4" w:rsidRPr="00062C29" w:rsidRDefault="00836CA4" w:rsidP="00062C29">
            <w:pPr>
              <w:jc w:val="center"/>
              <w:rPr>
                <w:ins w:id="24" w:author="Neil Lawrence" w:date="2025-03-05T05:33:00Z"/>
                <w:rFonts w:ascii="Calibri" w:hAnsi="Calibri" w:cs="Calibri"/>
                <w:sz w:val="18"/>
                <w:szCs w:val="18"/>
              </w:rPr>
            </w:pPr>
            <w:ins w:id="25" w:author="Neil Lawrence" w:date="2025-03-05T05:33:00Z">
              <w:r w:rsidRPr="00062C29">
                <w:rPr>
                  <w:rFonts w:ascii="Calibri" w:hAnsi="Calibri" w:cs="Calibri"/>
                  <w:sz w:val="18"/>
                  <w:szCs w:val="18"/>
                </w:rPr>
                <w:t>(0.1 to 46.5)</w:t>
              </w:r>
            </w:ins>
          </w:p>
        </w:tc>
        <w:tc>
          <w:tcPr>
            <w:tcW w:w="1480" w:type="dxa"/>
            <w:vAlign w:val="center"/>
          </w:tcPr>
          <w:p w14:paraId="67E06F9B" w14:textId="77777777" w:rsidR="00836CA4" w:rsidRDefault="00836CA4" w:rsidP="00062C29">
            <w:pPr>
              <w:jc w:val="center"/>
              <w:rPr>
                <w:ins w:id="26" w:author="Neil Lawrence" w:date="2025-03-05T05:33:00Z"/>
                <w:rFonts w:ascii="Calibri" w:hAnsi="Calibri" w:cs="Calibri"/>
                <w:sz w:val="18"/>
                <w:szCs w:val="18"/>
              </w:rPr>
            </w:pPr>
            <w:ins w:id="27" w:author="Neil Lawrence" w:date="2025-03-05T05:33:00Z">
              <w:r w:rsidRPr="00062C29">
                <w:rPr>
                  <w:rFonts w:ascii="Calibri" w:hAnsi="Calibri" w:cs="Calibri"/>
                  <w:sz w:val="18"/>
                  <w:szCs w:val="18"/>
                </w:rPr>
                <w:t xml:space="preserve">0.9 </w:t>
              </w:r>
            </w:ins>
          </w:p>
          <w:p w14:paraId="2826777C" w14:textId="77777777" w:rsidR="00836CA4" w:rsidRPr="00062C29" w:rsidRDefault="00836CA4" w:rsidP="00062C29">
            <w:pPr>
              <w:jc w:val="center"/>
              <w:rPr>
                <w:ins w:id="28" w:author="Neil Lawrence" w:date="2025-03-05T05:33:00Z"/>
                <w:rFonts w:ascii="Calibri" w:hAnsi="Calibri" w:cs="Calibri"/>
                <w:sz w:val="18"/>
                <w:szCs w:val="18"/>
              </w:rPr>
            </w:pPr>
            <w:ins w:id="29" w:author="Neil Lawrence" w:date="2025-03-05T05:33:00Z">
              <w:r w:rsidRPr="00062C29">
                <w:rPr>
                  <w:rFonts w:ascii="Calibri" w:hAnsi="Calibri" w:cs="Calibri"/>
                  <w:sz w:val="18"/>
                  <w:szCs w:val="18"/>
                </w:rPr>
                <w:t>(0.1 to 12.4)</w:t>
              </w:r>
            </w:ins>
          </w:p>
        </w:tc>
        <w:tc>
          <w:tcPr>
            <w:tcW w:w="1480" w:type="dxa"/>
            <w:vAlign w:val="center"/>
          </w:tcPr>
          <w:p w14:paraId="66C29248" w14:textId="77777777" w:rsidR="00836CA4" w:rsidRDefault="00836CA4" w:rsidP="00062C29">
            <w:pPr>
              <w:jc w:val="center"/>
              <w:rPr>
                <w:ins w:id="30" w:author="Neil Lawrence" w:date="2025-03-05T05:33:00Z"/>
                <w:rFonts w:ascii="Calibri" w:hAnsi="Calibri" w:cs="Calibri"/>
                <w:sz w:val="18"/>
                <w:szCs w:val="18"/>
              </w:rPr>
            </w:pPr>
            <w:ins w:id="31" w:author="Neil Lawrence" w:date="2025-03-05T05:33:00Z">
              <w:r w:rsidRPr="00062C29">
                <w:rPr>
                  <w:rFonts w:ascii="Calibri" w:hAnsi="Calibri" w:cs="Calibri"/>
                  <w:sz w:val="18"/>
                  <w:szCs w:val="18"/>
                </w:rPr>
                <w:t xml:space="preserve">0.4 </w:t>
              </w:r>
            </w:ins>
          </w:p>
          <w:p w14:paraId="5172C3E0" w14:textId="77777777" w:rsidR="00836CA4" w:rsidRPr="00062C29" w:rsidRDefault="00836CA4" w:rsidP="00062C29">
            <w:pPr>
              <w:jc w:val="center"/>
              <w:rPr>
                <w:ins w:id="32" w:author="Neil Lawrence" w:date="2025-03-05T05:33:00Z"/>
                <w:rFonts w:ascii="Calibri" w:hAnsi="Calibri" w:cs="Calibri"/>
                <w:sz w:val="18"/>
                <w:szCs w:val="18"/>
              </w:rPr>
            </w:pPr>
            <w:ins w:id="33" w:author="Neil Lawrence" w:date="2025-03-05T05:33: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to 1.9)</w:t>
              </w:r>
            </w:ins>
          </w:p>
        </w:tc>
        <w:tc>
          <w:tcPr>
            <w:tcW w:w="1480" w:type="dxa"/>
            <w:vAlign w:val="center"/>
          </w:tcPr>
          <w:p w14:paraId="3AD13B8C" w14:textId="77777777" w:rsidR="00836CA4" w:rsidRDefault="00836CA4" w:rsidP="00062C29">
            <w:pPr>
              <w:jc w:val="center"/>
              <w:rPr>
                <w:ins w:id="34" w:author="Neil Lawrence" w:date="2025-03-05T05:33:00Z"/>
                <w:rFonts w:ascii="Calibri" w:hAnsi="Calibri" w:cs="Calibri"/>
                <w:sz w:val="18"/>
                <w:szCs w:val="18"/>
              </w:rPr>
            </w:pPr>
            <w:ins w:id="35" w:author="Neil Lawrence" w:date="2025-03-05T05:33:00Z">
              <w:r w:rsidRPr="00062C29">
                <w:rPr>
                  <w:rFonts w:ascii="Calibri" w:hAnsi="Calibri" w:cs="Calibri"/>
                  <w:sz w:val="18"/>
                  <w:szCs w:val="18"/>
                </w:rPr>
                <w:t xml:space="preserve">1.1 </w:t>
              </w:r>
            </w:ins>
          </w:p>
          <w:p w14:paraId="07E6352B" w14:textId="77777777" w:rsidR="00836CA4" w:rsidRPr="00062C29" w:rsidRDefault="00836CA4" w:rsidP="00062C29">
            <w:pPr>
              <w:jc w:val="center"/>
              <w:rPr>
                <w:ins w:id="36" w:author="Neil Lawrence" w:date="2025-03-05T05:33:00Z"/>
                <w:rFonts w:ascii="Calibri" w:hAnsi="Calibri" w:cs="Calibri"/>
                <w:sz w:val="18"/>
                <w:szCs w:val="18"/>
              </w:rPr>
            </w:pPr>
            <w:ins w:id="37" w:author="Neil Lawrence" w:date="2025-03-05T05:33:00Z">
              <w:r w:rsidRPr="00062C29">
                <w:rPr>
                  <w:rFonts w:ascii="Calibri" w:hAnsi="Calibri" w:cs="Calibri"/>
                  <w:sz w:val="18"/>
                  <w:szCs w:val="18"/>
                </w:rPr>
                <w:t>(0.1 to 32.5)</w:t>
              </w:r>
            </w:ins>
          </w:p>
        </w:tc>
      </w:tr>
      <w:tr w:rsidR="00836CA4" w:rsidRPr="0024581D" w14:paraId="7140AF42" w14:textId="77777777" w:rsidTr="00836CA4">
        <w:trPr>
          <w:ins w:id="38" w:author="Neil Lawrence" w:date="2025-03-05T05:33:00Z"/>
        </w:trPr>
        <w:tc>
          <w:tcPr>
            <w:tcW w:w="3151" w:type="dxa"/>
            <w:vAlign w:val="center"/>
          </w:tcPr>
          <w:p w14:paraId="79CB9CA0" w14:textId="77777777" w:rsidR="00836CA4" w:rsidRPr="00062C29" w:rsidRDefault="00836CA4" w:rsidP="00062C29">
            <w:pPr>
              <w:rPr>
                <w:ins w:id="39" w:author="Neil Lawrence" w:date="2025-03-05T05:33:00Z"/>
                <w:rFonts w:ascii="Calibri" w:hAnsi="Calibri" w:cs="Calibri"/>
                <w:b/>
                <w:bCs/>
                <w:sz w:val="18"/>
                <w:szCs w:val="18"/>
              </w:rPr>
            </w:pPr>
            <w:ins w:id="40" w:author="Neil Lawrence" w:date="2025-03-05T05:33:00Z">
              <w:r>
                <w:rPr>
                  <w:rFonts w:ascii="Calibri" w:hAnsi="Calibri" w:cs="Calibri"/>
                  <w:sz w:val="18"/>
                  <w:szCs w:val="18"/>
                </w:rPr>
                <w:t>Number</w:t>
              </w:r>
              <w:r w:rsidRPr="00062C29">
                <w:rPr>
                  <w:rFonts w:ascii="Calibri" w:hAnsi="Calibri" w:cs="Calibri"/>
                  <w:sz w:val="18"/>
                  <w:szCs w:val="18"/>
                </w:rPr>
                <w:t xml:space="preserve"> of measurements available that have time of reading</w:t>
              </w:r>
              <w:r>
                <w:rPr>
                  <w:rFonts w:ascii="Calibri" w:hAnsi="Calibri" w:cs="Calibri"/>
                  <w:sz w:val="18"/>
                  <w:szCs w:val="18"/>
                </w:rPr>
                <w:t xml:space="preserve"> (%)</w:t>
              </w:r>
            </w:ins>
          </w:p>
        </w:tc>
        <w:tc>
          <w:tcPr>
            <w:tcW w:w="1481" w:type="dxa"/>
            <w:vAlign w:val="center"/>
          </w:tcPr>
          <w:p w14:paraId="13449EC3" w14:textId="103795E4" w:rsidR="00836CA4" w:rsidRPr="00062C29" w:rsidRDefault="00836CA4" w:rsidP="00062C29">
            <w:pPr>
              <w:jc w:val="center"/>
              <w:rPr>
                <w:ins w:id="41" w:author="Neil Lawrence" w:date="2025-03-05T05:33:00Z"/>
                <w:rFonts w:ascii="Calibri" w:hAnsi="Calibri" w:cs="Calibri"/>
                <w:sz w:val="18"/>
                <w:szCs w:val="18"/>
              </w:rPr>
            </w:pPr>
            <w:ins w:id="42" w:author="Neil Lawrence" w:date="2025-03-05T05:33:00Z">
              <w:r w:rsidRPr="00062C29">
                <w:rPr>
                  <w:rFonts w:ascii="Calibri" w:hAnsi="Calibri" w:cs="Calibri"/>
                  <w:sz w:val="18"/>
                  <w:szCs w:val="18"/>
                </w:rPr>
                <w:t>5</w:t>
              </w:r>
            </w:ins>
            <w:ins w:id="43" w:author="Neil Lawrence" w:date="2025-03-05T05:50:00Z">
              <w:r w:rsidR="00EA3637">
                <w:rPr>
                  <w:rFonts w:ascii="Calibri" w:hAnsi="Calibri" w:cs="Calibri"/>
                  <w:sz w:val="18"/>
                  <w:szCs w:val="18"/>
                </w:rPr>
                <w:t>6</w:t>
              </w:r>
            </w:ins>
            <w:ins w:id="44" w:author="Neil Lawrence" w:date="2025-03-05T06:07:00Z">
              <w:r w:rsidR="00005AD0">
                <w:rPr>
                  <w:rFonts w:ascii="Calibri" w:hAnsi="Calibri" w:cs="Calibri"/>
                  <w:sz w:val="18"/>
                  <w:szCs w:val="18"/>
                </w:rPr>
                <w:t>8</w:t>
              </w:r>
            </w:ins>
            <w:ins w:id="45" w:author="Neil Lawrence" w:date="2025-03-05T05:33:00Z">
              <w:r w:rsidRPr="00062C29">
                <w:rPr>
                  <w:rFonts w:ascii="Calibri" w:hAnsi="Calibri" w:cs="Calibri"/>
                  <w:sz w:val="18"/>
                  <w:szCs w:val="18"/>
                </w:rPr>
                <w:t xml:space="preserve"> </w:t>
              </w:r>
            </w:ins>
          </w:p>
          <w:p w14:paraId="4A8B6366" w14:textId="77777777" w:rsidR="00836CA4" w:rsidRPr="00062C29" w:rsidRDefault="00836CA4" w:rsidP="00062C29">
            <w:pPr>
              <w:jc w:val="center"/>
              <w:rPr>
                <w:ins w:id="46" w:author="Neil Lawrence" w:date="2025-03-05T05:33:00Z"/>
                <w:rFonts w:ascii="Calibri" w:hAnsi="Calibri" w:cs="Calibri"/>
                <w:sz w:val="18"/>
                <w:szCs w:val="18"/>
              </w:rPr>
            </w:pPr>
            <w:ins w:id="47" w:author="Neil Lawrence" w:date="2025-03-05T05:33:00Z">
              <w:r w:rsidRPr="00062C29">
                <w:rPr>
                  <w:rFonts w:ascii="Calibri" w:hAnsi="Calibri" w:cs="Calibri"/>
                  <w:sz w:val="18"/>
                  <w:szCs w:val="18"/>
                </w:rPr>
                <w:t>(53.6%)</w:t>
              </w:r>
            </w:ins>
          </w:p>
        </w:tc>
        <w:tc>
          <w:tcPr>
            <w:tcW w:w="1480" w:type="dxa"/>
            <w:vAlign w:val="center"/>
          </w:tcPr>
          <w:p w14:paraId="6071219C" w14:textId="76085B0F" w:rsidR="00836CA4" w:rsidRDefault="00836CA4" w:rsidP="00062C29">
            <w:pPr>
              <w:jc w:val="center"/>
              <w:rPr>
                <w:ins w:id="48" w:author="Neil Lawrence" w:date="2025-03-05T05:33:00Z"/>
                <w:rFonts w:ascii="Calibri" w:hAnsi="Calibri" w:cs="Calibri"/>
                <w:sz w:val="18"/>
                <w:szCs w:val="18"/>
              </w:rPr>
            </w:pPr>
            <w:ins w:id="49" w:author="Neil Lawrence" w:date="2025-03-05T05:33:00Z">
              <w:r w:rsidRPr="00062C29">
                <w:rPr>
                  <w:rFonts w:ascii="Calibri" w:hAnsi="Calibri" w:cs="Calibri"/>
                  <w:sz w:val="18"/>
                  <w:szCs w:val="18"/>
                </w:rPr>
                <w:t>3</w:t>
              </w:r>
            </w:ins>
            <w:ins w:id="50" w:author="Neil Lawrence" w:date="2025-03-05T05:50:00Z">
              <w:r w:rsidR="00EA3637">
                <w:rPr>
                  <w:rFonts w:ascii="Calibri" w:hAnsi="Calibri" w:cs="Calibri"/>
                  <w:sz w:val="18"/>
                  <w:szCs w:val="18"/>
                </w:rPr>
                <w:t>98</w:t>
              </w:r>
            </w:ins>
          </w:p>
          <w:p w14:paraId="6F234A8A" w14:textId="77777777" w:rsidR="00836CA4" w:rsidRPr="00062C29" w:rsidRDefault="00836CA4" w:rsidP="00062C29">
            <w:pPr>
              <w:jc w:val="center"/>
              <w:rPr>
                <w:ins w:id="51" w:author="Neil Lawrence" w:date="2025-03-05T05:33:00Z"/>
                <w:rFonts w:ascii="Calibri" w:hAnsi="Calibri" w:cs="Calibri"/>
                <w:sz w:val="18"/>
                <w:szCs w:val="18"/>
              </w:rPr>
            </w:pPr>
            <w:ins w:id="52" w:author="Neil Lawrence" w:date="2025-03-05T05:33:00Z">
              <w:r w:rsidRPr="00062C29">
                <w:rPr>
                  <w:rFonts w:ascii="Calibri" w:hAnsi="Calibri" w:cs="Calibri"/>
                  <w:sz w:val="18"/>
                  <w:szCs w:val="18"/>
                </w:rPr>
                <w:t>(38.2%)</w:t>
              </w:r>
            </w:ins>
          </w:p>
        </w:tc>
        <w:tc>
          <w:tcPr>
            <w:tcW w:w="1480" w:type="dxa"/>
            <w:vAlign w:val="center"/>
          </w:tcPr>
          <w:p w14:paraId="37EF8D6A" w14:textId="77777777" w:rsidR="00836CA4" w:rsidRDefault="00836CA4" w:rsidP="00062C29">
            <w:pPr>
              <w:jc w:val="center"/>
              <w:rPr>
                <w:ins w:id="53" w:author="Neil Lawrence" w:date="2025-03-05T05:33:00Z"/>
                <w:rFonts w:ascii="Calibri" w:hAnsi="Calibri" w:cs="Calibri"/>
                <w:sz w:val="18"/>
                <w:szCs w:val="18"/>
              </w:rPr>
            </w:pPr>
            <w:ins w:id="54" w:author="Neil Lawrence" w:date="2025-03-05T05:33:00Z">
              <w:r w:rsidRPr="00062C29">
                <w:rPr>
                  <w:rFonts w:ascii="Calibri" w:hAnsi="Calibri" w:cs="Calibri"/>
                  <w:sz w:val="18"/>
                  <w:szCs w:val="18"/>
                </w:rPr>
                <w:t xml:space="preserve">14 </w:t>
              </w:r>
            </w:ins>
          </w:p>
          <w:p w14:paraId="7C10E9F4" w14:textId="77777777" w:rsidR="00836CA4" w:rsidRPr="00062C29" w:rsidRDefault="00836CA4" w:rsidP="00062C29">
            <w:pPr>
              <w:jc w:val="center"/>
              <w:rPr>
                <w:ins w:id="55" w:author="Neil Lawrence" w:date="2025-03-05T05:33:00Z"/>
                <w:rFonts w:ascii="Calibri" w:hAnsi="Calibri" w:cs="Calibri"/>
                <w:sz w:val="18"/>
                <w:szCs w:val="18"/>
              </w:rPr>
            </w:pPr>
            <w:ins w:id="56" w:author="Neil Lawrence" w:date="2025-03-05T05:33:00Z">
              <w:r w:rsidRPr="00062C29">
                <w:rPr>
                  <w:rFonts w:ascii="Calibri" w:hAnsi="Calibri" w:cs="Calibri"/>
                  <w:sz w:val="18"/>
                  <w:szCs w:val="18"/>
                </w:rPr>
                <w:t>(87.5%)</w:t>
              </w:r>
            </w:ins>
          </w:p>
        </w:tc>
        <w:tc>
          <w:tcPr>
            <w:tcW w:w="1480" w:type="dxa"/>
            <w:vAlign w:val="center"/>
          </w:tcPr>
          <w:p w14:paraId="2FEC3CAA" w14:textId="5D157C2D" w:rsidR="00836CA4" w:rsidRDefault="00836CA4" w:rsidP="00062C29">
            <w:pPr>
              <w:jc w:val="center"/>
              <w:rPr>
                <w:ins w:id="57" w:author="Neil Lawrence" w:date="2025-03-05T05:33:00Z"/>
                <w:rFonts w:ascii="Calibri" w:hAnsi="Calibri" w:cs="Calibri"/>
                <w:sz w:val="18"/>
                <w:szCs w:val="18"/>
              </w:rPr>
            </w:pPr>
            <w:ins w:id="58" w:author="Neil Lawrence" w:date="2025-03-05T05:33:00Z">
              <w:r w:rsidRPr="00062C29">
                <w:rPr>
                  <w:rFonts w:ascii="Calibri" w:hAnsi="Calibri" w:cs="Calibri"/>
                  <w:sz w:val="18"/>
                  <w:szCs w:val="18"/>
                </w:rPr>
                <w:t>9</w:t>
              </w:r>
            </w:ins>
            <w:ins w:id="59" w:author="Neil Lawrence" w:date="2025-03-05T05:54:00Z">
              <w:r w:rsidR="00EA3637">
                <w:rPr>
                  <w:rFonts w:ascii="Calibri" w:hAnsi="Calibri" w:cs="Calibri"/>
                  <w:sz w:val="18"/>
                  <w:szCs w:val="18"/>
                </w:rPr>
                <w:t>8</w:t>
              </w:r>
            </w:ins>
            <w:ins w:id="60" w:author="Neil Lawrence" w:date="2025-03-05T06:08:00Z">
              <w:r w:rsidR="00005AD0">
                <w:rPr>
                  <w:rFonts w:ascii="Calibri" w:hAnsi="Calibri" w:cs="Calibri"/>
                  <w:sz w:val="18"/>
                  <w:szCs w:val="18"/>
                </w:rPr>
                <w:t>0</w:t>
              </w:r>
            </w:ins>
          </w:p>
          <w:p w14:paraId="14E00586" w14:textId="52C8B4F3" w:rsidR="00836CA4" w:rsidRPr="00062C29" w:rsidRDefault="00836CA4" w:rsidP="00062C29">
            <w:pPr>
              <w:jc w:val="center"/>
              <w:rPr>
                <w:ins w:id="61" w:author="Neil Lawrence" w:date="2025-03-05T05:33:00Z"/>
                <w:rFonts w:ascii="Calibri" w:hAnsi="Calibri" w:cs="Calibri"/>
                <w:sz w:val="18"/>
                <w:szCs w:val="18"/>
              </w:rPr>
            </w:pPr>
            <w:ins w:id="62" w:author="Neil Lawrence" w:date="2025-03-05T05:33:00Z">
              <w:r w:rsidRPr="00062C29">
                <w:rPr>
                  <w:rFonts w:ascii="Calibri" w:hAnsi="Calibri" w:cs="Calibri"/>
                  <w:sz w:val="18"/>
                  <w:szCs w:val="18"/>
                </w:rPr>
                <w:t>(46.</w:t>
              </w:r>
            </w:ins>
            <w:ins w:id="63" w:author="Neil Lawrence" w:date="2025-03-05T06:09:00Z">
              <w:r w:rsidR="00005AD0">
                <w:rPr>
                  <w:rFonts w:ascii="Calibri" w:hAnsi="Calibri" w:cs="Calibri"/>
                  <w:sz w:val="18"/>
                  <w:szCs w:val="18"/>
                </w:rPr>
                <w:t>3</w:t>
              </w:r>
            </w:ins>
            <w:ins w:id="64" w:author="Neil Lawrence" w:date="2025-03-05T05:33:00Z">
              <w:r w:rsidRPr="00062C29">
                <w:rPr>
                  <w:rFonts w:ascii="Calibri" w:hAnsi="Calibri" w:cs="Calibri"/>
                  <w:sz w:val="18"/>
                  <w:szCs w:val="18"/>
                </w:rPr>
                <w:t>%)</w:t>
              </w:r>
            </w:ins>
          </w:p>
        </w:tc>
      </w:tr>
      <w:tr w:rsidR="00836CA4" w:rsidRPr="0024581D" w14:paraId="3631CDC3" w14:textId="77777777" w:rsidTr="00836CA4">
        <w:trPr>
          <w:ins w:id="65" w:author="Neil Lawrence" w:date="2025-03-05T05:33:00Z"/>
        </w:trPr>
        <w:tc>
          <w:tcPr>
            <w:tcW w:w="3151" w:type="dxa"/>
            <w:vAlign w:val="center"/>
          </w:tcPr>
          <w:p w14:paraId="59905F0D" w14:textId="77777777" w:rsidR="00836CA4" w:rsidRPr="00062C29" w:rsidRDefault="00836CA4" w:rsidP="00062C29">
            <w:pPr>
              <w:rPr>
                <w:ins w:id="66" w:author="Neil Lawrence" w:date="2025-03-05T05:33:00Z"/>
                <w:rFonts w:ascii="Calibri" w:hAnsi="Calibri" w:cs="Calibri"/>
                <w:b/>
                <w:bCs/>
                <w:sz w:val="18"/>
                <w:szCs w:val="18"/>
              </w:rPr>
            </w:pPr>
            <w:ins w:id="67" w:author="Neil Lawrence" w:date="2025-03-05T05:33:00Z">
              <w:r w:rsidRPr="00062C29">
                <w:rPr>
                  <w:rFonts w:ascii="Calibri" w:hAnsi="Calibri" w:cs="Calibri"/>
                  <w:sz w:val="18"/>
                  <w:szCs w:val="18"/>
                </w:rPr>
                <w:t>Median (IQR) of time of reading</w:t>
              </w:r>
              <w:r>
                <w:rPr>
                  <w:rFonts w:ascii="Calibri" w:hAnsi="Calibri" w:cs="Calibri"/>
                  <w:sz w:val="18"/>
                  <w:szCs w:val="18"/>
                </w:rPr>
                <w:t xml:space="preserve"> (HH:MM)</w:t>
              </w:r>
            </w:ins>
          </w:p>
        </w:tc>
        <w:tc>
          <w:tcPr>
            <w:tcW w:w="1481" w:type="dxa"/>
            <w:vAlign w:val="center"/>
          </w:tcPr>
          <w:p w14:paraId="129B5B1B" w14:textId="77777777" w:rsidR="00836CA4" w:rsidRPr="00062C29" w:rsidRDefault="00836CA4" w:rsidP="00062C29">
            <w:pPr>
              <w:jc w:val="center"/>
              <w:rPr>
                <w:ins w:id="68" w:author="Neil Lawrence" w:date="2025-03-05T05:33:00Z"/>
                <w:rFonts w:ascii="Calibri" w:hAnsi="Calibri" w:cs="Calibri"/>
                <w:sz w:val="18"/>
                <w:szCs w:val="18"/>
              </w:rPr>
            </w:pPr>
            <w:ins w:id="69" w:author="Neil Lawrence" w:date="2025-03-05T05:33:00Z">
              <w:r w:rsidRPr="00062C29">
                <w:rPr>
                  <w:rFonts w:ascii="Calibri" w:hAnsi="Calibri" w:cs="Calibri"/>
                  <w:sz w:val="18"/>
                  <w:szCs w:val="18"/>
                </w:rPr>
                <w:t xml:space="preserve">14:00 </w:t>
              </w:r>
            </w:ins>
          </w:p>
          <w:p w14:paraId="6D02C511" w14:textId="77777777" w:rsidR="00836CA4" w:rsidRPr="00062C29" w:rsidRDefault="00836CA4" w:rsidP="00062C29">
            <w:pPr>
              <w:jc w:val="center"/>
              <w:rPr>
                <w:ins w:id="70" w:author="Neil Lawrence" w:date="2025-03-05T05:33:00Z"/>
                <w:rFonts w:ascii="Calibri" w:hAnsi="Calibri" w:cs="Calibri"/>
                <w:i/>
                <w:iCs/>
                <w:color w:val="7F7F7F" w:themeColor="text1" w:themeTint="80"/>
                <w:sz w:val="18"/>
                <w:szCs w:val="18"/>
              </w:rPr>
            </w:pPr>
            <w:ins w:id="71" w:author="Neil Lawrence" w:date="2025-03-05T05:33:00Z">
              <w:r w:rsidRPr="00062C29">
                <w:rPr>
                  <w:rFonts w:ascii="Calibri" w:hAnsi="Calibri" w:cs="Calibri"/>
                  <w:sz w:val="18"/>
                  <w:szCs w:val="18"/>
                </w:rPr>
                <w:t>(09:30 to 15:45)</w:t>
              </w:r>
            </w:ins>
          </w:p>
        </w:tc>
        <w:tc>
          <w:tcPr>
            <w:tcW w:w="1480" w:type="dxa"/>
            <w:vAlign w:val="center"/>
          </w:tcPr>
          <w:p w14:paraId="1E4F081A" w14:textId="77777777" w:rsidR="00836CA4" w:rsidRDefault="00836CA4" w:rsidP="00062C29">
            <w:pPr>
              <w:jc w:val="center"/>
              <w:rPr>
                <w:ins w:id="72" w:author="Neil Lawrence" w:date="2025-03-05T05:33:00Z"/>
                <w:rFonts w:ascii="Calibri" w:hAnsi="Calibri" w:cs="Calibri"/>
                <w:sz w:val="18"/>
                <w:szCs w:val="18"/>
              </w:rPr>
            </w:pPr>
            <w:ins w:id="73" w:author="Neil Lawrence" w:date="2025-03-05T05:33:00Z">
              <w:r w:rsidRPr="00062C29">
                <w:rPr>
                  <w:rFonts w:ascii="Calibri" w:hAnsi="Calibri" w:cs="Calibri"/>
                  <w:sz w:val="18"/>
                  <w:szCs w:val="18"/>
                </w:rPr>
                <w:t xml:space="preserve">13:51 </w:t>
              </w:r>
            </w:ins>
          </w:p>
          <w:p w14:paraId="58F688B6" w14:textId="77777777" w:rsidR="00836CA4" w:rsidRPr="00062C29" w:rsidRDefault="00836CA4" w:rsidP="00062C29">
            <w:pPr>
              <w:jc w:val="center"/>
              <w:rPr>
                <w:ins w:id="74" w:author="Neil Lawrence" w:date="2025-03-05T05:33:00Z"/>
                <w:rFonts w:ascii="Calibri" w:hAnsi="Calibri" w:cs="Calibri"/>
                <w:i/>
                <w:iCs/>
                <w:color w:val="7F7F7F" w:themeColor="text1" w:themeTint="80"/>
                <w:sz w:val="18"/>
                <w:szCs w:val="18"/>
              </w:rPr>
            </w:pPr>
            <w:ins w:id="75" w:author="Neil Lawrence" w:date="2025-03-05T05:33:00Z">
              <w:r w:rsidRPr="00062C29">
                <w:rPr>
                  <w:rFonts w:ascii="Calibri" w:hAnsi="Calibri" w:cs="Calibri"/>
                  <w:sz w:val="18"/>
                  <w:szCs w:val="18"/>
                </w:rPr>
                <w:t>(09:14 to 15:30)</w:t>
              </w:r>
            </w:ins>
          </w:p>
        </w:tc>
        <w:tc>
          <w:tcPr>
            <w:tcW w:w="1480" w:type="dxa"/>
            <w:vAlign w:val="center"/>
          </w:tcPr>
          <w:p w14:paraId="04E7A1F6" w14:textId="77777777" w:rsidR="00836CA4" w:rsidRDefault="00836CA4" w:rsidP="00062C29">
            <w:pPr>
              <w:jc w:val="center"/>
              <w:rPr>
                <w:ins w:id="76" w:author="Neil Lawrence" w:date="2025-03-05T05:33:00Z"/>
                <w:rFonts w:ascii="Calibri" w:hAnsi="Calibri" w:cs="Calibri"/>
                <w:sz w:val="18"/>
                <w:szCs w:val="18"/>
              </w:rPr>
            </w:pPr>
            <w:ins w:id="77" w:author="Neil Lawrence" w:date="2025-03-05T05:33:00Z">
              <w:r w:rsidRPr="00062C29">
                <w:rPr>
                  <w:rFonts w:ascii="Calibri" w:hAnsi="Calibri" w:cs="Calibri"/>
                  <w:sz w:val="18"/>
                  <w:szCs w:val="18"/>
                </w:rPr>
                <w:t xml:space="preserve">14:20 </w:t>
              </w:r>
            </w:ins>
          </w:p>
          <w:p w14:paraId="453D06CD" w14:textId="77777777" w:rsidR="00836CA4" w:rsidRPr="00062C29" w:rsidRDefault="00836CA4" w:rsidP="00062C29">
            <w:pPr>
              <w:jc w:val="center"/>
              <w:rPr>
                <w:ins w:id="78" w:author="Neil Lawrence" w:date="2025-03-05T05:33:00Z"/>
                <w:rFonts w:ascii="Calibri" w:hAnsi="Calibri" w:cs="Calibri"/>
                <w:i/>
                <w:iCs/>
                <w:color w:val="7F7F7F" w:themeColor="text1" w:themeTint="80"/>
                <w:sz w:val="18"/>
                <w:szCs w:val="18"/>
              </w:rPr>
            </w:pPr>
            <w:ins w:id="79" w:author="Neil Lawrence" w:date="2025-03-05T05:33:00Z">
              <w:r w:rsidRPr="00062C29">
                <w:rPr>
                  <w:rFonts w:ascii="Calibri" w:hAnsi="Calibri" w:cs="Calibri"/>
                  <w:sz w:val="18"/>
                  <w:szCs w:val="18"/>
                </w:rPr>
                <w:t>(13:51 to 14:40)</w:t>
              </w:r>
            </w:ins>
          </w:p>
        </w:tc>
        <w:tc>
          <w:tcPr>
            <w:tcW w:w="1480" w:type="dxa"/>
            <w:vAlign w:val="center"/>
          </w:tcPr>
          <w:p w14:paraId="513AB54C" w14:textId="77777777" w:rsidR="00836CA4" w:rsidRDefault="00836CA4" w:rsidP="00062C29">
            <w:pPr>
              <w:jc w:val="center"/>
              <w:rPr>
                <w:ins w:id="80" w:author="Neil Lawrence" w:date="2025-03-05T05:33:00Z"/>
                <w:rFonts w:ascii="Calibri" w:hAnsi="Calibri" w:cs="Calibri"/>
                <w:sz w:val="18"/>
                <w:szCs w:val="18"/>
              </w:rPr>
            </w:pPr>
            <w:ins w:id="81" w:author="Neil Lawrence" w:date="2025-03-05T05:33:00Z">
              <w:r w:rsidRPr="00062C29">
                <w:rPr>
                  <w:rFonts w:ascii="Calibri" w:hAnsi="Calibri" w:cs="Calibri"/>
                  <w:sz w:val="18"/>
                  <w:szCs w:val="18"/>
                </w:rPr>
                <w:t xml:space="preserve">13:58 </w:t>
              </w:r>
            </w:ins>
          </w:p>
          <w:p w14:paraId="544A01BF" w14:textId="77777777" w:rsidR="00836CA4" w:rsidRPr="00062C29" w:rsidRDefault="00836CA4" w:rsidP="00062C29">
            <w:pPr>
              <w:jc w:val="center"/>
              <w:rPr>
                <w:ins w:id="82" w:author="Neil Lawrence" w:date="2025-03-05T05:33:00Z"/>
                <w:rFonts w:ascii="Calibri" w:hAnsi="Calibri" w:cs="Calibri"/>
                <w:sz w:val="18"/>
                <w:szCs w:val="18"/>
              </w:rPr>
            </w:pPr>
            <w:ins w:id="83" w:author="Neil Lawrence" w:date="2025-03-05T05:33:00Z">
              <w:r w:rsidRPr="00062C29">
                <w:rPr>
                  <w:rFonts w:ascii="Calibri" w:hAnsi="Calibri" w:cs="Calibri"/>
                  <w:sz w:val="18"/>
                  <w:szCs w:val="18"/>
                </w:rPr>
                <w:t>(09:29 to 15:37)</w:t>
              </w:r>
            </w:ins>
          </w:p>
        </w:tc>
      </w:tr>
      <w:tr w:rsidR="00836CA4" w:rsidRPr="0024581D" w14:paraId="79BE6942" w14:textId="77777777" w:rsidTr="00836CA4">
        <w:trPr>
          <w:ins w:id="84" w:author="Neil Lawrence" w:date="2025-03-05T05:33:00Z"/>
        </w:trPr>
        <w:tc>
          <w:tcPr>
            <w:tcW w:w="3151" w:type="dxa"/>
            <w:vAlign w:val="center"/>
          </w:tcPr>
          <w:p w14:paraId="2FAF6F5B" w14:textId="77777777" w:rsidR="00836CA4" w:rsidRPr="00062C29" w:rsidRDefault="00836CA4" w:rsidP="00062C29">
            <w:pPr>
              <w:rPr>
                <w:ins w:id="85" w:author="Neil Lawrence" w:date="2025-03-05T05:33:00Z"/>
                <w:rFonts w:ascii="Calibri" w:hAnsi="Calibri" w:cs="Calibri"/>
                <w:b/>
                <w:bCs/>
                <w:sz w:val="18"/>
                <w:szCs w:val="18"/>
              </w:rPr>
            </w:pPr>
            <w:ins w:id="86" w:author="Neil Lawrence" w:date="2025-03-05T05:33:00Z">
              <w:r w:rsidRPr="00062C29">
                <w:rPr>
                  <w:rFonts w:ascii="Calibri" w:hAnsi="Calibri" w:cs="Calibri"/>
                  <w:sz w:val="18"/>
                  <w:szCs w:val="18"/>
                </w:rPr>
                <w:t xml:space="preserve">Median (IQR) of </w:t>
              </w:r>
              <w:r>
                <w:rPr>
                  <w:rFonts w:ascii="Calibri" w:hAnsi="Calibri" w:cs="Calibri"/>
                  <w:sz w:val="18"/>
                  <w:szCs w:val="18"/>
                </w:rPr>
                <w:t>measurements</w:t>
              </w:r>
              <w:r w:rsidRPr="00062C29">
                <w:rPr>
                  <w:rFonts w:ascii="Calibri" w:hAnsi="Calibri" w:cs="Calibri"/>
                  <w:sz w:val="18"/>
                  <w:szCs w:val="18"/>
                </w:rPr>
                <w:t xml:space="preserve"> without time of reading (µIU/ml)</w:t>
              </w:r>
            </w:ins>
          </w:p>
        </w:tc>
        <w:tc>
          <w:tcPr>
            <w:tcW w:w="1481" w:type="dxa"/>
            <w:vAlign w:val="center"/>
          </w:tcPr>
          <w:p w14:paraId="784FD4C4" w14:textId="77777777" w:rsidR="00836CA4" w:rsidRPr="00062C29" w:rsidRDefault="00836CA4" w:rsidP="00062C29">
            <w:pPr>
              <w:jc w:val="center"/>
              <w:rPr>
                <w:ins w:id="87" w:author="Neil Lawrence" w:date="2025-03-05T05:33:00Z"/>
                <w:rFonts w:ascii="Calibri" w:hAnsi="Calibri" w:cs="Calibri"/>
                <w:sz w:val="18"/>
                <w:szCs w:val="18"/>
              </w:rPr>
            </w:pPr>
            <w:ins w:id="88" w:author="Neil Lawrence" w:date="2025-03-05T05:33:00Z">
              <w:r w:rsidRPr="00062C29">
                <w:rPr>
                  <w:rFonts w:ascii="Calibri" w:hAnsi="Calibri" w:cs="Calibri"/>
                  <w:sz w:val="18"/>
                  <w:szCs w:val="18"/>
                </w:rPr>
                <w:t>13</w:t>
              </w:r>
              <w:r>
                <w:rPr>
                  <w:rFonts w:ascii="Calibri" w:hAnsi="Calibri" w:cs="Calibri"/>
                  <w:sz w:val="18"/>
                  <w:szCs w:val="18"/>
                </w:rPr>
                <w:t>.0</w:t>
              </w:r>
              <w:r w:rsidRPr="00062C29">
                <w:rPr>
                  <w:rFonts w:ascii="Calibri" w:hAnsi="Calibri" w:cs="Calibri"/>
                  <w:sz w:val="18"/>
                  <w:szCs w:val="18"/>
                </w:rPr>
                <w:t xml:space="preserve"> </w:t>
              </w:r>
            </w:ins>
          </w:p>
          <w:p w14:paraId="29A253D2" w14:textId="77777777" w:rsidR="00836CA4" w:rsidRPr="00062C29" w:rsidRDefault="00836CA4" w:rsidP="00062C29">
            <w:pPr>
              <w:jc w:val="center"/>
              <w:rPr>
                <w:ins w:id="89" w:author="Neil Lawrence" w:date="2025-03-05T05:33:00Z"/>
                <w:rFonts w:ascii="Calibri" w:hAnsi="Calibri" w:cs="Calibri"/>
                <w:i/>
                <w:iCs/>
                <w:sz w:val="18"/>
                <w:szCs w:val="18"/>
              </w:rPr>
            </w:pPr>
            <w:ins w:id="90" w:author="Neil Lawrence" w:date="2025-03-05T05:33:00Z">
              <w:r w:rsidRPr="00062C29">
                <w:rPr>
                  <w:rFonts w:ascii="Calibri" w:hAnsi="Calibri" w:cs="Calibri"/>
                  <w:sz w:val="18"/>
                  <w:szCs w:val="18"/>
                </w:rPr>
                <w:t>(1.7 to 100.1)</w:t>
              </w:r>
            </w:ins>
          </w:p>
        </w:tc>
        <w:tc>
          <w:tcPr>
            <w:tcW w:w="1480" w:type="dxa"/>
            <w:vAlign w:val="center"/>
          </w:tcPr>
          <w:p w14:paraId="5376796D" w14:textId="77777777" w:rsidR="00836CA4" w:rsidRDefault="00836CA4" w:rsidP="00062C29">
            <w:pPr>
              <w:jc w:val="center"/>
              <w:rPr>
                <w:ins w:id="91" w:author="Neil Lawrence" w:date="2025-03-05T05:33:00Z"/>
                <w:rFonts w:ascii="Calibri" w:hAnsi="Calibri" w:cs="Calibri"/>
                <w:sz w:val="18"/>
                <w:szCs w:val="18"/>
              </w:rPr>
            </w:pPr>
            <w:ins w:id="92" w:author="Neil Lawrence" w:date="2025-03-05T05:33:00Z">
              <w:r w:rsidRPr="00062C29">
                <w:rPr>
                  <w:rFonts w:ascii="Calibri" w:hAnsi="Calibri" w:cs="Calibri"/>
                  <w:sz w:val="18"/>
                  <w:szCs w:val="18"/>
                </w:rPr>
                <w:t>11</w:t>
              </w:r>
              <w:r>
                <w:rPr>
                  <w:rFonts w:ascii="Calibri" w:hAnsi="Calibri" w:cs="Calibri"/>
                  <w:sz w:val="18"/>
                  <w:szCs w:val="18"/>
                </w:rPr>
                <w:t>.0</w:t>
              </w:r>
              <w:r w:rsidRPr="00062C29">
                <w:rPr>
                  <w:rFonts w:ascii="Calibri" w:hAnsi="Calibri" w:cs="Calibri"/>
                  <w:sz w:val="18"/>
                  <w:szCs w:val="18"/>
                </w:rPr>
                <w:t xml:space="preserve"> </w:t>
              </w:r>
            </w:ins>
          </w:p>
          <w:p w14:paraId="031D3826" w14:textId="77777777" w:rsidR="00836CA4" w:rsidRPr="00062C29" w:rsidRDefault="00836CA4" w:rsidP="00062C29">
            <w:pPr>
              <w:jc w:val="center"/>
              <w:rPr>
                <w:ins w:id="93" w:author="Neil Lawrence" w:date="2025-03-05T05:33:00Z"/>
                <w:rFonts w:ascii="Calibri" w:hAnsi="Calibri" w:cs="Calibri"/>
                <w:i/>
                <w:iCs/>
                <w:sz w:val="18"/>
                <w:szCs w:val="18"/>
              </w:rPr>
            </w:pPr>
            <w:ins w:id="94" w:author="Neil Lawrence" w:date="2025-03-05T05:33:00Z">
              <w:r w:rsidRPr="00062C29">
                <w:rPr>
                  <w:rFonts w:ascii="Calibri" w:hAnsi="Calibri" w:cs="Calibri"/>
                  <w:sz w:val="18"/>
                  <w:szCs w:val="18"/>
                </w:rPr>
                <w:t>(2</w:t>
              </w:r>
              <w:r>
                <w:rPr>
                  <w:rFonts w:ascii="Calibri" w:hAnsi="Calibri" w:cs="Calibri"/>
                  <w:sz w:val="18"/>
                  <w:szCs w:val="18"/>
                </w:rPr>
                <w:t>.0</w:t>
              </w:r>
              <w:r w:rsidRPr="00062C29">
                <w:rPr>
                  <w:rFonts w:ascii="Calibri" w:hAnsi="Calibri" w:cs="Calibri"/>
                  <w:sz w:val="18"/>
                  <w:szCs w:val="18"/>
                </w:rPr>
                <w:t xml:space="preserve"> to 95.5)</w:t>
              </w:r>
            </w:ins>
          </w:p>
        </w:tc>
        <w:tc>
          <w:tcPr>
            <w:tcW w:w="1480" w:type="dxa"/>
            <w:vAlign w:val="center"/>
          </w:tcPr>
          <w:p w14:paraId="12FFAC5A" w14:textId="77777777" w:rsidR="00836CA4" w:rsidRDefault="00836CA4" w:rsidP="00062C29">
            <w:pPr>
              <w:jc w:val="center"/>
              <w:rPr>
                <w:ins w:id="95" w:author="Neil Lawrence" w:date="2025-03-05T05:33:00Z"/>
                <w:rFonts w:ascii="Calibri" w:hAnsi="Calibri" w:cs="Calibri"/>
                <w:sz w:val="18"/>
                <w:szCs w:val="18"/>
              </w:rPr>
            </w:pPr>
            <w:ins w:id="96" w:author="Neil Lawrence" w:date="2025-03-05T05:33:00Z">
              <w:r w:rsidRPr="00062C29">
                <w:rPr>
                  <w:rFonts w:ascii="Calibri" w:hAnsi="Calibri" w:cs="Calibri"/>
                  <w:sz w:val="18"/>
                  <w:szCs w:val="18"/>
                </w:rPr>
                <w:t>3</w:t>
              </w:r>
              <w:r>
                <w:rPr>
                  <w:rFonts w:ascii="Calibri" w:hAnsi="Calibri" w:cs="Calibri"/>
                  <w:sz w:val="18"/>
                  <w:szCs w:val="18"/>
                </w:rPr>
                <w:t>.0</w:t>
              </w:r>
            </w:ins>
          </w:p>
          <w:p w14:paraId="7583A20E" w14:textId="77777777" w:rsidR="00836CA4" w:rsidRPr="00062C29" w:rsidRDefault="00836CA4" w:rsidP="00062C29">
            <w:pPr>
              <w:jc w:val="center"/>
              <w:rPr>
                <w:ins w:id="97" w:author="Neil Lawrence" w:date="2025-03-05T05:33:00Z"/>
                <w:rFonts w:ascii="Calibri" w:hAnsi="Calibri" w:cs="Calibri"/>
                <w:i/>
                <w:iCs/>
                <w:sz w:val="18"/>
                <w:szCs w:val="18"/>
              </w:rPr>
            </w:pPr>
            <w:ins w:id="98" w:author="Neil Lawrence" w:date="2025-03-05T05:33:00Z">
              <w:r w:rsidRPr="00062C29">
                <w:rPr>
                  <w:rFonts w:ascii="Calibri" w:hAnsi="Calibri" w:cs="Calibri"/>
                  <w:sz w:val="18"/>
                  <w:szCs w:val="18"/>
                </w:rPr>
                <w:t>(1.5 to 4.5)</w:t>
              </w:r>
            </w:ins>
          </w:p>
        </w:tc>
        <w:tc>
          <w:tcPr>
            <w:tcW w:w="1480" w:type="dxa"/>
            <w:vAlign w:val="center"/>
          </w:tcPr>
          <w:p w14:paraId="55ECEE1E" w14:textId="77777777" w:rsidR="00836CA4" w:rsidRDefault="00836CA4" w:rsidP="00062C29">
            <w:pPr>
              <w:jc w:val="center"/>
              <w:rPr>
                <w:ins w:id="99" w:author="Neil Lawrence" w:date="2025-03-05T05:33:00Z"/>
                <w:rFonts w:ascii="Calibri" w:hAnsi="Calibri" w:cs="Calibri"/>
                <w:sz w:val="18"/>
                <w:szCs w:val="18"/>
              </w:rPr>
            </w:pPr>
            <w:ins w:id="100" w:author="Neil Lawrence" w:date="2025-03-05T05:33:00Z">
              <w:r w:rsidRPr="00062C29">
                <w:rPr>
                  <w:rFonts w:ascii="Calibri" w:hAnsi="Calibri" w:cs="Calibri"/>
                  <w:sz w:val="18"/>
                  <w:szCs w:val="18"/>
                </w:rPr>
                <w:t>12</w:t>
              </w:r>
              <w:r>
                <w:rPr>
                  <w:rFonts w:ascii="Calibri" w:hAnsi="Calibri" w:cs="Calibri"/>
                  <w:sz w:val="18"/>
                  <w:szCs w:val="18"/>
                </w:rPr>
                <w:t>.0</w:t>
              </w:r>
              <w:r w:rsidRPr="00062C29">
                <w:rPr>
                  <w:rFonts w:ascii="Calibri" w:hAnsi="Calibri" w:cs="Calibri"/>
                  <w:sz w:val="18"/>
                  <w:szCs w:val="18"/>
                </w:rPr>
                <w:t xml:space="preserve"> </w:t>
              </w:r>
            </w:ins>
          </w:p>
          <w:p w14:paraId="7D77D8A0" w14:textId="77777777" w:rsidR="00836CA4" w:rsidRPr="00062C29" w:rsidRDefault="00836CA4" w:rsidP="00062C29">
            <w:pPr>
              <w:jc w:val="center"/>
              <w:rPr>
                <w:ins w:id="101" w:author="Neil Lawrence" w:date="2025-03-05T05:33:00Z"/>
                <w:rFonts w:ascii="Calibri" w:hAnsi="Calibri" w:cs="Calibri"/>
                <w:i/>
                <w:iCs/>
                <w:sz w:val="18"/>
                <w:szCs w:val="18"/>
              </w:rPr>
            </w:pPr>
            <w:ins w:id="102" w:author="Neil Lawrence" w:date="2025-03-05T05:33:00Z">
              <w:r w:rsidRPr="00062C29">
                <w:rPr>
                  <w:rFonts w:ascii="Calibri" w:hAnsi="Calibri" w:cs="Calibri"/>
                  <w:sz w:val="18"/>
                  <w:szCs w:val="18"/>
                </w:rPr>
                <w:t>(1.8 to 99.2)</w:t>
              </w:r>
            </w:ins>
          </w:p>
        </w:tc>
      </w:tr>
      <w:tr w:rsidR="00836CA4" w:rsidRPr="0024581D" w14:paraId="21615AF2" w14:textId="77777777" w:rsidTr="00836CA4">
        <w:trPr>
          <w:ins w:id="103" w:author="Neil Lawrence" w:date="2025-03-05T05:33:00Z"/>
        </w:trPr>
        <w:tc>
          <w:tcPr>
            <w:tcW w:w="3151" w:type="dxa"/>
            <w:vAlign w:val="center"/>
          </w:tcPr>
          <w:p w14:paraId="18D901FD" w14:textId="77777777" w:rsidR="00836CA4" w:rsidRPr="00062C29" w:rsidRDefault="00836CA4" w:rsidP="00062C29">
            <w:pPr>
              <w:rPr>
                <w:ins w:id="104" w:author="Neil Lawrence" w:date="2025-03-05T05:33:00Z"/>
                <w:rFonts w:ascii="Calibri" w:hAnsi="Calibri" w:cs="Calibri"/>
                <w:b/>
                <w:bCs/>
                <w:sz w:val="18"/>
                <w:szCs w:val="18"/>
              </w:rPr>
            </w:pPr>
            <w:ins w:id="105" w:author="Neil Lawrence" w:date="2025-03-05T05:33:00Z">
              <w:r w:rsidRPr="00062C29">
                <w:rPr>
                  <w:rFonts w:ascii="Calibri" w:hAnsi="Calibri" w:cs="Calibri"/>
                  <w:sz w:val="18"/>
                  <w:szCs w:val="18"/>
                </w:rPr>
                <w:t>Number of measurements available that do not have time of reading (%)</w:t>
              </w:r>
            </w:ins>
          </w:p>
        </w:tc>
        <w:tc>
          <w:tcPr>
            <w:tcW w:w="1481" w:type="dxa"/>
            <w:vAlign w:val="center"/>
          </w:tcPr>
          <w:p w14:paraId="582E07DF" w14:textId="5A1A2FF2" w:rsidR="00836CA4" w:rsidRPr="00062C29" w:rsidRDefault="00EA3637" w:rsidP="00062C29">
            <w:pPr>
              <w:jc w:val="center"/>
              <w:rPr>
                <w:ins w:id="106" w:author="Neil Lawrence" w:date="2025-03-05T05:33:00Z"/>
                <w:rFonts w:ascii="Calibri" w:hAnsi="Calibri" w:cs="Calibri"/>
                <w:sz w:val="18"/>
                <w:szCs w:val="18"/>
              </w:rPr>
            </w:pPr>
            <w:ins w:id="107" w:author="Neil Lawrence" w:date="2025-03-05T05:50:00Z">
              <w:r>
                <w:rPr>
                  <w:rFonts w:ascii="Calibri" w:hAnsi="Calibri" w:cs="Calibri"/>
                  <w:sz w:val="18"/>
                  <w:szCs w:val="18"/>
                </w:rPr>
                <w:t>49</w:t>
              </w:r>
            </w:ins>
            <w:ins w:id="108" w:author="Neil Lawrence" w:date="2025-03-05T06:07:00Z">
              <w:r w:rsidR="00005AD0">
                <w:rPr>
                  <w:rFonts w:ascii="Calibri" w:hAnsi="Calibri" w:cs="Calibri"/>
                  <w:sz w:val="18"/>
                  <w:szCs w:val="18"/>
                </w:rPr>
                <w:t>1</w:t>
              </w:r>
            </w:ins>
          </w:p>
          <w:p w14:paraId="78F0E25B" w14:textId="77777777" w:rsidR="00836CA4" w:rsidRPr="00062C29" w:rsidRDefault="00836CA4" w:rsidP="00062C29">
            <w:pPr>
              <w:jc w:val="center"/>
              <w:rPr>
                <w:ins w:id="109" w:author="Neil Lawrence" w:date="2025-03-05T05:33:00Z"/>
                <w:rFonts w:ascii="Calibri" w:hAnsi="Calibri" w:cs="Calibri"/>
                <w:i/>
                <w:iCs/>
                <w:sz w:val="18"/>
                <w:szCs w:val="18"/>
              </w:rPr>
            </w:pPr>
            <w:ins w:id="110" w:author="Neil Lawrence" w:date="2025-03-05T05:33:00Z">
              <w:r w:rsidRPr="00062C29">
                <w:rPr>
                  <w:rFonts w:ascii="Calibri" w:hAnsi="Calibri" w:cs="Calibri"/>
                  <w:sz w:val="18"/>
                  <w:szCs w:val="18"/>
                </w:rPr>
                <w:t>(46.4%)</w:t>
              </w:r>
            </w:ins>
          </w:p>
        </w:tc>
        <w:tc>
          <w:tcPr>
            <w:tcW w:w="1480" w:type="dxa"/>
            <w:vAlign w:val="center"/>
          </w:tcPr>
          <w:p w14:paraId="4C28AFEC" w14:textId="47607F63" w:rsidR="00836CA4" w:rsidRDefault="00EA3637" w:rsidP="00062C29">
            <w:pPr>
              <w:jc w:val="center"/>
              <w:rPr>
                <w:ins w:id="111" w:author="Neil Lawrence" w:date="2025-03-05T05:33:00Z"/>
                <w:rFonts w:ascii="Calibri" w:hAnsi="Calibri" w:cs="Calibri"/>
                <w:sz w:val="18"/>
                <w:szCs w:val="18"/>
              </w:rPr>
            </w:pPr>
            <w:ins w:id="112" w:author="Neil Lawrence" w:date="2025-03-05T05:51:00Z">
              <w:r>
                <w:rPr>
                  <w:rFonts w:ascii="Calibri" w:hAnsi="Calibri" w:cs="Calibri"/>
                  <w:sz w:val="18"/>
                  <w:szCs w:val="18"/>
                </w:rPr>
                <w:t>643</w:t>
              </w:r>
            </w:ins>
          </w:p>
          <w:p w14:paraId="4FF1DC1B" w14:textId="77777777" w:rsidR="00836CA4" w:rsidRPr="00062C29" w:rsidRDefault="00836CA4" w:rsidP="00062C29">
            <w:pPr>
              <w:jc w:val="center"/>
              <w:rPr>
                <w:ins w:id="113" w:author="Neil Lawrence" w:date="2025-03-05T05:33:00Z"/>
                <w:rFonts w:ascii="Calibri" w:hAnsi="Calibri" w:cs="Calibri"/>
                <w:i/>
                <w:iCs/>
                <w:sz w:val="18"/>
                <w:szCs w:val="18"/>
              </w:rPr>
            </w:pPr>
            <w:ins w:id="114" w:author="Neil Lawrence" w:date="2025-03-05T05:33:00Z">
              <w:r w:rsidRPr="00062C29">
                <w:rPr>
                  <w:rFonts w:ascii="Calibri" w:hAnsi="Calibri" w:cs="Calibri"/>
                  <w:sz w:val="18"/>
                  <w:szCs w:val="18"/>
                </w:rPr>
                <w:t>(61.8%)</w:t>
              </w:r>
            </w:ins>
          </w:p>
        </w:tc>
        <w:tc>
          <w:tcPr>
            <w:tcW w:w="1480" w:type="dxa"/>
            <w:vAlign w:val="center"/>
          </w:tcPr>
          <w:p w14:paraId="0C95DCD1" w14:textId="77777777" w:rsidR="00836CA4" w:rsidRDefault="00836CA4" w:rsidP="00062C29">
            <w:pPr>
              <w:jc w:val="center"/>
              <w:rPr>
                <w:ins w:id="115" w:author="Neil Lawrence" w:date="2025-03-05T05:33:00Z"/>
                <w:rFonts w:ascii="Calibri" w:hAnsi="Calibri" w:cs="Calibri"/>
                <w:sz w:val="18"/>
                <w:szCs w:val="18"/>
              </w:rPr>
            </w:pPr>
            <w:ins w:id="116" w:author="Neil Lawrence" w:date="2025-03-05T05:33:00Z">
              <w:r w:rsidRPr="00062C29">
                <w:rPr>
                  <w:rFonts w:ascii="Calibri" w:hAnsi="Calibri" w:cs="Calibri"/>
                  <w:sz w:val="18"/>
                  <w:szCs w:val="18"/>
                </w:rPr>
                <w:t xml:space="preserve">2 </w:t>
              </w:r>
            </w:ins>
          </w:p>
          <w:p w14:paraId="6C44EBB4" w14:textId="77777777" w:rsidR="00836CA4" w:rsidRPr="00062C29" w:rsidRDefault="00836CA4" w:rsidP="00062C29">
            <w:pPr>
              <w:jc w:val="center"/>
              <w:rPr>
                <w:ins w:id="117" w:author="Neil Lawrence" w:date="2025-03-05T05:33:00Z"/>
                <w:rFonts w:ascii="Calibri" w:hAnsi="Calibri" w:cs="Calibri"/>
                <w:i/>
                <w:iCs/>
                <w:sz w:val="18"/>
                <w:szCs w:val="18"/>
              </w:rPr>
            </w:pPr>
            <w:ins w:id="118" w:author="Neil Lawrence" w:date="2025-03-05T05:33:00Z">
              <w:r w:rsidRPr="00062C29">
                <w:rPr>
                  <w:rFonts w:ascii="Calibri" w:hAnsi="Calibri" w:cs="Calibri"/>
                  <w:sz w:val="18"/>
                  <w:szCs w:val="18"/>
                </w:rPr>
                <w:t>(12.5%)</w:t>
              </w:r>
            </w:ins>
          </w:p>
        </w:tc>
        <w:tc>
          <w:tcPr>
            <w:tcW w:w="1480" w:type="dxa"/>
            <w:vAlign w:val="center"/>
          </w:tcPr>
          <w:p w14:paraId="2B1357EC" w14:textId="6889995D" w:rsidR="00836CA4" w:rsidRDefault="00EA3637" w:rsidP="00062C29">
            <w:pPr>
              <w:jc w:val="center"/>
              <w:rPr>
                <w:ins w:id="119" w:author="Neil Lawrence" w:date="2025-03-05T05:33:00Z"/>
                <w:rFonts w:ascii="Calibri" w:hAnsi="Calibri" w:cs="Calibri"/>
                <w:sz w:val="18"/>
                <w:szCs w:val="18"/>
              </w:rPr>
            </w:pPr>
            <w:ins w:id="120" w:author="Neil Lawrence" w:date="2025-03-05T05:51:00Z">
              <w:r>
                <w:rPr>
                  <w:rFonts w:ascii="Calibri" w:hAnsi="Calibri" w:cs="Calibri"/>
                  <w:sz w:val="18"/>
                  <w:szCs w:val="18"/>
                </w:rPr>
                <w:t>11</w:t>
              </w:r>
            </w:ins>
            <w:ins w:id="121" w:author="Neil Lawrence" w:date="2025-03-05T05:54:00Z">
              <w:r>
                <w:rPr>
                  <w:rFonts w:ascii="Calibri" w:hAnsi="Calibri" w:cs="Calibri"/>
                  <w:sz w:val="18"/>
                  <w:szCs w:val="18"/>
                </w:rPr>
                <w:t>3</w:t>
              </w:r>
            </w:ins>
            <w:ins w:id="122" w:author="Neil Lawrence" w:date="2025-03-05T06:08:00Z">
              <w:r w:rsidR="00005AD0">
                <w:rPr>
                  <w:rFonts w:ascii="Calibri" w:hAnsi="Calibri" w:cs="Calibri"/>
                  <w:sz w:val="18"/>
                  <w:szCs w:val="18"/>
                </w:rPr>
                <w:t>6</w:t>
              </w:r>
            </w:ins>
          </w:p>
          <w:p w14:paraId="2020B235" w14:textId="5C261667" w:rsidR="00836CA4" w:rsidRPr="00062C29" w:rsidRDefault="00836CA4" w:rsidP="00062C29">
            <w:pPr>
              <w:jc w:val="center"/>
              <w:rPr>
                <w:ins w:id="123" w:author="Neil Lawrence" w:date="2025-03-05T05:33:00Z"/>
                <w:rFonts w:ascii="Calibri" w:hAnsi="Calibri" w:cs="Calibri"/>
                <w:i/>
                <w:iCs/>
                <w:sz w:val="18"/>
                <w:szCs w:val="18"/>
              </w:rPr>
            </w:pPr>
            <w:ins w:id="124" w:author="Neil Lawrence" w:date="2025-03-05T05:33:00Z">
              <w:r w:rsidRPr="00062C29">
                <w:rPr>
                  <w:rFonts w:ascii="Calibri" w:hAnsi="Calibri" w:cs="Calibri"/>
                  <w:sz w:val="18"/>
                  <w:szCs w:val="18"/>
                </w:rPr>
                <w:t>(53.</w:t>
              </w:r>
            </w:ins>
            <w:ins w:id="125" w:author="Neil Lawrence" w:date="2025-03-05T06:09:00Z">
              <w:r w:rsidR="00005AD0">
                <w:rPr>
                  <w:rFonts w:ascii="Calibri" w:hAnsi="Calibri" w:cs="Calibri"/>
                  <w:sz w:val="18"/>
                  <w:szCs w:val="18"/>
                </w:rPr>
                <w:t>7</w:t>
              </w:r>
            </w:ins>
            <w:ins w:id="126" w:author="Neil Lawrence" w:date="2025-03-05T05:33:00Z">
              <w:r w:rsidRPr="00062C29">
                <w:rPr>
                  <w:rFonts w:ascii="Calibri" w:hAnsi="Calibri" w:cs="Calibri"/>
                  <w:sz w:val="18"/>
                  <w:szCs w:val="18"/>
                </w:rPr>
                <w:t>%)</w:t>
              </w:r>
            </w:ins>
          </w:p>
        </w:tc>
      </w:tr>
      <w:tr w:rsidR="00836CA4" w:rsidRPr="0024581D" w14:paraId="39F004B8" w14:textId="77777777" w:rsidTr="00836CA4">
        <w:trPr>
          <w:trHeight w:val="57"/>
          <w:ins w:id="127" w:author="Neil Lawrence" w:date="2025-03-05T05:38:00Z"/>
        </w:trPr>
        <w:tc>
          <w:tcPr>
            <w:tcW w:w="3151" w:type="dxa"/>
            <w:shd w:val="solid" w:color="auto" w:fill="auto"/>
            <w:vAlign w:val="center"/>
          </w:tcPr>
          <w:p w14:paraId="0FB9AFDA" w14:textId="77777777" w:rsidR="00836CA4" w:rsidRPr="00062C29" w:rsidRDefault="00836CA4" w:rsidP="00062C29">
            <w:pPr>
              <w:rPr>
                <w:ins w:id="128" w:author="Neil Lawrence" w:date="2025-03-05T05:38:00Z"/>
                <w:rFonts w:ascii="Calibri" w:hAnsi="Calibri" w:cs="Calibri"/>
                <w:b/>
                <w:bCs/>
                <w:sz w:val="4"/>
                <w:szCs w:val="4"/>
              </w:rPr>
            </w:pPr>
          </w:p>
        </w:tc>
        <w:tc>
          <w:tcPr>
            <w:tcW w:w="1481" w:type="dxa"/>
            <w:shd w:val="solid" w:color="auto" w:fill="auto"/>
            <w:vAlign w:val="center"/>
          </w:tcPr>
          <w:p w14:paraId="619BED53" w14:textId="77777777" w:rsidR="00836CA4" w:rsidRPr="00062C29" w:rsidRDefault="00836CA4" w:rsidP="00062C29">
            <w:pPr>
              <w:jc w:val="center"/>
              <w:rPr>
                <w:ins w:id="129" w:author="Neil Lawrence" w:date="2025-03-05T05:38:00Z"/>
                <w:rFonts w:ascii="Calibri" w:hAnsi="Calibri" w:cs="Calibri"/>
                <w:sz w:val="4"/>
                <w:szCs w:val="4"/>
              </w:rPr>
            </w:pPr>
          </w:p>
        </w:tc>
        <w:tc>
          <w:tcPr>
            <w:tcW w:w="1480" w:type="dxa"/>
            <w:shd w:val="solid" w:color="auto" w:fill="auto"/>
            <w:vAlign w:val="center"/>
          </w:tcPr>
          <w:p w14:paraId="35EC6CA8" w14:textId="77777777" w:rsidR="00836CA4" w:rsidRPr="00062C29" w:rsidRDefault="00836CA4" w:rsidP="00062C29">
            <w:pPr>
              <w:jc w:val="center"/>
              <w:rPr>
                <w:ins w:id="130" w:author="Neil Lawrence" w:date="2025-03-05T05:38:00Z"/>
                <w:rFonts w:ascii="Calibri" w:hAnsi="Calibri" w:cs="Calibri"/>
                <w:sz w:val="4"/>
                <w:szCs w:val="4"/>
              </w:rPr>
            </w:pPr>
          </w:p>
        </w:tc>
        <w:tc>
          <w:tcPr>
            <w:tcW w:w="1480" w:type="dxa"/>
            <w:shd w:val="solid" w:color="auto" w:fill="auto"/>
            <w:vAlign w:val="center"/>
          </w:tcPr>
          <w:p w14:paraId="4A114B43" w14:textId="77777777" w:rsidR="00836CA4" w:rsidRPr="00062C29" w:rsidRDefault="00836CA4" w:rsidP="00062C29">
            <w:pPr>
              <w:jc w:val="center"/>
              <w:rPr>
                <w:ins w:id="131" w:author="Neil Lawrence" w:date="2025-03-05T05:38:00Z"/>
                <w:rFonts w:ascii="Calibri" w:hAnsi="Calibri" w:cs="Calibri"/>
                <w:sz w:val="4"/>
                <w:szCs w:val="4"/>
              </w:rPr>
            </w:pPr>
          </w:p>
        </w:tc>
        <w:tc>
          <w:tcPr>
            <w:tcW w:w="1480" w:type="dxa"/>
            <w:shd w:val="solid" w:color="auto" w:fill="auto"/>
            <w:vAlign w:val="center"/>
          </w:tcPr>
          <w:p w14:paraId="14812834" w14:textId="77777777" w:rsidR="00836CA4" w:rsidRPr="00062C29" w:rsidRDefault="00836CA4" w:rsidP="00062C29">
            <w:pPr>
              <w:jc w:val="center"/>
              <w:rPr>
                <w:ins w:id="132" w:author="Neil Lawrence" w:date="2025-03-05T05:38:00Z"/>
                <w:rFonts w:ascii="Calibri" w:hAnsi="Calibri" w:cs="Calibri"/>
                <w:sz w:val="4"/>
                <w:szCs w:val="4"/>
              </w:rPr>
            </w:pPr>
          </w:p>
        </w:tc>
      </w:tr>
      <w:tr w:rsidR="00836CA4" w:rsidRPr="0024581D" w14:paraId="66BA87DC" w14:textId="77777777" w:rsidTr="00836CA4">
        <w:trPr>
          <w:ins w:id="133" w:author="Neil Lawrence" w:date="2025-03-05T05:38:00Z"/>
        </w:trPr>
        <w:tc>
          <w:tcPr>
            <w:tcW w:w="3151" w:type="dxa"/>
            <w:vAlign w:val="center"/>
          </w:tcPr>
          <w:p w14:paraId="62DAFE03" w14:textId="4532D54B" w:rsidR="00836CA4" w:rsidRPr="00062C29" w:rsidRDefault="00836CA4" w:rsidP="00836CA4">
            <w:pPr>
              <w:rPr>
                <w:ins w:id="134" w:author="Neil Lawrence" w:date="2025-03-05T05:38:00Z"/>
                <w:rFonts w:ascii="Calibri" w:hAnsi="Calibri" w:cs="Calibri"/>
                <w:sz w:val="18"/>
                <w:szCs w:val="18"/>
              </w:rPr>
            </w:pPr>
            <w:ins w:id="135" w:author="Neil Lawrence" w:date="2025-03-05T05:38:00Z">
              <w:r w:rsidRPr="000F3790">
                <w:rPr>
                  <w:rFonts w:ascii="Calibri" w:hAnsi="Calibri" w:cs="Calibri"/>
                  <w:b/>
                  <w:bCs/>
                  <w:sz w:val="18"/>
                  <w:szCs w:val="18"/>
                </w:rPr>
                <w:t>17</w:t>
              </w:r>
            </w:ins>
            <w:ins w:id="136" w:author="Neil Lawrence" w:date="2025-03-05T06:10:00Z">
              <w:r w:rsidR="00195A97">
                <w:rPr>
                  <w:rFonts w:ascii="Calibri" w:hAnsi="Calibri" w:cs="Calibri"/>
                  <w:b/>
                  <w:bCs/>
                  <w:sz w:val="18"/>
                  <w:szCs w:val="18"/>
                </w:rPr>
                <w:t>-</w:t>
              </w:r>
            </w:ins>
            <w:ins w:id="137" w:author="Neil Lawrence" w:date="2025-03-05T05:38:00Z">
              <w:r w:rsidRPr="000F3790">
                <w:rPr>
                  <w:rFonts w:ascii="Calibri" w:hAnsi="Calibri" w:cs="Calibri"/>
                  <w:b/>
                  <w:bCs/>
                  <w:sz w:val="18"/>
                  <w:szCs w:val="18"/>
                </w:rPr>
                <w:t>OH</w:t>
              </w:r>
            </w:ins>
            <w:ins w:id="138" w:author="Neil Lawrence" w:date="2025-03-05T06:10:00Z">
              <w:r w:rsidR="00195A97">
                <w:rPr>
                  <w:rFonts w:ascii="Calibri" w:hAnsi="Calibri" w:cs="Calibri"/>
                  <w:b/>
                  <w:bCs/>
                  <w:sz w:val="18"/>
                  <w:szCs w:val="18"/>
                </w:rPr>
                <w:t xml:space="preserve"> </w:t>
              </w:r>
            </w:ins>
            <w:ins w:id="139" w:author="Neil Lawrence" w:date="2025-03-05T05:38:00Z">
              <w:r w:rsidRPr="000F3790">
                <w:rPr>
                  <w:rFonts w:ascii="Calibri" w:hAnsi="Calibri" w:cs="Calibri"/>
                  <w:b/>
                  <w:bCs/>
                  <w:sz w:val="18"/>
                  <w:szCs w:val="18"/>
                </w:rPr>
                <w:t>P</w:t>
              </w:r>
            </w:ins>
            <w:ins w:id="140" w:author="Neil Lawrence" w:date="2025-03-05T06:10:00Z">
              <w:r w:rsidR="00195A97">
                <w:rPr>
                  <w:rFonts w:ascii="Calibri" w:hAnsi="Calibri" w:cs="Calibri"/>
                  <w:b/>
                  <w:bCs/>
                  <w:sz w:val="18"/>
                  <w:szCs w:val="18"/>
                </w:rPr>
                <w:t>rogesterone</w:t>
              </w:r>
            </w:ins>
            <w:ins w:id="141" w:author="Neil Lawrence" w:date="2025-03-05T05:38:00Z">
              <w:r>
                <w:rPr>
                  <w:rFonts w:ascii="Calibri" w:hAnsi="Calibri" w:cs="Calibri"/>
                  <w:b/>
                  <w:bCs/>
                  <w:sz w:val="18"/>
                  <w:szCs w:val="18"/>
                </w:rPr>
                <w:t>:</w:t>
              </w:r>
            </w:ins>
          </w:p>
        </w:tc>
        <w:tc>
          <w:tcPr>
            <w:tcW w:w="1481" w:type="dxa"/>
            <w:vAlign w:val="center"/>
          </w:tcPr>
          <w:p w14:paraId="064FA2BE" w14:textId="77777777" w:rsidR="00836CA4" w:rsidRPr="00062C29" w:rsidRDefault="00836CA4" w:rsidP="00836CA4">
            <w:pPr>
              <w:jc w:val="center"/>
              <w:rPr>
                <w:ins w:id="142" w:author="Neil Lawrence" w:date="2025-03-05T05:38:00Z"/>
                <w:rFonts w:ascii="Calibri" w:hAnsi="Calibri" w:cs="Calibri"/>
                <w:sz w:val="18"/>
                <w:szCs w:val="18"/>
              </w:rPr>
            </w:pPr>
          </w:p>
        </w:tc>
        <w:tc>
          <w:tcPr>
            <w:tcW w:w="1480" w:type="dxa"/>
            <w:vAlign w:val="center"/>
          </w:tcPr>
          <w:p w14:paraId="38230AD9" w14:textId="77777777" w:rsidR="00836CA4" w:rsidRPr="00062C29" w:rsidRDefault="00836CA4" w:rsidP="00836CA4">
            <w:pPr>
              <w:jc w:val="center"/>
              <w:rPr>
                <w:ins w:id="143" w:author="Neil Lawrence" w:date="2025-03-05T05:38:00Z"/>
                <w:rFonts w:ascii="Calibri" w:hAnsi="Calibri" w:cs="Calibri"/>
                <w:sz w:val="18"/>
                <w:szCs w:val="18"/>
              </w:rPr>
            </w:pPr>
          </w:p>
        </w:tc>
        <w:tc>
          <w:tcPr>
            <w:tcW w:w="1480" w:type="dxa"/>
            <w:vAlign w:val="center"/>
          </w:tcPr>
          <w:p w14:paraId="3363E6AC" w14:textId="77777777" w:rsidR="00836CA4" w:rsidRPr="00062C29" w:rsidRDefault="00836CA4" w:rsidP="00836CA4">
            <w:pPr>
              <w:jc w:val="center"/>
              <w:rPr>
                <w:ins w:id="144" w:author="Neil Lawrence" w:date="2025-03-05T05:38:00Z"/>
                <w:rFonts w:ascii="Calibri" w:hAnsi="Calibri" w:cs="Calibri"/>
                <w:sz w:val="18"/>
                <w:szCs w:val="18"/>
              </w:rPr>
            </w:pPr>
          </w:p>
        </w:tc>
        <w:tc>
          <w:tcPr>
            <w:tcW w:w="1480" w:type="dxa"/>
            <w:vAlign w:val="center"/>
          </w:tcPr>
          <w:p w14:paraId="1A952509" w14:textId="77777777" w:rsidR="00836CA4" w:rsidRPr="00062C29" w:rsidRDefault="00836CA4" w:rsidP="00836CA4">
            <w:pPr>
              <w:jc w:val="center"/>
              <w:rPr>
                <w:ins w:id="145" w:author="Neil Lawrence" w:date="2025-03-05T05:38:00Z"/>
                <w:rFonts w:ascii="Calibri" w:hAnsi="Calibri" w:cs="Calibri"/>
                <w:sz w:val="18"/>
                <w:szCs w:val="18"/>
              </w:rPr>
            </w:pPr>
          </w:p>
        </w:tc>
      </w:tr>
      <w:tr w:rsidR="00836CA4" w:rsidRPr="0024581D" w14:paraId="02B6CE31" w14:textId="77777777" w:rsidTr="00836CA4">
        <w:trPr>
          <w:ins w:id="146" w:author="Neil Lawrence" w:date="2025-03-05T05:38:00Z"/>
        </w:trPr>
        <w:tc>
          <w:tcPr>
            <w:tcW w:w="3151" w:type="dxa"/>
            <w:vAlign w:val="center"/>
          </w:tcPr>
          <w:p w14:paraId="1C83E2D6" w14:textId="3A10DBF5" w:rsidR="00836CA4" w:rsidRPr="000F3790" w:rsidRDefault="00836CA4" w:rsidP="00836CA4">
            <w:pPr>
              <w:rPr>
                <w:ins w:id="147" w:author="Neil Lawrence" w:date="2025-03-05T05:38:00Z"/>
                <w:rFonts w:ascii="Calibri" w:hAnsi="Calibri" w:cs="Calibri"/>
                <w:b/>
                <w:bCs/>
                <w:sz w:val="18"/>
                <w:szCs w:val="18"/>
              </w:rPr>
            </w:pPr>
            <w:ins w:id="148" w:author="Neil Lawrence" w:date="2025-03-05T05:38:00Z">
              <w:r w:rsidRPr="00062C29">
                <w:rPr>
                  <w:rFonts w:ascii="Calibri" w:hAnsi="Calibri" w:cs="Calibri"/>
                  <w:sz w:val="18"/>
                  <w:szCs w:val="18"/>
                </w:rPr>
                <w:t xml:space="preserve">Median (IQR) of </w:t>
              </w:r>
              <w:r>
                <w:rPr>
                  <w:rFonts w:ascii="Calibri" w:hAnsi="Calibri" w:cs="Calibri"/>
                  <w:sz w:val="18"/>
                  <w:szCs w:val="18"/>
                </w:rPr>
                <w:t>measurements</w:t>
              </w:r>
              <w:r w:rsidRPr="00062C29">
                <w:rPr>
                  <w:rFonts w:ascii="Calibri" w:hAnsi="Calibri" w:cs="Calibri"/>
                  <w:sz w:val="18"/>
                  <w:szCs w:val="18"/>
                </w:rPr>
                <w:t xml:space="preserve"> with time of reading (nmol/l)</w:t>
              </w:r>
            </w:ins>
          </w:p>
        </w:tc>
        <w:tc>
          <w:tcPr>
            <w:tcW w:w="1481" w:type="dxa"/>
            <w:vAlign w:val="center"/>
          </w:tcPr>
          <w:p w14:paraId="33D31BA6" w14:textId="77777777" w:rsidR="00836CA4" w:rsidRPr="00062C29" w:rsidRDefault="00836CA4" w:rsidP="00836CA4">
            <w:pPr>
              <w:jc w:val="center"/>
              <w:rPr>
                <w:ins w:id="149" w:author="Neil Lawrence" w:date="2025-03-05T05:38:00Z"/>
                <w:rFonts w:ascii="Calibri" w:hAnsi="Calibri" w:cs="Calibri"/>
                <w:sz w:val="18"/>
                <w:szCs w:val="18"/>
              </w:rPr>
            </w:pPr>
            <w:ins w:id="150" w:author="Neil Lawrence" w:date="2025-03-05T05:38:00Z">
              <w:r w:rsidRPr="00062C29">
                <w:rPr>
                  <w:rFonts w:ascii="Calibri" w:hAnsi="Calibri" w:cs="Calibri"/>
                  <w:sz w:val="18"/>
                  <w:szCs w:val="18"/>
                </w:rPr>
                <w:t xml:space="preserve">9.1 </w:t>
              </w:r>
            </w:ins>
          </w:p>
          <w:p w14:paraId="0AA1E8D0" w14:textId="44D89163" w:rsidR="00836CA4" w:rsidRPr="00062C29" w:rsidRDefault="00836CA4" w:rsidP="00836CA4">
            <w:pPr>
              <w:jc w:val="center"/>
              <w:rPr>
                <w:ins w:id="151" w:author="Neil Lawrence" w:date="2025-03-05T05:38:00Z"/>
                <w:rFonts w:ascii="Calibri" w:hAnsi="Calibri" w:cs="Calibri"/>
                <w:sz w:val="18"/>
                <w:szCs w:val="18"/>
              </w:rPr>
            </w:pPr>
            <w:ins w:id="152" w:author="Neil Lawrence" w:date="2025-03-05T05:38:00Z">
              <w:r w:rsidRPr="00062C29">
                <w:rPr>
                  <w:rFonts w:ascii="Calibri" w:hAnsi="Calibri" w:cs="Calibri"/>
                  <w:sz w:val="18"/>
                  <w:szCs w:val="18"/>
                </w:rPr>
                <w:t>(1.3 to 44</w:t>
              </w:r>
              <w:r>
                <w:rPr>
                  <w:rFonts w:ascii="Calibri" w:hAnsi="Calibri" w:cs="Calibri"/>
                  <w:sz w:val="18"/>
                  <w:szCs w:val="18"/>
                </w:rPr>
                <w:t>.0</w:t>
              </w:r>
              <w:r w:rsidRPr="00062C29">
                <w:rPr>
                  <w:rFonts w:ascii="Calibri" w:hAnsi="Calibri" w:cs="Calibri"/>
                  <w:sz w:val="18"/>
                  <w:szCs w:val="18"/>
                </w:rPr>
                <w:t>)</w:t>
              </w:r>
            </w:ins>
          </w:p>
        </w:tc>
        <w:tc>
          <w:tcPr>
            <w:tcW w:w="1480" w:type="dxa"/>
            <w:vAlign w:val="center"/>
          </w:tcPr>
          <w:p w14:paraId="434E53E3" w14:textId="77777777" w:rsidR="00836CA4" w:rsidRDefault="00836CA4" w:rsidP="00836CA4">
            <w:pPr>
              <w:jc w:val="center"/>
              <w:rPr>
                <w:ins w:id="153" w:author="Neil Lawrence" w:date="2025-03-05T05:38:00Z"/>
                <w:rFonts w:ascii="Calibri" w:hAnsi="Calibri" w:cs="Calibri"/>
                <w:sz w:val="18"/>
                <w:szCs w:val="18"/>
              </w:rPr>
            </w:pPr>
            <w:ins w:id="154" w:author="Neil Lawrence" w:date="2025-03-05T05:38:00Z">
              <w:r w:rsidRPr="00062C29">
                <w:rPr>
                  <w:rFonts w:ascii="Calibri" w:hAnsi="Calibri" w:cs="Calibri"/>
                  <w:sz w:val="18"/>
                  <w:szCs w:val="18"/>
                </w:rPr>
                <w:t xml:space="preserve">6.1 </w:t>
              </w:r>
            </w:ins>
          </w:p>
          <w:p w14:paraId="006D2877" w14:textId="2EF50BE6" w:rsidR="00836CA4" w:rsidRPr="00062C29" w:rsidRDefault="00836CA4" w:rsidP="00836CA4">
            <w:pPr>
              <w:jc w:val="center"/>
              <w:rPr>
                <w:ins w:id="155" w:author="Neil Lawrence" w:date="2025-03-05T05:38:00Z"/>
                <w:rFonts w:ascii="Calibri" w:hAnsi="Calibri" w:cs="Calibri"/>
                <w:sz w:val="18"/>
                <w:szCs w:val="18"/>
              </w:rPr>
            </w:pPr>
            <w:ins w:id="156" w:author="Neil Lawrence" w:date="2025-03-05T05:38:00Z">
              <w:r w:rsidRPr="00062C29">
                <w:rPr>
                  <w:rFonts w:ascii="Calibri" w:hAnsi="Calibri" w:cs="Calibri"/>
                  <w:sz w:val="18"/>
                  <w:szCs w:val="18"/>
                </w:rPr>
                <w:t>(1</w:t>
              </w:r>
              <w:r>
                <w:rPr>
                  <w:rFonts w:ascii="Calibri" w:hAnsi="Calibri" w:cs="Calibri"/>
                  <w:sz w:val="18"/>
                  <w:szCs w:val="18"/>
                </w:rPr>
                <w:t xml:space="preserve">.0 </w:t>
              </w:r>
              <w:r w:rsidRPr="00062C29">
                <w:rPr>
                  <w:rFonts w:ascii="Calibri" w:hAnsi="Calibri" w:cs="Calibri"/>
                  <w:sz w:val="18"/>
                  <w:szCs w:val="18"/>
                </w:rPr>
                <w:t>to 41</w:t>
              </w:r>
              <w:r>
                <w:rPr>
                  <w:rFonts w:ascii="Calibri" w:hAnsi="Calibri" w:cs="Calibri"/>
                  <w:sz w:val="18"/>
                  <w:szCs w:val="18"/>
                </w:rPr>
                <w:t>.0</w:t>
              </w:r>
              <w:r w:rsidRPr="00062C29">
                <w:rPr>
                  <w:rFonts w:ascii="Calibri" w:hAnsi="Calibri" w:cs="Calibri"/>
                  <w:sz w:val="18"/>
                  <w:szCs w:val="18"/>
                </w:rPr>
                <w:t>)</w:t>
              </w:r>
            </w:ins>
          </w:p>
        </w:tc>
        <w:tc>
          <w:tcPr>
            <w:tcW w:w="1480" w:type="dxa"/>
            <w:vAlign w:val="center"/>
          </w:tcPr>
          <w:p w14:paraId="09D647A1" w14:textId="77777777" w:rsidR="00836CA4" w:rsidRDefault="00836CA4" w:rsidP="00836CA4">
            <w:pPr>
              <w:jc w:val="center"/>
              <w:rPr>
                <w:ins w:id="157" w:author="Neil Lawrence" w:date="2025-03-05T05:38:00Z"/>
                <w:rFonts w:ascii="Calibri" w:hAnsi="Calibri" w:cs="Calibri"/>
                <w:sz w:val="18"/>
                <w:szCs w:val="18"/>
              </w:rPr>
            </w:pPr>
            <w:ins w:id="158" w:author="Neil Lawrence" w:date="2025-03-05T05:38:00Z">
              <w:r w:rsidRPr="00062C29">
                <w:rPr>
                  <w:rFonts w:ascii="Calibri" w:hAnsi="Calibri" w:cs="Calibri"/>
                  <w:sz w:val="18"/>
                  <w:szCs w:val="18"/>
                </w:rPr>
                <w:t>5</w:t>
              </w:r>
              <w:r>
                <w:rPr>
                  <w:rFonts w:ascii="Calibri" w:hAnsi="Calibri" w:cs="Calibri"/>
                  <w:sz w:val="18"/>
                  <w:szCs w:val="18"/>
                </w:rPr>
                <w:t>.0</w:t>
              </w:r>
              <w:r w:rsidRPr="00062C29">
                <w:rPr>
                  <w:rFonts w:ascii="Calibri" w:hAnsi="Calibri" w:cs="Calibri"/>
                  <w:sz w:val="18"/>
                  <w:szCs w:val="18"/>
                </w:rPr>
                <w:t xml:space="preserve"> </w:t>
              </w:r>
            </w:ins>
          </w:p>
          <w:p w14:paraId="76B619D8" w14:textId="7C86B37E" w:rsidR="00836CA4" w:rsidRPr="00062C29" w:rsidRDefault="00836CA4" w:rsidP="00836CA4">
            <w:pPr>
              <w:jc w:val="center"/>
              <w:rPr>
                <w:ins w:id="159" w:author="Neil Lawrence" w:date="2025-03-05T05:38:00Z"/>
                <w:rFonts w:ascii="Calibri" w:hAnsi="Calibri" w:cs="Calibri"/>
                <w:sz w:val="18"/>
                <w:szCs w:val="18"/>
              </w:rPr>
            </w:pPr>
            <w:ins w:id="160" w:author="Neil Lawrence" w:date="2025-03-05T05:38:00Z">
              <w:r w:rsidRPr="00062C29">
                <w:rPr>
                  <w:rFonts w:ascii="Calibri" w:hAnsi="Calibri" w:cs="Calibri"/>
                  <w:sz w:val="18"/>
                  <w:szCs w:val="18"/>
                </w:rPr>
                <w:t>(3</w:t>
              </w:r>
              <w:r>
                <w:rPr>
                  <w:rFonts w:ascii="Calibri" w:hAnsi="Calibri" w:cs="Calibri"/>
                  <w:sz w:val="18"/>
                  <w:szCs w:val="18"/>
                </w:rPr>
                <w:t>.0</w:t>
              </w:r>
              <w:r w:rsidRPr="00062C29">
                <w:rPr>
                  <w:rFonts w:ascii="Calibri" w:hAnsi="Calibri" w:cs="Calibri"/>
                  <w:sz w:val="18"/>
                  <w:szCs w:val="18"/>
                </w:rPr>
                <w:t xml:space="preserve"> to 40.5)</w:t>
              </w:r>
            </w:ins>
          </w:p>
        </w:tc>
        <w:tc>
          <w:tcPr>
            <w:tcW w:w="1480" w:type="dxa"/>
            <w:vAlign w:val="center"/>
          </w:tcPr>
          <w:p w14:paraId="56A0D7F7" w14:textId="77777777" w:rsidR="00836CA4" w:rsidRDefault="00836CA4" w:rsidP="00836CA4">
            <w:pPr>
              <w:jc w:val="center"/>
              <w:rPr>
                <w:ins w:id="161" w:author="Neil Lawrence" w:date="2025-03-05T05:38:00Z"/>
                <w:rFonts w:ascii="Calibri" w:hAnsi="Calibri" w:cs="Calibri"/>
                <w:sz w:val="18"/>
                <w:szCs w:val="18"/>
              </w:rPr>
            </w:pPr>
            <w:ins w:id="162" w:author="Neil Lawrence" w:date="2025-03-05T05:38:00Z">
              <w:r w:rsidRPr="00062C29">
                <w:rPr>
                  <w:rFonts w:ascii="Calibri" w:hAnsi="Calibri" w:cs="Calibri"/>
                  <w:sz w:val="18"/>
                  <w:szCs w:val="18"/>
                </w:rPr>
                <w:t>8</w:t>
              </w:r>
              <w:r>
                <w:rPr>
                  <w:rFonts w:ascii="Calibri" w:hAnsi="Calibri" w:cs="Calibri"/>
                  <w:sz w:val="18"/>
                  <w:szCs w:val="18"/>
                </w:rPr>
                <w:t>.0</w:t>
              </w:r>
              <w:r w:rsidRPr="00062C29">
                <w:rPr>
                  <w:rFonts w:ascii="Calibri" w:hAnsi="Calibri" w:cs="Calibri"/>
                  <w:sz w:val="18"/>
                  <w:szCs w:val="18"/>
                </w:rPr>
                <w:t xml:space="preserve"> </w:t>
              </w:r>
            </w:ins>
          </w:p>
          <w:p w14:paraId="430A71A6" w14:textId="738A0DD9" w:rsidR="00836CA4" w:rsidRPr="00062C29" w:rsidRDefault="00836CA4" w:rsidP="00836CA4">
            <w:pPr>
              <w:jc w:val="center"/>
              <w:rPr>
                <w:ins w:id="163" w:author="Neil Lawrence" w:date="2025-03-05T05:38:00Z"/>
                <w:rFonts w:ascii="Calibri" w:hAnsi="Calibri" w:cs="Calibri"/>
                <w:sz w:val="18"/>
                <w:szCs w:val="18"/>
              </w:rPr>
            </w:pPr>
            <w:ins w:id="164" w:author="Neil Lawrence" w:date="2025-03-05T05:38:00Z">
              <w:r w:rsidRPr="00062C29">
                <w:rPr>
                  <w:rFonts w:ascii="Calibri" w:hAnsi="Calibri" w:cs="Calibri"/>
                  <w:sz w:val="18"/>
                  <w:szCs w:val="18"/>
                </w:rPr>
                <w:t>(1</w:t>
              </w:r>
              <w:r>
                <w:rPr>
                  <w:rFonts w:ascii="Calibri" w:hAnsi="Calibri" w:cs="Calibri"/>
                  <w:sz w:val="18"/>
                  <w:szCs w:val="18"/>
                </w:rPr>
                <w:t>.0</w:t>
              </w:r>
              <w:r w:rsidRPr="00062C29">
                <w:rPr>
                  <w:rFonts w:ascii="Calibri" w:hAnsi="Calibri" w:cs="Calibri"/>
                  <w:sz w:val="18"/>
                  <w:szCs w:val="18"/>
                </w:rPr>
                <w:t xml:space="preserve"> to 43</w:t>
              </w:r>
              <w:r>
                <w:rPr>
                  <w:rFonts w:ascii="Calibri" w:hAnsi="Calibri" w:cs="Calibri"/>
                  <w:sz w:val="18"/>
                  <w:szCs w:val="18"/>
                </w:rPr>
                <w:t>.0</w:t>
              </w:r>
              <w:r w:rsidRPr="00062C29">
                <w:rPr>
                  <w:rFonts w:ascii="Calibri" w:hAnsi="Calibri" w:cs="Calibri"/>
                  <w:sz w:val="18"/>
                  <w:szCs w:val="18"/>
                </w:rPr>
                <w:t>)</w:t>
              </w:r>
            </w:ins>
          </w:p>
        </w:tc>
      </w:tr>
      <w:tr w:rsidR="00836CA4" w:rsidRPr="0024581D" w14:paraId="1F5E4596" w14:textId="77777777" w:rsidTr="00836CA4">
        <w:trPr>
          <w:ins w:id="165" w:author="Neil Lawrence" w:date="2025-03-05T05:38:00Z"/>
        </w:trPr>
        <w:tc>
          <w:tcPr>
            <w:tcW w:w="3151" w:type="dxa"/>
            <w:vAlign w:val="center"/>
          </w:tcPr>
          <w:p w14:paraId="2263C91C" w14:textId="7EA040B0" w:rsidR="00836CA4" w:rsidRPr="00062C29" w:rsidRDefault="00836CA4" w:rsidP="00836CA4">
            <w:pPr>
              <w:rPr>
                <w:ins w:id="166" w:author="Neil Lawrence" w:date="2025-03-05T05:38:00Z"/>
                <w:rFonts w:ascii="Calibri" w:hAnsi="Calibri" w:cs="Calibri"/>
                <w:sz w:val="18"/>
                <w:szCs w:val="18"/>
              </w:rPr>
            </w:pPr>
            <w:ins w:id="167" w:author="Neil Lawrence" w:date="2025-03-05T05:38:00Z">
              <w:r>
                <w:rPr>
                  <w:rFonts w:ascii="Calibri" w:hAnsi="Calibri" w:cs="Calibri"/>
                  <w:sz w:val="18"/>
                  <w:szCs w:val="18"/>
                </w:rPr>
                <w:t>Number</w:t>
              </w:r>
              <w:r w:rsidRPr="00062C29">
                <w:rPr>
                  <w:rFonts w:ascii="Calibri" w:hAnsi="Calibri" w:cs="Calibri"/>
                  <w:sz w:val="18"/>
                  <w:szCs w:val="18"/>
                </w:rPr>
                <w:t xml:space="preserve"> of measurements available that have time of reading</w:t>
              </w:r>
              <w:r>
                <w:rPr>
                  <w:rFonts w:ascii="Calibri" w:hAnsi="Calibri" w:cs="Calibri"/>
                  <w:sz w:val="18"/>
                  <w:szCs w:val="18"/>
                </w:rPr>
                <w:t xml:space="preserve"> (%)</w:t>
              </w:r>
            </w:ins>
          </w:p>
        </w:tc>
        <w:tc>
          <w:tcPr>
            <w:tcW w:w="1481" w:type="dxa"/>
            <w:vAlign w:val="center"/>
          </w:tcPr>
          <w:p w14:paraId="64DE9ECA" w14:textId="7E485DC5" w:rsidR="00836CA4" w:rsidRPr="00062C29" w:rsidRDefault="00836CA4" w:rsidP="00836CA4">
            <w:pPr>
              <w:jc w:val="center"/>
              <w:rPr>
                <w:ins w:id="168" w:author="Neil Lawrence" w:date="2025-03-05T05:38:00Z"/>
                <w:rFonts w:ascii="Calibri" w:hAnsi="Calibri" w:cs="Calibri"/>
                <w:sz w:val="18"/>
                <w:szCs w:val="18"/>
              </w:rPr>
            </w:pPr>
            <w:ins w:id="169" w:author="Neil Lawrence" w:date="2025-03-05T05:38:00Z">
              <w:r w:rsidRPr="00062C29">
                <w:rPr>
                  <w:rFonts w:ascii="Calibri" w:hAnsi="Calibri" w:cs="Calibri"/>
                  <w:sz w:val="18"/>
                  <w:szCs w:val="18"/>
                </w:rPr>
                <w:t>6</w:t>
              </w:r>
            </w:ins>
            <w:ins w:id="170" w:author="Neil Lawrence" w:date="2025-03-05T05:55:00Z">
              <w:r w:rsidR="00EA3637">
                <w:rPr>
                  <w:rFonts w:ascii="Calibri" w:hAnsi="Calibri" w:cs="Calibri"/>
                  <w:sz w:val="18"/>
                  <w:szCs w:val="18"/>
                </w:rPr>
                <w:t>72</w:t>
              </w:r>
            </w:ins>
          </w:p>
          <w:p w14:paraId="6926FB5B" w14:textId="4B7E9927" w:rsidR="00836CA4" w:rsidRPr="00062C29" w:rsidRDefault="00836CA4" w:rsidP="00836CA4">
            <w:pPr>
              <w:jc w:val="center"/>
              <w:rPr>
                <w:ins w:id="171" w:author="Neil Lawrence" w:date="2025-03-05T05:38:00Z"/>
                <w:rFonts w:ascii="Calibri" w:hAnsi="Calibri" w:cs="Calibri"/>
                <w:sz w:val="18"/>
                <w:szCs w:val="18"/>
              </w:rPr>
            </w:pPr>
            <w:ins w:id="172" w:author="Neil Lawrence" w:date="2025-03-05T05:38:00Z">
              <w:r w:rsidRPr="00062C29">
                <w:rPr>
                  <w:rFonts w:ascii="Calibri" w:hAnsi="Calibri" w:cs="Calibri"/>
                  <w:sz w:val="18"/>
                  <w:szCs w:val="18"/>
                </w:rPr>
                <w:t>(48.7%)</w:t>
              </w:r>
            </w:ins>
          </w:p>
        </w:tc>
        <w:tc>
          <w:tcPr>
            <w:tcW w:w="1480" w:type="dxa"/>
            <w:vAlign w:val="center"/>
          </w:tcPr>
          <w:p w14:paraId="52C64AFA" w14:textId="414B6CE1" w:rsidR="00836CA4" w:rsidRDefault="00836CA4" w:rsidP="00836CA4">
            <w:pPr>
              <w:jc w:val="center"/>
              <w:rPr>
                <w:ins w:id="173" w:author="Neil Lawrence" w:date="2025-03-05T05:38:00Z"/>
                <w:rFonts w:ascii="Calibri" w:hAnsi="Calibri" w:cs="Calibri"/>
                <w:sz w:val="18"/>
                <w:szCs w:val="18"/>
              </w:rPr>
            </w:pPr>
            <w:ins w:id="174" w:author="Neil Lawrence" w:date="2025-03-05T05:38:00Z">
              <w:r w:rsidRPr="00062C29">
                <w:rPr>
                  <w:rFonts w:ascii="Calibri" w:hAnsi="Calibri" w:cs="Calibri"/>
                  <w:sz w:val="18"/>
                  <w:szCs w:val="18"/>
                </w:rPr>
                <w:t>4</w:t>
              </w:r>
            </w:ins>
            <w:ins w:id="175" w:author="Neil Lawrence" w:date="2025-03-05T05:55:00Z">
              <w:r w:rsidR="00EA3637">
                <w:rPr>
                  <w:rFonts w:ascii="Calibri" w:hAnsi="Calibri" w:cs="Calibri"/>
                  <w:sz w:val="18"/>
                  <w:szCs w:val="18"/>
                </w:rPr>
                <w:t>98</w:t>
              </w:r>
            </w:ins>
          </w:p>
          <w:p w14:paraId="1785B724" w14:textId="1C37428C" w:rsidR="00836CA4" w:rsidRPr="00062C29" w:rsidRDefault="00836CA4" w:rsidP="00836CA4">
            <w:pPr>
              <w:jc w:val="center"/>
              <w:rPr>
                <w:ins w:id="176" w:author="Neil Lawrence" w:date="2025-03-05T05:38:00Z"/>
                <w:rFonts w:ascii="Calibri" w:hAnsi="Calibri" w:cs="Calibri"/>
                <w:sz w:val="18"/>
                <w:szCs w:val="18"/>
              </w:rPr>
            </w:pPr>
            <w:ins w:id="177" w:author="Neil Lawrence" w:date="2025-03-05T05:38:00Z">
              <w:r w:rsidRPr="00062C29">
                <w:rPr>
                  <w:rFonts w:ascii="Calibri" w:hAnsi="Calibri" w:cs="Calibri"/>
                  <w:sz w:val="18"/>
                  <w:szCs w:val="18"/>
                </w:rPr>
                <w:t>(37.6%)</w:t>
              </w:r>
            </w:ins>
          </w:p>
        </w:tc>
        <w:tc>
          <w:tcPr>
            <w:tcW w:w="1480" w:type="dxa"/>
            <w:vAlign w:val="center"/>
          </w:tcPr>
          <w:p w14:paraId="0F00B3A7" w14:textId="77777777" w:rsidR="00836CA4" w:rsidRDefault="00836CA4" w:rsidP="00836CA4">
            <w:pPr>
              <w:jc w:val="center"/>
              <w:rPr>
                <w:ins w:id="178" w:author="Neil Lawrence" w:date="2025-03-05T05:38:00Z"/>
                <w:rFonts w:ascii="Calibri" w:hAnsi="Calibri" w:cs="Calibri"/>
                <w:sz w:val="18"/>
                <w:szCs w:val="18"/>
              </w:rPr>
            </w:pPr>
            <w:ins w:id="179" w:author="Neil Lawrence" w:date="2025-03-05T05:38:00Z">
              <w:r w:rsidRPr="00062C29">
                <w:rPr>
                  <w:rFonts w:ascii="Calibri" w:hAnsi="Calibri" w:cs="Calibri"/>
                  <w:sz w:val="18"/>
                  <w:szCs w:val="18"/>
                </w:rPr>
                <w:t xml:space="preserve">19 </w:t>
              </w:r>
            </w:ins>
          </w:p>
          <w:p w14:paraId="7FCF94D3" w14:textId="28F8C963" w:rsidR="00836CA4" w:rsidRPr="00062C29" w:rsidRDefault="00836CA4" w:rsidP="00836CA4">
            <w:pPr>
              <w:jc w:val="center"/>
              <w:rPr>
                <w:ins w:id="180" w:author="Neil Lawrence" w:date="2025-03-05T05:38:00Z"/>
                <w:rFonts w:ascii="Calibri" w:hAnsi="Calibri" w:cs="Calibri"/>
                <w:sz w:val="18"/>
                <w:szCs w:val="18"/>
              </w:rPr>
            </w:pPr>
            <w:ins w:id="181" w:author="Neil Lawrence" w:date="2025-03-05T05:38:00Z">
              <w:r w:rsidRPr="00062C29">
                <w:rPr>
                  <w:rFonts w:ascii="Calibri" w:hAnsi="Calibri" w:cs="Calibri"/>
                  <w:sz w:val="18"/>
                  <w:szCs w:val="18"/>
                </w:rPr>
                <w:t>(61.3%)</w:t>
              </w:r>
            </w:ins>
          </w:p>
        </w:tc>
        <w:tc>
          <w:tcPr>
            <w:tcW w:w="1480" w:type="dxa"/>
            <w:vAlign w:val="center"/>
          </w:tcPr>
          <w:p w14:paraId="6B52ABE3" w14:textId="5C0C4A17" w:rsidR="00836CA4" w:rsidRDefault="00EA3637" w:rsidP="00836CA4">
            <w:pPr>
              <w:jc w:val="center"/>
              <w:rPr>
                <w:ins w:id="182" w:author="Neil Lawrence" w:date="2025-03-05T05:38:00Z"/>
                <w:rFonts w:ascii="Calibri" w:hAnsi="Calibri" w:cs="Calibri"/>
                <w:sz w:val="18"/>
                <w:szCs w:val="18"/>
              </w:rPr>
            </w:pPr>
            <w:ins w:id="183" w:author="Neil Lawrence" w:date="2025-03-05T05:58:00Z">
              <w:r>
                <w:rPr>
                  <w:rFonts w:ascii="Calibri" w:hAnsi="Calibri" w:cs="Calibri"/>
                  <w:sz w:val="18"/>
                  <w:szCs w:val="18"/>
                </w:rPr>
                <w:t>1189</w:t>
              </w:r>
            </w:ins>
          </w:p>
          <w:p w14:paraId="598D5E0F" w14:textId="34F3CF2B" w:rsidR="00836CA4" w:rsidRPr="00062C29" w:rsidRDefault="00836CA4" w:rsidP="00836CA4">
            <w:pPr>
              <w:jc w:val="center"/>
              <w:rPr>
                <w:ins w:id="184" w:author="Neil Lawrence" w:date="2025-03-05T05:38:00Z"/>
                <w:rFonts w:ascii="Calibri" w:hAnsi="Calibri" w:cs="Calibri"/>
                <w:sz w:val="18"/>
                <w:szCs w:val="18"/>
              </w:rPr>
            </w:pPr>
            <w:ins w:id="185" w:author="Neil Lawrence" w:date="2025-03-05T05:38:00Z">
              <w:r w:rsidRPr="00062C29">
                <w:rPr>
                  <w:rFonts w:ascii="Calibri" w:hAnsi="Calibri" w:cs="Calibri"/>
                  <w:sz w:val="18"/>
                  <w:szCs w:val="18"/>
                </w:rPr>
                <w:t>(43.</w:t>
              </w:r>
            </w:ins>
            <w:ins w:id="186" w:author="Neil Lawrence" w:date="2025-03-05T06:05:00Z">
              <w:r w:rsidR="00005AD0">
                <w:rPr>
                  <w:rFonts w:ascii="Calibri" w:hAnsi="Calibri" w:cs="Calibri"/>
                  <w:sz w:val="18"/>
                  <w:szCs w:val="18"/>
                </w:rPr>
                <w:t>5</w:t>
              </w:r>
            </w:ins>
            <w:ins w:id="187" w:author="Neil Lawrence" w:date="2025-03-05T05:38:00Z">
              <w:r w:rsidRPr="00062C29">
                <w:rPr>
                  <w:rFonts w:ascii="Calibri" w:hAnsi="Calibri" w:cs="Calibri"/>
                  <w:sz w:val="18"/>
                  <w:szCs w:val="18"/>
                </w:rPr>
                <w:t>%)</w:t>
              </w:r>
            </w:ins>
          </w:p>
        </w:tc>
      </w:tr>
      <w:tr w:rsidR="00836CA4" w:rsidRPr="0024581D" w14:paraId="1C74F6C1" w14:textId="77777777" w:rsidTr="00836CA4">
        <w:trPr>
          <w:ins w:id="188" w:author="Neil Lawrence" w:date="2025-03-05T05:38:00Z"/>
        </w:trPr>
        <w:tc>
          <w:tcPr>
            <w:tcW w:w="3151" w:type="dxa"/>
            <w:vAlign w:val="center"/>
          </w:tcPr>
          <w:p w14:paraId="76A1755C" w14:textId="4E2B1783" w:rsidR="00836CA4" w:rsidRDefault="00836CA4" w:rsidP="00836CA4">
            <w:pPr>
              <w:rPr>
                <w:ins w:id="189" w:author="Neil Lawrence" w:date="2025-03-05T05:38:00Z"/>
                <w:rFonts w:ascii="Calibri" w:hAnsi="Calibri" w:cs="Calibri"/>
                <w:sz w:val="18"/>
                <w:szCs w:val="18"/>
              </w:rPr>
            </w:pPr>
            <w:ins w:id="190" w:author="Neil Lawrence" w:date="2025-03-05T05:38:00Z">
              <w:r w:rsidRPr="00062C29">
                <w:rPr>
                  <w:rFonts w:ascii="Calibri" w:hAnsi="Calibri" w:cs="Calibri"/>
                  <w:sz w:val="18"/>
                  <w:szCs w:val="18"/>
                </w:rPr>
                <w:t>Median (IQR) of time of reading</w:t>
              </w:r>
              <w:r>
                <w:rPr>
                  <w:rFonts w:ascii="Calibri" w:hAnsi="Calibri" w:cs="Calibri"/>
                  <w:sz w:val="18"/>
                  <w:szCs w:val="18"/>
                </w:rPr>
                <w:t xml:space="preserve"> (HH:MM)</w:t>
              </w:r>
            </w:ins>
          </w:p>
        </w:tc>
        <w:tc>
          <w:tcPr>
            <w:tcW w:w="1481" w:type="dxa"/>
            <w:vAlign w:val="center"/>
          </w:tcPr>
          <w:p w14:paraId="6631EEC7" w14:textId="77777777" w:rsidR="00836CA4" w:rsidRPr="00062C29" w:rsidRDefault="00836CA4" w:rsidP="00836CA4">
            <w:pPr>
              <w:jc w:val="center"/>
              <w:rPr>
                <w:ins w:id="191" w:author="Neil Lawrence" w:date="2025-03-05T05:38:00Z"/>
                <w:rFonts w:ascii="Calibri" w:hAnsi="Calibri" w:cs="Calibri"/>
                <w:sz w:val="18"/>
                <w:szCs w:val="18"/>
              </w:rPr>
            </w:pPr>
            <w:ins w:id="192" w:author="Neil Lawrence" w:date="2025-03-05T05:38:00Z">
              <w:r w:rsidRPr="00062C29">
                <w:rPr>
                  <w:rFonts w:ascii="Calibri" w:hAnsi="Calibri" w:cs="Calibri"/>
                  <w:sz w:val="18"/>
                  <w:szCs w:val="18"/>
                </w:rPr>
                <w:t xml:space="preserve">13:44 </w:t>
              </w:r>
            </w:ins>
          </w:p>
          <w:p w14:paraId="2B203832" w14:textId="24A2419B" w:rsidR="00836CA4" w:rsidRPr="00062C29" w:rsidRDefault="00836CA4" w:rsidP="00836CA4">
            <w:pPr>
              <w:jc w:val="center"/>
              <w:rPr>
                <w:ins w:id="193" w:author="Neil Lawrence" w:date="2025-03-05T05:38:00Z"/>
                <w:rFonts w:ascii="Calibri" w:hAnsi="Calibri" w:cs="Calibri"/>
                <w:sz w:val="18"/>
                <w:szCs w:val="18"/>
              </w:rPr>
            </w:pPr>
            <w:ins w:id="194" w:author="Neil Lawrence" w:date="2025-03-05T05:38:00Z">
              <w:r w:rsidRPr="00062C29">
                <w:rPr>
                  <w:rFonts w:ascii="Calibri" w:hAnsi="Calibri" w:cs="Calibri"/>
                  <w:sz w:val="18"/>
                  <w:szCs w:val="18"/>
                </w:rPr>
                <w:t>(08:00 to 15:21)</w:t>
              </w:r>
            </w:ins>
          </w:p>
        </w:tc>
        <w:tc>
          <w:tcPr>
            <w:tcW w:w="1480" w:type="dxa"/>
            <w:vAlign w:val="center"/>
          </w:tcPr>
          <w:p w14:paraId="7FBB8DB4" w14:textId="77777777" w:rsidR="00836CA4" w:rsidRDefault="00836CA4" w:rsidP="00836CA4">
            <w:pPr>
              <w:jc w:val="center"/>
              <w:rPr>
                <w:ins w:id="195" w:author="Neil Lawrence" w:date="2025-03-05T05:38:00Z"/>
                <w:rFonts w:ascii="Calibri" w:hAnsi="Calibri" w:cs="Calibri"/>
                <w:sz w:val="18"/>
                <w:szCs w:val="18"/>
              </w:rPr>
            </w:pPr>
            <w:ins w:id="196" w:author="Neil Lawrence" w:date="2025-03-05T05:38:00Z">
              <w:r w:rsidRPr="00062C29">
                <w:rPr>
                  <w:rFonts w:ascii="Calibri" w:hAnsi="Calibri" w:cs="Calibri"/>
                  <w:sz w:val="18"/>
                  <w:szCs w:val="18"/>
                </w:rPr>
                <w:t xml:space="preserve">13:43 </w:t>
              </w:r>
            </w:ins>
          </w:p>
          <w:p w14:paraId="0E188DB0" w14:textId="59382DA5" w:rsidR="00836CA4" w:rsidRPr="00062C29" w:rsidRDefault="00836CA4" w:rsidP="00836CA4">
            <w:pPr>
              <w:jc w:val="center"/>
              <w:rPr>
                <w:ins w:id="197" w:author="Neil Lawrence" w:date="2025-03-05T05:38:00Z"/>
                <w:rFonts w:ascii="Calibri" w:hAnsi="Calibri" w:cs="Calibri"/>
                <w:sz w:val="18"/>
                <w:szCs w:val="18"/>
              </w:rPr>
            </w:pPr>
            <w:ins w:id="198" w:author="Neil Lawrence" w:date="2025-03-05T05:38:00Z">
              <w:r w:rsidRPr="00062C29">
                <w:rPr>
                  <w:rFonts w:ascii="Calibri" w:hAnsi="Calibri" w:cs="Calibri"/>
                  <w:sz w:val="18"/>
                  <w:szCs w:val="18"/>
                </w:rPr>
                <w:t>(08:17 to 15:29)</w:t>
              </w:r>
            </w:ins>
          </w:p>
        </w:tc>
        <w:tc>
          <w:tcPr>
            <w:tcW w:w="1480" w:type="dxa"/>
            <w:vAlign w:val="center"/>
          </w:tcPr>
          <w:p w14:paraId="5B3C0B80" w14:textId="77777777" w:rsidR="00836CA4" w:rsidRDefault="00836CA4" w:rsidP="00836CA4">
            <w:pPr>
              <w:jc w:val="center"/>
              <w:rPr>
                <w:ins w:id="199" w:author="Neil Lawrence" w:date="2025-03-05T05:38:00Z"/>
                <w:rFonts w:ascii="Calibri" w:hAnsi="Calibri" w:cs="Calibri"/>
                <w:sz w:val="18"/>
                <w:szCs w:val="18"/>
              </w:rPr>
            </w:pPr>
            <w:ins w:id="200" w:author="Neil Lawrence" w:date="2025-03-05T05:38:00Z">
              <w:r w:rsidRPr="00062C29">
                <w:rPr>
                  <w:rFonts w:ascii="Calibri" w:hAnsi="Calibri" w:cs="Calibri"/>
                  <w:sz w:val="18"/>
                  <w:szCs w:val="18"/>
                </w:rPr>
                <w:t xml:space="preserve">14:21 </w:t>
              </w:r>
            </w:ins>
          </w:p>
          <w:p w14:paraId="5F006344" w14:textId="2992114E" w:rsidR="00836CA4" w:rsidRPr="00062C29" w:rsidRDefault="00836CA4" w:rsidP="00836CA4">
            <w:pPr>
              <w:jc w:val="center"/>
              <w:rPr>
                <w:ins w:id="201" w:author="Neil Lawrence" w:date="2025-03-05T05:38:00Z"/>
                <w:rFonts w:ascii="Calibri" w:hAnsi="Calibri" w:cs="Calibri"/>
                <w:sz w:val="18"/>
                <w:szCs w:val="18"/>
              </w:rPr>
            </w:pPr>
            <w:ins w:id="202" w:author="Neil Lawrence" w:date="2025-03-05T05:38:00Z">
              <w:r w:rsidRPr="00062C29">
                <w:rPr>
                  <w:rFonts w:ascii="Calibri" w:hAnsi="Calibri" w:cs="Calibri"/>
                  <w:sz w:val="18"/>
                  <w:szCs w:val="18"/>
                </w:rPr>
                <w:t>(13:59 to 14:43)</w:t>
              </w:r>
            </w:ins>
          </w:p>
        </w:tc>
        <w:tc>
          <w:tcPr>
            <w:tcW w:w="1480" w:type="dxa"/>
            <w:vAlign w:val="center"/>
          </w:tcPr>
          <w:p w14:paraId="63AEB513" w14:textId="77777777" w:rsidR="00836CA4" w:rsidRDefault="00836CA4" w:rsidP="00836CA4">
            <w:pPr>
              <w:jc w:val="center"/>
              <w:rPr>
                <w:ins w:id="203" w:author="Neil Lawrence" w:date="2025-03-05T05:38:00Z"/>
                <w:rFonts w:ascii="Calibri" w:hAnsi="Calibri" w:cs="Calibri"/>
                <w:sz w:val="18"/>
                <w:szCs w:val="18"/>
              </w:rPr>
            </w:pPr>
            <w:ins w:id="204" w:author="Neil Lawrence" w:date="2025-03-05T05:38:00Z">
              <w:r w:rsidRPr="00062C29">
                <w:rPr>
                  <w:rFonts w:ascii="Calibri" w:hAnsi="Calibri" w:cs="Calibri"/>
                  <w:sz w:val="18"/>
                  <w:szCs w:val="18"/>
                </w:rPr>
                <w:t xml:space="preserve">13:45 </w:t>
              </w:r>
            </w:ins>
          </w:p>
          <w:p w14:paraId="2CED08BD" w14:textId="40658EA4" w:rsidR="00836CA4" w:rsidRPr="00062C29" w:rsidRDefault="00836CA4" w:rsidP="00836CA4">
            <w:pPr>
              <w:jc w:val="center"/>
              <w:rPr>
                <w:ins w:id="205" w:author="Neil Lawrence" w:date="2025-03-05T05:38:00Z"/>
                <w:rFonts w:ascii="Calibri" w:hAnsi="Calibri" w:cs="Calibri"/>
                <w:sz w:val="18"/>
                <w:szCs w:val="18"/>
              </w:rPr>
            </w:pPr>
            <w:ins w:id="206" w:author="Neil Lawrence" w:date="2025-03-05T05:38:00Z">
              <w:r w:rsidRPr="00062C29">
                <w:rPr>
                  <w:rFonts w:ascii="Calibri" w:hAnsi="Calibri" w:cs="Calibri"/>
                  <w:sz w:val="18"/>
                  <w:szCs w:val="18"/>
                </w:rPr>
                <w:t>(08:04 to 15:25)</w:t>
              </w:r>
            </w:ins>
          </w:p>
        </w:tc>
      </w:tr>
      <w:tr w:rsidR="00836CA4" w:rsidRPr="0024581D" w14:paraId="0E26C587" w14:textId="77777777" w:rsidTr="00836CA4">
        <w:trPr>
          <w:ins w:id="207" w:author="Neil Lawrence" w:date="2025-03-05T05:38:00Z"/>
        </w:trPr>
        <w:tc>
          <w:tcPr>
            <w:tcW w:w="3151" w:type="dxa"/>
            <w:vAlign w:val="center"/>
          </w:tcPr>
          <w:p w14:paraId="094CF99E" w14:textId="00748CB6" w:rsidR="00836CA4" w:rsidRPr="00062C29" w:rsidRDefault="00836CA4" w:rsidP="00836CA4">
            <w:pPr>
              <w:rPr>
                <w:ins w:id="208" w:author="Neil Lawrence" w:date="2025-03-05T05:38:00Z"/>
                <w:rFonts w:ascii="Calibri" w:hAnsi="Calibri" w:cs="Calibri"/>
                <w:sz w:val="18"/>
                <w:szCs w:val="18"/>
              </w:rPr>
            </w:pPr>
            <w:ins w:id="209" w:author="Neil Lawrence" w:date="2025-03-05T05:38:00Z">
              <w:r w:rsidRPr="00062C29">
                <w:rPr>
                  <w:rFonts w:ascii="Calibri" w:hAnsi="Calibri" w:cs="Calibri"/>
                  <w:sz w:val="18"/>
                  <w:szCs w:val="18"/>
                </w:rPr>
                <w:t>Median (IQR) of those without time of reading (nmol/l)</w:t>
              </w:r>
            </w:ins>
          </w:p>
        </w:tc>
        <w:tc>
          <w:tcPr>
            <w:tcW w:w="1481" w:type="dxa"/>
            <w:vAlign w:val="center"/>
          </w:tcPr>
          <w:p w14:paraId="1246CC3B" w14:textId="77777777" w:rsidR="00836CA4" w:rsidRPr="00062C29" w:rsidRDefault="00836CA4" w:rsidP="00836CA4">
            <w:pPr>
              <w:jc w:val="center"/>
              <w:rPr>
                <w:ins w:id="210" w:author="Neil Lawrence" w:date="2025-03-05T05:38:00Z"/>
                <w:rFonts w:ascii="Calibri" w:hAnsi="Calibri" w:cs="Calibri"/>
                <w:sz w:val="18"/>
                <w:szCs w:val="18"/>
              </w:rPr>
            </w:pPr>
            <w:ins w:id="211" w:author="Neil Lawrence" w:date="2025-03-05T05:38:00Z">
              <w:r w:rsidRPr="00062C29">
                <w:rPr>
                  <w:rFonts w:ascii="Calibri" w:hAnsi="Calibri" w:cs="Calibri"/>
                  <w:sz w:val="18"/>
                  <w:szCs w:val="18"/>
                </w:rPr>
                <w:t xml:space="preserve">41.7 </w:t>
              </w:r>
            </w:ins>
          </w:p>
          <w:p w14:paraId="6910D679" w14:textId="4115AA0F" w:rsidR="00836CA4" w:rsidRPr="00062C29" w:rsidRDefault="00836CA4" w:rsidP="00836CA4">
            <w:pPr>
              <w:jc w:val="center"/>
              <w:rPr>
                <w:ins w:id="212" w:author="Neil Lawrence" w:date="2025-03-05T05:38:00Z"/>
                <w:rFonts w:ascii="Calibri" w:hAnsi="Calibri" w:cs="Calibri"/>
                <w:sz w:val="18"/>
                <w:szCs w:val="18"/>
              </w:rPr>
            </w:pPr>
            <w:ins w:id="213" w:author="Neil Lawrence" w:date="2025-03-05T05:38:00Z">
              <w:r w:rsidRPr="00062C29">
                <w:rPr>
                  <w:rFonts w:ascii="Calibri" w:hAnsi="Calibri" w:cs="Calibri"/>
                  <w:sz w:val="18"/>
                  <w:szCs w:val="18"/>
                </w:rPr>
                <w:t>(3.9 to 146.5)</w:t>
              </w:r>
            </w:ins>
          </w:p>
        </w:tc>
        <w:tc>
          <w:tcPr>
            <w:tcW w:w="1480" w:type="dxa"/>
            <w:vAlign w:val="center"/>
          </w:tcPr>
          <w:p w14:paraId="7729D062" w14:textId="77777777" w:rsidR="00836CA4" w:rsidRDefault="00836CA4" w:rsidP="00836CA4">
            <w:pPr>
              <w:jc w:val="center"/>
              <w:rPr>
                <w:ins w:id="214" w:author="Neil Lawrence" w:date="2025-03-05T05:38:00Z"/>
                <w:rFonts w:ascii="Calibri" w:hAnsi="Calibri" w:cs="Calibri"/>
                <w:sz w:val="18"/>
                <w:szCs w:val="18"/>
              </w:rPr>
            </w:pPr>
            <w:ins w:id="215" w:author="Neil Lawrence" w:date="2025-03-05T05:38:00Z">
              <w:r w:rsidRPr="00062C29">
                <w:rPr>
                  <w:rFonts w:ascii="Calibri" w:hAnsi="Calibri" w:cs="Calibri"/>
                  <w:sz w:val="18"/>
                  <w:szCs w:val="18"/>
                </w:rPr>
                <w:t xml:space="preserve">59.5 </w:t>
              </w:r>
            </w:ins>
          </w:p>
          <w:p w14:paraId="4600C303" w14:textId="1A2C3A56" w:rsidR="00836CA4" w:rsidRPr="00062C29" w:rsidRDefault="00836CA4" w:rsidP="00836CA4">
            <w:pPr>
              <w:jc w:val="center"/>
              <w:rPr>
                <w:ins w:id="216" w:author="Neil Lawrence" w:date="2025-03-05T05:38:00Z"/>
                <w:rFonts w:ascii="Calibri" w:hAnsi="Calibri" w:cs="Calibri"/>
                <w:sz w:val="18"/>
                <w:szCs w:val="18"/>
              </w:rPr>
            </w:pPr>
            <w:ins w:id="217" w:author="Neil Lawrence" w:date="2025-03-05T05:38:00Z">
              <w:r w:rsidRPr="00062C29">
                <w:rPr>
                  <w:rFonts w:ascii="Calibri" w:hAnsi="Calibri" w:cs="Calibri"/>
                  <w:sz w:val="18"/>
                  <w:szCs w:val="18"/>
                </w:rPr>
                <w:t>(8</w:t>
              </w:r>
              <w:r>
                <w:rPr>
                  <w:rFonts w:ascii="Calibri" w:hAnsi="Calibri" w:cs="Calibri"/>
                  <w:sz w:val="18"/>
                  <w:szCs w:val="18"/>
                </w:rPr>
                <w:t>.0</w:t>
              </w:r>
              <w:r w:rsidRPr="00062C29">
                <w:rPr>
                  <w:rFonts w:ascii="Calibri" w:hAnsi="Calibri" w:cs="Calibri"/>
                  <w:sz w:val="18"/>
                  <w:szCs w:val="18"/>
                </w:rPr>
                <w:t xml:space="preserve"> to 201.5)</w:t>
              </w:r>
            </w:ins>
          </w:p>
        </w:tc>
        <w:tc>
          <w:tcPr>
            <w:tcW w:w="1480" w:type="dxa"/>
            <w:vAlign w:val="center"/>
          </w:tcPr>
          <w:p w14:paraId="2DC6BD1A" w14:textId="77777777" w:rsidR="00836CA4" w:rsidRDefault="00836CA4" w:rsidP="00836CA4">
            <w:pPr>
              <w:jc w:val="center"/>
              <w:rPr>
                <w:ins w:id="218" w:author="Neil Lawrence" w:date="2025-03-05T05:38:00Z"/>
                <w:rFonts w:ascii="Calibri" w:hAnsi="Calibri" w:cs="Calibri"/>
                <w:sz w:val="18"/>
                <w:szCs w:val="18"/>
              </w:rPr>
            </w:pPr>
            <w:ins w:id="219" w:author="Neil Lawrence" w:date="2025-03-05T05:38:00Z">
              <w:r w:rsidRPr="00062C29">
                <w:rPr>
                  <w:rFonts w:ascii="Calibri" w:hAnsi="Calibri" w:cs="Calibri"/>
                  <w:sz w:val="18"/>
                  <w:szCs w:val="18"/>
                </w:rPr>
                <w:t xml:space="preserve">36.3 </w:t>
              </w:r>
            </w:ins>
          </w:p>
          <w:p w14:paraId="264628E0" w14:textId="3C514957" w:rsidR="00836CA4" w:rsidRPr="00062C29" w:rsidRDefault="00836CA4" w:rsidP="00836CA4">
            <w:pPr>
              <w:jc w:val="center"/>
              <w:rPr>
                <w:ins w:id="220" w:author="Neil Lawrence" w:date="2025-03-05T05:38:00Z"/>
                <w:rFonts w:ascii="Calibri" w:hAnsi="Calibri" w:cs="Calibri"/>
                <w:sz w:val="18"/>
                <w:szCs w:val="18"/>
              </w:rPr>
            </w:pPr>
            <w:ins w:id="221" w:author="Neil Lawrence" w:date="2025-03-05T05:38:00Z">
              <w:r w:rsidRPr="00062C29">
                <w:rPr>
                  <w:rFonts w:ascii="Calibri" w:hAnsi="Calibri" w:cs="Calibri"/>
                  <w:sz w:val="18"/>
                  <w:szCs w:val="18"/>
                </w:rPr>
                <w:t>(8.3 to 114.2)</w:t>
              </w:r>
            </w:ins>
          </w:p>
        </w:tc>
        <w:tc>
          <w:tcPr>
            <w:tcW w:w="1480" w:type="dxa"/>
            <w:vAlign w:val="center"/>
          </w:tcPr>
          <w:p w14:paraId="15775F9B" w14:textId="77777777" w:rsidR="00836CA4" w:rsidRDefault="00836CA4" w:rsidP="00836CA4">
            <w:pPr>
              <w:jc w:val="center"/>
              <w:rPr>
                <w:ins w:id="222" w:author="Neil Lawrence" w:date="2025-03-05T05:38:00Z"/>
                <w:rFonts w:ascii="Calibri" w:hAnsi="Calibri" w:cs="Calibri"/>
                <w:sz w:val="18"/>
                <w:szCs w:val="18"/>
              </w:rPr>
            </w:pPr>
            <w:ins w:id="223" w:author="Neil Lawrence" w:date="2025-03-05T05:38:00Z">
              <w:r w:rsidRPr="00062C29">
                <w:rPr>
                  <w:rFonts w:ascii="Calibri" w:hAnsi="Calibri" w:cs="Calibri"/>
                  <w:sz w:val="18"/>
                  <w:szCs w:val="18"/>
                </w:rPr>
                <w:t xml:space="preserve">48.4 </w:t>
              </w:r>
            </w:ins>
          </w:p>
          <w:p w14:paraId="6C9AEA98" w14:textId="1F9B7E59" w:rsidR="00836CA4" w:rsidRPr="00062C29" w:rsidRDefault="00836CA4" w:rsidP="00836CA4">
            <w:pPr>
              <w:jc w:val="center"/>
              <w:rPr>
                <w:ins w:id="224" w:author="Neil Lawrence" w:date="2025-03-05T05:38:00Z"/>
                <w:rFonts w:ascii="Calibri" w:hAnsi="Calibri" w:cs="Calibri"/>
                <w:sz w:val="18"/>
                <w:szCs w:val="18"/>
              </w:rPr>
            </w:pPr>
            <w:ins w:id="225" w:author="Neil Lawrence" w:date="2025-03-05T05:38:00Z">
              <w:r w:rsidRPr="00062C29">
                <w:rPr>
                  <w:rFonts w:ascii="Calibri" w:hAnsi="Calibri" w:cs="Calibri"/>
                  <w:sz w:val="18"/>
                  <w:szCs w:val="18"/>
                </w:rPr>
                <w:t>(6.1 to 167.2)</w:t>
              </w:r>
            </w:ins>
          </w:p>
        </w:tc>
      </w:tr>
      <w:tr w:rsidR="00836CA4" w:rsidRPr="0024581D" w14:paraId="58BDE6C0" w14:textId="77777777" w:rsidTr="00836CA4">
        <w:trPr>
          <w:ins w:id="226" w:author="Neil Lawrence" w:date="2025-03-05T05:38:00Z"/>
        </w:trPr>
        <w:tc>
          <w:tcPr>
            <w:tcW w:w="3151" w:type="dxa"/>
            <w:vAlign w:val="center"/>
          </w:tcPr>
          <w:p w14:paraId="4603A1B9" w14:textId="084A2EF1" w:rsidR="00836CA4" w:rsidRPr="00062C29" w:rsidRDefault="00836CA4" w:rsidP="00836CA4">
            <w:pPr>
              <w:rPr>
                <w:ins w:id="227" w:author="Neil Lawrence" w:date="2025-03-05T05:38:00Z"/>
                <w:rFonts w:ascii="Calibri" w:hAnsi="Calibri" w:cs="Calibri"/>
                <w:sz w:val="18"/>
                <w:szCs w:val="18"/>
              </w:rPr>
            </w:pPr>
            <w:ins w:id="228" w:author="Neil Lawrence" w:date="2025-03-05T05:38:00Z">
              <w:r w:rsidRPr="00062C29">
                <w:rPr>
                  <w:rFonts w:ascii="Calibri" w:hAnsi="Calibri" w:cs="Calibri"/>
                  <w:sz w:val="18"/>
                  <w:szCs w:val="18"/>
                </w:rPr>
                <w:t>Number of measurements available that do not have time of reading (%)</w:t>
              </w:r>
            </w:ins>
          </w:p>
        </w:tc>
        <w:tc>
          <w:tcPr>
            <w:tcW w:w="1481" w:type="dxa"/>
            <w:vAlign w:val="center"/>
          </w:tcPr>
          <w:p w14:paraId="20F78934" w14:textId="61A746A3" w:rsidR="00836CA4" w:rsidRPr="00062C29" w:rsidRDefault="00EA3637" w:rsidP="00836CA4">
            <w:pPr>
              <w:jc w:val="center"/>
              <w:rPr>
                <w:ins w:id="229" w:author="Neil Lawrence" w:date="2025-03-05T05:38:00Z"/>
                <w:rFonts w:ascii="Calibri" w:hAnsi="Calibri" w:cs="Calibri"/>
                <w:sz w:val="18"/>
                <w:szCs w:val="18"/>
              </w:rPr>
            </w:pPr>
            <w:ins w:id="230" w:author="Neil Lawrence" w:date="2025-03-05T05:55:00Z">
              <w:r>
                <w:rPr>
                  <w:rFonts w:ascii="Calibri" w:hAnsi="Calibri" w:cs="Calibri"/>
                  <w:sz w:val="18"/>
                  <w:szCs w:val="18"/>
                </w:rPr>
                <w:t>708</w:t>
              </w:r>
            </w:ins>
          </w:p>
          <w:p w14:paraId="1460082E" w14:textId="53574577" w:rsidR="00836CA4" w:rsidRPr="00062C29" w:rsidRDefault="00836CA4" w:rsidP="00836CA4">
            <w:pPr>
              <w:jc w:val="center"/>
              <w:rPr>
                <w:ins w:id="231" w:author="Neil Lawrence" w:date="2025-03-05T05:38:00Z"/>
                <w:rFonts w:ascii="Calibri" w:hAnsi="Calibri" w:cs="Calibri"/>
                <w:sz w:val="18"/>
                <w:szCs w:val="18"/>
              </w:rPr>
            </w:pPr>
            <w:ins w:id="232" w:author="Neil Lawrence" w:date="2025-03-05T05:38:00Z">
              <w:r w:rsidRPr="00062C29">
                <w:rPr>
                  <w:rFonts w:ascii="Calibri" w:hAnsi="Calibri" w:cs="Calibri"/>
                  <w:sz w:val="18"/>
                  <w:szCs w:val="18"/>
                </w:rPr>
                <w:t>(51.3%)</w:t>
              </w:r>
            </w:ins>
          </w:p>
        </w:tc>
        <w:tc>
          <w:tcPr>
            <w:tcW w:w="1480" w:type="dxa"/>
            <w:vAlign w:val="center"/>
          </w:tcPr>
          <w:p w14:paraId="5610BB33" w14:textId="4E3FFB66" w:rsidR="00836CA4" w:rsidRDefault="00EA3637" w:rsidP="00836CA4">
            <w:pPr>
              <w:jc w:val="center"/>
              <w:rPr>
                <w:ins w:id="233" w:author="Neil Lawrence" w:date="2025-03-05T05:38:00Z"/>
                <w:rFonts w:ascii="Calibri" w:hAnsi="Calibri" w:cs="Calibri"/>
                <w:sz w:val="18"/>
                <w:szCs w:val="18"/>
              </w:rPr>
            </w:pPr>
            <w:ins w:id="234" w:author="Neil Lawrence" w:date="2025-03-05T05:55:00Z">
              <w:r>
                <w:rPr>
                  <w:rFonts w:ascii="Calibri" w:hAnsi="Calibri" w:cs="Calibri"/>
                  <w:sz w:val="18"/>
                  <w:szCs w:val="18"/>
                </w:rPr>
                <w:t>827</w:t>
              </w:r>
            </w:ins>
          </w:p>
          <w:p w14:paraId="43269B9C" w14:textId="5AEA6C9E" w:rsidR="00836CA4" w:rsidRPr="00062C29" w:rsidRDefault="00836CA4" w:rsidP="00836CA4">
            <w:pPr>
              <w:jc w:val="center"/>
              <w:rPr>
                <w:ins w:id="235" w:author="Neil Lawrence" w:date="2025-03-05T05:38:00Z"/>
                <w:rFonts w:ascii="Calibri" w:hAnsi="Calibri" w:cs="Calibri"/>
                <w:sz w:val="18"/>
                <w:szCs w:val="18"/>
              </w:rPr>
            </w:pPr>
            <w:ins w:id="236" w:author="Neil Lawrence" w:date="2025-03-05T05:38:00Z">
              <w:r w:rsidRPr="00062C29">
                <w:rPr>
                  <w:rFonts w:ascii="Calibri" w:hAnsi="Calibri" w:cs="Calibri"/>
                  <w:sz w:val="18"/>
                  <w:szCs w:val="18"/>
                </w:rPr>
                <w:t>(62.4%)</w:t>
              </w:r>
            </w:ins>
          </w:p>
        </w:tc>
        <w:tc>
          <w:tcPr>
            <w:tcW w:w="1480" w:type="dxa"/>
            <w:vAlign w:val="center"/>
          </w:tcPr>
          <w:p w14:paraId="6E55C21C" w14:textId="77777777" w:rsidR="00836CA4" w:rsidRDefault="00836CA4" w:rsidP="00836CA4">
            <w:pPr>
              <w:jc w:val="center"/>
              <w:rPr>
                <w:ins w:id="237" w:author="Neil Lawrence" w:date="2025-03-05T05:38:00Z"/>
                <w:rFonts w:ascii="Calibri" w:hAnsi="Calibri" w:cs="Calibri"/>
                <w:sz w:val="18"/>
                <w:szCs w:val="18"/>
              </w:rPr>
            </w:pPr>
            <w:ins w:id="238" w:author="Neil Lawrence" w:date="2025-03-05T05:38:00Z">
              <w:r w:rsidRPr="00062C29">
                <w:rPr>
                  <w:rFonts w:ascii="Calibri" w:hAnsi="Calibri" w:cs="Calibri"/>
                  <w:sz w:val="18"/>
                  <w:szCs w:val="18"/>
                </w:rPr>
                <w:t xml:space="preserve">12 </w:t>
              </w:r>
            </w:ins>
          </w:p>
          <w:p w14:paraId="3B2C93C7" w14:textId="6B04AEC5" w:rsidR="00836CA4" w:rsidRPr="00062C29" w:rsidRDefault="00836CA4" w:rsidP="00836CA4">
            <w:pPr>
              <w:jc w:val="center"/>
              <w:rPr>
                <w:ins w:id="239" w:author="Neil Lawrence" w:date="2025-03-05T05:38:00Z"/>
                <w:rFonts w:ascii="Calibri" w:hAnsi="Calibri" w:cs="Calibri"/>
                <w:sz w:val="18"/>
                <w:szCs w:val="18"/>
              </w:rPr>
            </w:pPr>
            <w:ins w:id="240" w:author="Neil Lawrence" w:date="2025-03-05T05:38:00Z">
              <w:r w:rsidRPr="00062C29">
                <w:rPr>
                  <w:rFonts w:ascii="Calibri" w:hAnsi="Calibri" w:cs="Calibri"/>
                  <w:sz w:val="18"/>
                  <w:szCs w:val="18"/>
                </w:rPr>
                <w:t>(38.7%)</w:t>
              </w:r>
            </w:ins>
          </w:p>
        </w:tc>
        <w:tc>
          <w:tcPr>
            <w:tcW w:w="1480" w:type="dxa"/>
            <w:vAlign w:val="center"/>
          </w:tcPr>
          <w:p w14:paraId="2DB1AC7C" w14:textId="03ADED52" w:rsidR="00836CA4" w:rsidRDefault="00EA3637" w:rsidP="00836CA4">
            <w:pPr>
              <w:jc w:val="center"/>
              <w:rPr>
                <w:ins w:id="241" w:author="Neil Lawrence" w:date="2025-03-05T05:38:00Z"/>
                <w:rFonts w:ascii="Calibri" w:hAnsi="Calibri" w:cs="Calibri"/>
                <w:sz w:val="18"/>
                <w:szCs w:val="18"/>
              </w:rPr>
            </w:pPr>
            <w:ins w:id="242" w:author="Neil Lawrence" w:date="2025-03-05T05:56:00Z">
              <w:r>
                <w:rPr>
                  <w:rFonts w:ascii="Calibri" w:hAnsi="Calibri" w:cs="Calibri"/>
                  <w:sz w:val="18"/>
                  <w:szCs w:val="18"/>
                </w:rPr>
                <w:t>1547</w:t>
              </w:r>
            </w:ins>
          </w:p>
          <w:p w14:paraId="382E068B" w14:textId="16E87A1C" w:rsidR="00836CA4" w:rsidRPr="00062C29" w:rsidRDefault="00836CA4" w:rsidP="00836CA4">
            <w:pPr>
              <w:jc w:val="center"/>
              <w:rPr>
                <w:ins w:id="243" w:author="Neil Lawrence" w:date="2025-03-05T05:38:00Z"/>
                <w:rFonts w:ascii="Calibri" w:hAnsi="Calibri" w:cs="Calibri"/>
                <w:sz w:val="18"/>
                <w:szCs w:val="18"/>
              </w:rPr>
            </w:pPr>
            <w:ins w:id="244" w:author="Neil Lawrence" w:date="2025-03-05T05:38:00Z">
              <w:r w:rsidRPr="00062C29">
                <w:rPr>
                  <w:rFonts w:ascii="Calibri" w:hAnsi="Calibri" w:cs="Calibri"/>
                  <w:sz w:val="18"/>
                  <w:szCs w:val="18"/>
                </w:rPr>
                <w:t>(56.</w:t>
              </w:r>
            </w:ins>
            <w:ins w:id="245" w:author="Neil Lawrence" w:date="2025-03-05T06:05:00Z">
              <w:r w:rsidR="00005AD0">
                <w:rPr>
                  <w:rFonts w:ascii="Calibri" w:hAnsi="Calibri" w:cs="Calibri"/>
                  <w:sz w:val="18"/>
                  <w:szCs w:val="18"/>
                </w:rPr>
                <w:t>5</w:t>
              </w:r>
            </w:ins>
            <w:ins w:id="246" w:author="Neil Lawrence" w:date="2025-03-05T05:38:00Z">
              <w:r w:rsidRPr="00062C29">
                <w:rPr>
                  <w:rFonts w:ascii="Calibri" w:hAnsi="Calibri" w:cs="Calibri"/>
                  <w:sz w:val="18"/>
                  <w:szCs w:val="18"/>
                </w:rPr>
                <w:t>%)</w:t>
              </w:r>
            </w:ins>
          </w:p>
        </w:tc>
      </w:tr>
      <w:tr w:rsidR="00836CA4" w:rsidRPr="0024581D" w14:paraId="318A9473" w14:textId="77777777" w:rsidTr="00836CA4">
        <w:trPr>
          <w:trHeight w:val="57"/>
          <w:ins w:id="247" w:author="Neil Lawrence" w:date="2025-03-05T05:39:00Z"/>
        </w:trPr>
        <w:tc>
          <w:tcPr>
            <w:tcW w:w="3151" w:type="dxa"/>
            <w:shd w:val="solid" w:color="auto" w:fill="auto"/>
            <w:vAlign w:val="center"/>
          </w:tcPr>
          <w:p w14:paraId="63CC0388" w14:textId="77777777" w:rsidR="00836CA4" w:rsidRPr="00062C29" w:rsidRDefault="00836CA4" w:rsidP="00062C29">
            <w:pPr>
              <w:rPr>
                <w:ins w:id="248" w:author="Neil Lawrence" w:date="2025-03-05T05:39:00Z"/>
                <w:rFonts w:ascii="Calibri" w:hAnsi="Calibri" w:cs="Calibri"/>
                <w:b/>
                <w:bCs/>
                <w:sz w:val="4"/>
                <w:szCs w:val="4"/>
              </w:rPr>
            </w:pPr>
          </w:p>
        </w:tc>
        <w:tc>
          <w:tcPr>
            <w:tcW w:w="1481" w:type="dxa"/>
            <w:shd w:val="solid" w:color="auto" w:fill="auto"/>
            <w:vAlign w:val="center"/>
          </w:tcPr>
          <w:p w14:paraId="24B0534C" w14:textId="77777777" w:rsidR="00836CA4" w:rsidRPr="00062C29" w:rsidRDefault="00836CA4" w:rsidP="00062C29">
            <w:pPr>
              <w:jc w:val="center"/>
              <w:rPr>
                <w:ins w:id="249" w:author="Neil Lawrence" w:date="2025-03-05T05:39:00Z"/>
                <w:rFonts w:ascii="Calibri" w:hAnsi="Calibri" w:cs="Calibri"/>
                <w:sz w:val="4"/>
                <w:szCs w:val="4"/>
              </w:rPr>
            </w:pPr>
          </w:p>
        </w:tc>
        <w:tc>
          <w:tcPr>
            <w:tcW w:w="1480" w:type="dxa"/>
            <w:shd w:val="solid" w:color="auto" w:fill="auto"/>
            <w:vAlign w:val="center"/>
          </w:tcPr>
          <w:p w14:paraId="1B784AC0" w14:textId="77777777" w:rsidR="00836CA4" w:rsidRPr="00062C29" w:rsidRDefault="00836CA4" w:rsidP="00062C29">
            <w:pPr>
              <w:jc w:val="center"/>
              <w:rPr>
                <w:ins w:id="250" w:author="Neil Lawrence" w:date="2025-03-05T05:39:00Z"/>
                <w:rFonts w:ascii="Calibri" w:hAnsi="Calibri" w:cs="Calibri"/>
                <w:sz w:val="4"/>
                <w:szCs w:val="4"/>
              </w:rPr>
            </w:pPr>
          </w:p>
        </w:tc>
        <w:tc>
          <w:tcPr>
            <w:tcW w:w="1480" w:type="dxa"/>
            <w:shd w:val="solid" w:color="auto" w:fill="auto"/>
            <w:vAlign w:val="center"/>
          </w:tcPr>
          <w:p w14:paraId="70D86DCE" w14:textId="77777777" w:rsidR="00836CA4" w:rsidRPr="00062C29" w:rsidRDefault="00836CA4" w:rsidP="00062C29">
            <w:pPr>
              <w:jc w:val="center"/>
              <w:rPr>
                <w:ins w:id="251" w:author="Neil Lawrence" w:date="2025-03-05T05:39:00Z"/>
                <w:rFonts w:ascii="Calibri" w:hAnsi="Calibri" w:cs="Calibri"/>
                <w:sz w:val="4"/>
                <w:szCs w:val="4"/>
              </w:rPr>
            </w:pPr>
          </w:p>
        </w:tc>
        <w:tc>
          <w:tcPr>
            <w:tcW w:w="1480" w:type="dxa"/>
            <w:shd w:val="solid" w:color="auto" w:fill="auto"/>
            <w:vAlign w:val="center"/>
          </w:tcPr>
          <w:p w14:paraId="39F971AC" w14:textId="77777777" w:rsidR="00836CA4" w:rsidRPr="00062C29" w:rsidRDefault="00836CA4" w:rsidP="00062C29">
            <w:pPr>
              <w:jc w:val="center"/>
              <w:rPr>
                <w:ins w:id="252" w:author="Neil Lawrence" w:date="2025-03-05T05:39:00Z"/>
                <w:rFonts w:ascii="Calibri" w:hAnsi="Calibri" w:cs="Calibri"/>
                <w:sz w:val="4"/>
                <w:szCs w:val="4"/>
              </w:rPr>
            </w:pPr>
          </w:p>
        </w:tc>
      </w:tr>
      <w:tr w:rsidR="00836CA4" w:rsidRPr="0024581D" w14:paraId="0A801ED5" w14:textId="77777777" w:rsidTr="00836CA4">
        <w:trPr>
          <w:ins w:id="253" w:author="Neil Lawrence" w:date="2025-03-05T05:38:00Z"/>
        </w:trPr>
        <w:tc>
          <w:tcPr>
            <w:tcW w:w="3151" w:type="dxa"/>
            <w:vAlign w:val="center"/>
          </w:tcPr>
          <w:p w14:paraId="46798172" w14:textId="702B9483" w:rsidR="00836CA4" w:rsidRPr="00062C29" w:rsidRDefault="00836CA4" w:rsidP="00836CA4">
            <w:pPr>
              <w:rPr>
                <w:ins w:id="254" w:author="Neil Lawrence" w:date="2025-03-05T05:38:00Z"/>
                <w:rFonts w:ascii="Calibri" w:hAnsi="Calibri" w:cs="Calibri"/>
                <w:sz w:val="18"/>
                <w:szCs w:val="18"/>
              </w:rPr>
            </w:pPr>
            <w:ins w:id="255" w:author="Neil Lawrence" w:date="2025-03-05T05:38:00Z">
              <w:r w:rsidRPr="00062C29">
                <w:rPr>
                  <w:rFonts w:ascii="Calibri" w:hAnsi="Calibri" w:cs="Calibri"/>
                  <w:b/>
                  <w:bCs/>
                  <w:sz w:val="18"/>
                  <w:szCs w:val="18"/>
                </w:rPr>
                <w:t>Androstenedione</w:t>
              </w:r>
              <w:r>
                <w:rPr>
                  <w:rFonts w:ascii="Calibri" w:hAnsi="Calibri" w:cs="Calibri"/>
                  <w:b/>
                  <w:bCs/>
                  <w:sz w:val="18"/>
                  <w:szCs w:val="18"/>
                </w:rPr>
                <w:t>:</w:t>
              </w:r>
            </w:ins>
          </w:p>
        </w:tc>
        <w:tc>
          <w:tcPr>
            <w:tcW w:w="1481" w:type="dxa"/>
            <w:vAlign w:val="center"/>
          </w:tcPr>
          <w:p w14:paraId="3E67D4CC" w14:textId="77777777" w:rsidR="00836CA4" w:rsidRPr="00062C29" w:rsidRDefault="00836CA4" w:rsidP="00836CA4">
            <w:pPr>
              <w:jc w:val="center"/>
              <w:rPr>
                <w:ins w:id="256" w:author="Neil Lawrence" w:date="2025-03-05T05:38:00Z"/>
                <w:rFonts w:ascii="Calibri" w:hAnsi="Calibri" w:cs="Calibri"/>
                <w:sz w:val="18"/>
                <w:szCs w:val="18"/>
              </w:rPr>
            </w:pPr>
          </w:p>
        </w:tc>
        <w:tc>
          <w:tcPr>
            <w:tcW w:w="1480" w:type="dxa"/>
            <w:vAlign w:val="center"/>
          </w:tcPr>
          <w:p w14:paraId="305B5C8B" w14:textId="77777777" w:rsidR="00836CA4" w:rsidRPr="00062C29" w:rsidRDefault="00836CA4" w:rsidP="00836CA4">
            <w:pPr>
              <w:jc w:val="center"/>
              <w:rPr>
                <w:ins w:id="257" w:author="Neil Lawrence" w:date="2025-03-05T05:38:00Z"/>
                <w:rFonts w:ascii="Calibri" w:hAnsi="Calibri" w:cs="Calibri"/>
                <w:sz w:val="18"/>
                <w:szCs w:val="18"/>
              </w:rPr>
            </w:pPr>
          </w:p>
        </w:tc>
        <w:tc>
          <w:tcPr>
            <w:tcW w:w="1480" w:type="dxa"/>
            <w:vAlign w:val="center"/>
          </w:tcPr>
          <w:p w14:paraId="3BFA1072" w14:textId="77777777" w:rsidR="00836CA4" w:rsidRPr="00062C29" w:rsidRDefault="00836CA4" w:rsidP="00836CA4">
            <w:pPr>
              <w:jc w:val="center"/>
              <w:rPr>
                <w:ins w:id="258" w:author="Neil Lawrence" w:date="2025-03-05T05:38:00Z"/>
                <w:rFonts w:ascii="Calibri" w:hAnsi="Calibri" w:cs="Calibri"/>
                <w:sz w:val="18"/>
                <w:szCs w:val="18"/>
              </w:rPr>
            </w:pPr>
          </w:p>
        </w:tc>
        <w:tc>
          <w:tcPr>
            <w:tcW w:w="1480" w:type="dxa"/>
            <w:vAlign w:val="center"/>
          </w:tcPr>
          <w:p w14:paraId="0355B7FD" w14:textId="77777777" w:rsidR="00836CA4" w:rsidRPr="00062C29" w:rsidRDefault="00836CA4" w:rsidP="00836CA4">
            <w:pPr>
              <w:jc w:val="center"/>
              <w:rPr>
                <w:ins w:id="259" w:author="Neil Lawrence" w:date="2025-03-05T05:38:00Z"/>
                <w:rFonts w:ascii="Calibri" w:hAnsi="Calibri" w:cs="Calibri"/>
                <w:sz w:val="18"/>
                <w:szCs w:val="18"/>
              </w:rPr>
            </w:pPr>
          </w:p>
        </w:tc>
      </w:tr>
      <w:tr w:rsidR="00836CA4" w:rsidRPr="0024581D" w14:paraId="6244EE00" w14:textId="77777777" w:rsidTr="00836CA4">
        <w:trPr>
          <w:ins w:id="260" w:author="Neil Lawrence" w:date="2025-03-05T05:38:00Z"/>
        </w:trPr>
        <w:tc>
          <w:tcPr>
            <w:tcW w:w="3151" w:type="dxa"/>
            <w:vAlign w:val="center"/>
          </w:tcPr>
          <w:p w14:paraId="64ED5CEF" w14:textId="096B5D08" w:rsidR="00836CA4" w:rsidRPr="00062C29" w:rsidRDefault="00836CA4" w:rsidP="00836CA4">
            <w:pPr>
              <w:rPr>
                <w:ins w:id="261" w:author="Neil Lawrence" w:date="2025-03-05T05:38:00Z"/>
                <w:rFonts w:ascii="Calibri" w:hAnsi="Calibri" w:cs="Calibri"/>
                <w:b/>
                <w:bCs/>
                <w:sz w:val="18"/>
                <w:szCs w:val="18"/>
              </w:rPr>
            </w:pPr>
            <w:ins w:id="262" w:author="Neil Lawrence" w:date="2025-03-05T05:38:00Z">
              <w:r w:rsidRPr="00062C29">
                <w:rPr>
                  <w:rFonts w:ascii="Calibri" w:hAnsi="Calibri" w:cs="Calibri"/>
                  <w:sz w:val="18"/>
                  <w:szCs w:val="18"/>
                </w:rPr>
                <w:t xml:space="preserve">Median (IQR) of </w:t>
              </w:r>
              <w:r>
                <w:rPr>
                  <w:rFonts w:ascii="Calibri" w:hAnsi="Calibri" w:cs="Calibri"/>
                  <w:sz w:val="18"/>
                  <w:szCs w:val="18"/>
                </w:rPr>
                <w:t>measurements</w:t>
              </w:r>
              <w:r w:rsidRPr="00062C29">
                <w:rPr>
                  <w:rFonts w:ascii="Calibri" w:hAnsi="Calibri" w:cs="Calibri"/>
                  <w:sz w:val="18"/>
                  <w:szCs w:val="18"/>
                </w:rPr>
                <w:t xml:space="preserve"> with time of reading (nmol/l)</w:t>
              </w:r>
            </w:ins>
          </w:p>
        </w:tc>
        <w:tc>
          <w:tcPr>
            <w:tcW w:w="1481" w:type="dxa"/>
            <w:vAlign w:val="center"/>
          </w:tcPr>
          <w:p w14:paraId="76DCA603" w14:textId="77777777" w:rsidR="00836CA4" w:rsidRPr="00062C29" w:rsidRDefault="00836CA4" w:rsidP="00836CA4">
            <w:pPr>
              <w:jc w:val="center"/>
              <w:rPr>
                <w:ins w:id="263" w:author="Neil Lawrence" w:date="2025-03-05T05:38:00Z"/>
                <w:rFonts w:ascii="Calibri" w:hAnsi="Calibri" w:cs="Calibri"/>
                <w:sz w:val="18"/>
                <w:szCs w:val="18"/>
              </w:rPr>
            </w:pPr>
            <w:ins w:id="264" w:author="Neil Lawrence" w:date="2025-03-05T05:38: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w:t>
              </w:r>
            </w:ins>
          </w:p>
          <w:p w14:paraId="01132282" w14:textId="09D9C471" w:rsidR="00836CA4" w:rsidRPr="00062C29" w:rsidRDefault="00836CA4" w:rsidP="00836CA4">
            <w:pPr>
              <w:jc w:val="center"/>
              <w:rPr>
                <w:ins w:id="265" w:author="Neil Lawrence" w:date="2025-03-05T05:38:00Z"/>
                <w:rFonts w:ascii="Calibri" w:hAnsi="Calibri" w:cs="Calibri"/>
                <w:sz w:val="18"/>
                <w:szCs w:val="18"/>
              </w:rPr>
            </w:pPr>
            <w:ins w:id="266" w:author="Neil Lawrence" w:date="2025-03-05T05:38: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to 1.4)</w:t>
              </w:r>
            </w:ins>
          </w:p>
        </w:tc>
        <w:tc>
          <w:tcPr>
            <w:tcW w:w="1480" w:type="dxa"/>
            <w:vAlign w:val="center"/>
          </w:tcPr>
          <w:p w14:paraId="0251E691" w14:textId="77777777" w:rsidR="00836CA4" w:rsidRDefault="00836CA4" w:rsidP="00836CA4">
            <w:pPr>
              <w:jc w:val="center"/>
              <w:rPr>
                <w:ins w:id="267" w:author="Neil Lawrence" w:date="2025-03-05T05:38:00Z"/>
                <w:rFonts w:ascii="Calibri" w:hAnsi="Calibri" w:cs="Calibri"/>
                <w:sz w:val="18"/>
                <w:szCs w:val="18"/>
              </w:rPr>
            </w:pPr>
            <w:ins w:id="268" w:author="Neil Lawrence" w:date="2025-03-05T05:38: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w:t>
              </w:r>
            </w:ins>
          </w:p>
          <w:p w14:paraId="561F74FF" w14:textId="1B06EF0B" w:rsidR="00836CA4" w:rsidRPr="00062C29" w:rsidRDefault="00836CA4" w:rsidP="00836CA4">
            <w:pPr>
              <w:jc w:val="center"/>
              <w:rPr>
                <w:ins w:id="269" w:author="Neil Lawrence" w:date="2025-03-05T05:38:00Z"/>
                <w:rFonts w:ascii="Calibri" w:hAnsi="Calibri" w:cs="Calibri"/>
                <w:sz w:val="18"/>
                <w:szCs w:val="18"/>
              </w:rPr>
            </w:pPr>
            <w:ins w:id="270" w:author="Neil Lawrence" w:date="2025-03-05T05:38: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to 2</w:t>
              </w:r>
              <w:r>
                <w:rPr>
                  <w:rFonts w:ascii="Calibri" w:hAnsi="Calibri" w:cs="Calibri"/>
                  <w:sz w:val="18"/>
                  <w:szCs w:val="18"/>
                </w:rPr>
                <w:t>.0</w:t>
              </w:r>
              <w:r w:rsidRPr="00062C29">
                <w:rPr>
                  <w:rFonts w:ascii="Calibri" w:hAnsi="Calibri" w:cs="Calibri"/>
                  <w:sz w:val="18"/>
                  <w:szCs w:val="18"/>
                </w:rPr>
                <w:t>)</w:t>
              </w:r>
            </w:ins>
          </w:p>
        </w:tc>
        <w:tc>
          <w:tcPr>
            <w:tcW w:w="1480" w:type="dxa"/>
            <w:vAlign w:val="center"/>
          </w:tcPr>
          <w:p w14:paraId="740D2C79" w14:textId="77777777" w:rsidR="00836CA4" w:rsidRDefault="00836CA4" w:rsidP="00836CA4">
            <w:pPr>
              <w:jc w:val="center"/>
              <w:rPr>
                <w:ins w:id="271" w:author="Neil Lawrence" w:date="2025-03-05T05:38:00Z"/>
                <w:rFonts w:ascii="Calibri" w:hAnsi="Calibri" w:cs="Calibri"/>
                <w:sz w:val="18"/>
                <w:szCs w:val="18"/>
              </w:rPr>
            </w:pPr>
            <w:ins w:id="272" w:author="Neil Lawrence" w:date="2025-03-05T05:38: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w:t>
              </w:r>
            </w:ins>
          </w:p>
          <w:p w14:paraId="0FD83514" w14:textId="387006A2" w:rsidR="00836CA4" w:rsidRPr="00062C29" w:rsidRDefault="00836CA4" w:rsidP="00836CA4">
            <w:pPr>
              <w:jc w:val="center"/>
              <w:rPr>
                <w:ins w:id="273" w:author="Neil Lawrence" w:date="2025-03-05T05:38:00Z"/>
                <w:rFonts w:ascii="Calibri" w:hAnsi="Calibri" w:cs="Calibri"/>
                <w:sz w:val="18"/>
                <w:szCs w:val="18"/>
              </w:rPr>
            </w:pPr>
            <w:ins w:id="274" w:author="Neil Lawrence" w:date="2025-03-05T05:38: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to 0</w:t>
              </w:r>
              <w:r>
                <w:rPr>
                  <w:rFonts w:ascii="Calibri" w:hAnsi="Calibri" w:cs="Calibri"/>
                  <w:sz w:val="18"/>
                  <w:szCs w:val="18"/>
                </w:rPr>
                <w:t>.1</w:t>
              </w:r>
              <w:r w:rsidRPr="00062C29">
                <w:rPr>
                  <w:rFonts w:ascii="Calibri" w:hAnsi="Calibri" w:cs="Calibri"/>
                  <w:sz w:val="18"/>
                  <w:szCs w:val="18"/>
                </w:rPr>
                <w:t>)</w:t>
              </w:r>
            </w:ins>
          </w:p>
        </w:tc>
        <w:tc>
          <w:tcPr>
            <w:tcW w:w="1480" w:type="dxa"/>
            <w:vAlign w:val="center"/>
          </w:tcPr>
          <w:p w14:paraId="3CBB4540" w14:textId="77777777" w:rsidR="00836CA4" w:rsidRDefault="00836CA4" w:rsidP="00836CA4">
            <w:pPr>
              <w:jc w:val="center"/>
              <w:rPr>
                <w:ins w:id="275" w:author="Neil Lawrence" w:date="2025-03-05T05:38:00Z"/>
                <w:rFonts w:ascii="Calibri" w:hAnsi="Calibri" w:cs="Calibri"/>
                <w:sz w:val="18"/>
                <w:szCs w:val="18"/>
              </w:rPr>
            </w:pPr>
            <w:ins w:id="276" w:author="Neil Lawrence" w:date="2025-03-05T05:38: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w:t>
              </w:r>
            </w:ins>
          </w:p>
          <w:p w14:paraId="7479086B" w14:textId="775C7E44" w:rsidR="00836CA4" w:rsidRPr="00062C29" w:rsidRDefault="00836CA4" w:rsidP="00836CA4">
            <w:pPr>
              <w:jc w:val="center"/>
              <w:rPr>
                <w:ins w:id="277" w:author="Neil Lawrence" w:date="2025-03-05T05:38:00Z"/>
                <w:rFonts w:ascii="Calibri" w:hAnsi="Calibri" w:cs="Calibri"/>
                <w:sz w:val="18"/>
                <w:szCs w:val="18"/>
              </w:rPr>
            </w:pPr>
            <w:ins w:id="278" w:author="Neil Lawrence" w:date="2025-03-05T05:38: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to 1.8)</w:t>
              </w:r>
            </w:ins>
          </w:p>
        </w:tc>
      </w:tr>
      <w:tr w:rsidR="00836CA4" w:rsidRPr="0024581D" w14:paraId="1715BEF9" w14:textId="77777777" w:rsidTr="00836CA4">
        <w:trPr>
          <w:ins w:id="279" w:author="Neil Lawrence" w:date="2025-03-05T05:38:00Z"/>
        </w:trPr>
        <w:tc>
          <w:tcPr>
            <w:tcW w:w="3151" w:type="dxa"/>
            <w:vAlign w:val="center"/>
          </w:tcPr>
          <w:p w14:paraId="68FFFBFB" w14:textId="384C127A" w:rsidR="00836CA4" w:rsidRPr="00062C29" w:rsidRDefault="00836CA4" w:rsidP="00836CA4">
            <w:pPr>
              <w:rPr>
                <w:ins w:id="280" w:author="Neil Lawrence" w:date="2025-03-05T05:38:00Z"/>
                <w:rFonts w:ascii="Calibri" w:hAnsi="Calibri" w:cs="Calibri"/>
                <w:sz w:val="18"/>
                <w:szCs w:val="18"/>
              </w:rPr>
            </w:pPr>
            <w:ins w:id="281" w:author="Neil Lawrence" w:date="2025-03-05T05:38:00Z">
              <w:r>
                <w:rPr>
                  <w:rFonts w:ascii="Calibri" w:hAnsi="Calibri" w:cs="Calibri"/>
                  <w:sz w:val="18"/>
                  <w:szCs w:val="18"/>
                </w:rPr>
                <w:t>Number</w:t>
              </w:r>
              <w:r w:rsidRPr="00062C29">
                <w:rPr>
                  <w:rFonts w:ascii="Calibri" w:hAnsi="Calibri" w:cs="Calibri"/>
                  <w:sz w:val="18"/>
                  <w:szCs w:val="18"/>
                </w:rPr>
                <w:t xml:space="preserve"> of measurements available that have time of reading</w:t>
              </w:r>
              <w:r>
                <w:rPr>
                  <w:rFonts w:ascii="Calibri" w:hAnsi="Calibri" w:cs="Calibri"/>
                  <w:sz w:val="18"/>
                  <w:szCs w:val="18"/>
                </w:rPr>
                <w:t xml:space="preserve"> (%)</w:t>
              </w:r>
            </w:ins>
          </w:p>
        </w:tc>
        <w:tc>
          <w:tcPr>
            <w:tcW w:w="1481" w:type="dxa"/>
            <w:vAlign w:val="center"/>
          </w:tcPr>
          <w:p w14:paraId="596D98C0" w14:textId="6461FADD" w:rsidR="00836CA4" w:rsidRPr="00062C29" w:rsidRDefault="00CC124E" w:rsidP="00836CA4">
            <w:pPr>
              <w:jc w:val="center"/>
              <w:rPr>
                <w:ins w:id="282" w:author="Neil Lawrence" w:date="2025-03-05T05:38:00Z"/>
                <w:rFonts w:ascii="Calibri" w:hAnsi="Calibri" w:cs="Calibri"/>
                <w:sz w:val="18"/>
                <w:szCs w:val="18"/>
              </w:rPr>
            </w:pPr>
            <w:ins w:id="283" w:author="Neil Lawrence" w:date="2025-03-05T06:01:00Z">
              <w:r>
                <w:rPr>
                  <w:rFonts w:ascii="Calibri" w:hAnsi="Calibri" w:cs="Calibri"/>
                  <w:sz w:val="18"/>
                  <w:szCs w:val="18"/>
                </w:rPr>
                <w:t>589</w:t>
              </w:r>
            </w:ins>
          </w:p>
          <w:p w14:paraId="3F72C21F" w14:textId="5C89F40F" w:rsidR="00836CA4" w:rsidRPr="00062C29" w:rsidRDefault="00836CA4" w:rsidP="00836CA4">
            <w:pPr>
              <w:jc w:val="center"/>
              <w:rPr>
                <w:ins w:id="284" w:author="Neil Lawrence" w:date="2025-03-05T05:38:00Z"/>
                <w:rFonts w:ascii="Calibri" w:hAnsi="Calibri" w:cs="Calibri"/>
                <w:sz w:val="18"/>
                <w:szCs w:val="18"/>
              </w:rPr>
            </w:pPr>
            <w:ins w:id="285" w:author="Neil Lawrence" w:date="2025-03-05T05:38:00Z">
              <w:r w:rsidRPr="00062C29">
                <w:rPr>
                  <w:rFonts w:ascii="Calibri" w:hAnsi="Calibri" w:cs="Calibri"/>
                  <w:sz w:val="18"/>
                  <w:szCs w:val="18"/>
                </w:rPr>
                <w:t>(45.8%)</w:t>
              </w:r>
            </w:ins>
          </w:p>
        </w:tc>
        <w:tc>
          <w:tcPr>
            <w:tcW w:w="1480" w:type="dxa"/>
            <w:vAlign w:val="center"/>
          </w:tcPr>
          <w:p w14:paraId="3364DC62" w14:textId="215D313F" w:rsidR="00836CA4" w:rsidRDefault="00CC124E" w:rsidP="00836CA4">
            <w:pPr>
              <w:jc w:val="center"/>
              <w:rPr>
                <w:ins w:id="286" w:author="Neil Lawrence" w:date="2025-03-05T05:38:00Z"/>
                <w:rFonts w:ascii="Calibri" w:hAnsi="Calibri" w:cs="Calibri"/>
                <w:sz w:val="18"/>
                <w:szCs w:val="18"/>
              </w:rPr>
            </w:pPr>
            <w:ins w:id="287" w:author="Neil Lawrence" w:date="2025-03-05T06:01:00Z">
              <w:r>
                <w:rPr>
                  <w:rFonts w:ascii="Calibri" w:hAnsi="Calibri" w:cs="Calibri"/>
                  <w:sz w:val="18"/>
                  <w:szCs w:val="18"/>
                </w:rPr>
                <w:t>402</w:t>
              </w:r>
            </w:ins>
          </w:p>
          <w:p w14:paraId="308DF55B" w14:textId="3F677BE3" w:rsidR="00836CA4" w:rsidRPr="00062C29" w:rsidRDefault="00836CA4" w:rsidP="00836CA4">
            <w:pPr>
              <w:jc w:val="center"/>
              <w:rPr>
                <w:ins w:id="288" w:author="Neil Lawrence" w:date="2025-03-05T05:38:00Z"/>
                <w:rFonts w:ascii="Calibri" w:hAnsi="Calibri" w:cs="Calibri"/>
                <w:sz w:val="18"/>
                <w:szCs w:val="18"/>
              </w:rPr>
            </w:pPr>
            <w:ins w:id="289" w:author="Neil Lawrence" w:date="2025-03-05T05:38:00Z">
              <w:r w:rsidRPr="00062C29">
                <w:rPr>
                  <w:rFonts w:ascii="Calibri" w:hAnsi="Calibri" w:cs="Calibri"/>
                  <w:sz w:val="18"/>
                  <w:szCs w:val="18"/>
                </w:rPr>
                <w:t>(33.2%)</w:t>
              </w:r>
            </w:ins>
          </w:p>
        </w:tc>
        <w:tc>
          <w:tcPr>
            <w:tcW w:w="1480" w:type="dxa"/>
            <w:vAlign w:val="center"/>
          </w:tcPr>
          <w:p w14:paraId="0008769B" w14:textId="77777777" w:rsidR="00836CA4" w:rsidRDefault="00836CA4" w:rsidP="00836CA4">
            <w:pPr>
              <w:jc w:val="center"/>
              <w:rPr>
                <w:ins w:id="290" w:author="Neil Lawrence" w:date="2025-03-05T05:38:00Z"/>
                <w:rFonts w:ascii="Calibri" w:hAnsi="Calibri" w:cs="Calibri"/>
                <w:sz w:val="18"/>
                <w:szCs w:val="18"/>
              </w:rPr>
            </w:pPr>
            <w:ins w:id="291" w:author="Neil Lawrence" w:date="2025-03-05T05:38:00Z">
              <w:r w:rsidRPr="00062C29">
                <w:rPr>
                  <w:rFonts w:ascii="Calibri" w:hAnsi="Calibri" w:cs="Calibri"/>
                  <w:sz w:val="18"/>
                  <w:szCs w:val="18"/>
                </w:rPr>
                <w:t xml:space="preserve">19 </w:t>
              </w:r>
            </w:ins>
          </w:p>
          <w:p w14:paraId="510A7295" w14:textId="5FBAC231" w:rsidR="00836CA4" w:rsidRPr="00062C29" w:rsidRDefault="00836CA4" w:rsidP="00836CA4">
            <w:pPr>
              <w:jc w:val="center"/>
              <w:rPr>
                <w:ins w:id="292" w:author="Neil Lawrence" w:date="2025-03-05T05:38:00Z"/>
                <w:rFonts w:ascii="Calibri" w:hAnsi="Calibri" w:cs="Calibri"/>
                <w:sz w:val="18"/>
                <w:szCs w:val="18"/>
              </w:rPr>
            </w:pPr>
            <w:ins w:id="293" w:author="Neil Lawrence" w:date="2025-03-05T05:38:00Z">
              <w:r w:rsidRPr="00062C29">
                <w:rPr>
                  <w:rFonts w:ascii="Calibri" w:hAnsi="Calibri" w:cs="Calibri"/>
                  <w:sz w:val="18"/>
                  <w:szCs w:val="18"/>
                </w:rPr>
                <w:t>(65.5%)</w:t>
              </w:r>
            </w:ins>
          </w:p>
        </w:tc>
        <w:tc>
          <w:tcPr>
            <w:tcW w:w="1480" w:type="dxa"/>
            <w:vAlign w:val="center"/>
          </w:tcPr>
          <w:p w14:paraId="1AB8C040" w14:textId="12451B9B" w:rsidR="00836CA4" w:rsidRDefault="00CC124E" w:rsidP="00836CA4">
            <w:pPr>
              <w:jc w:val="center"/>
              <w:rPr>
                <w:ins w:id="294" w:author="Neil Lawrence" w:date="2025-03-05T05:38:00Z"/>
                <w:rFonts w:ascii="Calibri" w:hAnsi="Calibri" w:cs="Calibri"/>
                <w:sz w:val="18"/>
                <w:szCs w:val="18"/>
              </w:rPr>
            </w:pPr>
            <w:ins w:id="295" w:author="Neil Lawrence" w:date="2025-03-05T06:01:00Z">
              <w:r>
                <w:rPr>
                  <w:rFonts w:ascii="Calibri" w:hAnsi="Calibri" w:cs="Calibri"/>
                  <w:sz w:val="18"/>
                  <w:szCs w:val="18"/>
                </w:rPr>
                <w:t>1010</w:t>
              </w:r>
            </w:ins>
          </w:p>
          <w:p w14:paraId="18DAA5C2" w14:textId="3E6FA18C" w:rsidR="00836CA4" w:rsidRPr="00062C29" w:rsidRDefault="00836CA4" w:rsidP="00836CA4">
            <w:pPr>
              <w:jc w:val="center"/>
              <w:rPr>
                <w:ins w:id="296" w:author="Neil Lawrence" w:date="2025-03-05T05:38:00Z"/>
                <w:rFonts w:ascii="Calibri" w:hAnsi="Calibri" w:cs="Calibri"/>
                <w:sz w:val="18"/>
                <w:szCs w:val="18"/>
              </w:rPr>
            </w:pPr>
            <w:ins w:id="297" w:author="Neil Lawrence" w:date="2025-03-05T05:38:00Z">
              <w:r w:rsidRPr="00062C29">
                <w:rPr>
                  <w:rFonts w:ascii="Calibri" w:hAnsi="Calibri" w:cs="Calibri"/>
                  <w:sz w:val="18"/>
                  <w:szCs w:val="18"/>
                </w:rPr>
                <w:t>(40.</w:t>
              </w:r>
            </w:ins>
            <w:ins w:id="298" w:author="Neil Lawrence" w:date="2025-03-05T06:04:00Z">
              <w:r w:rsidR="00005AD0">
                <w:rPr>
                  <w:rFonts w:ascii="Calibri" w:hAnsi="Calibri" w:cs="Calibri"/>
                  <w:sz w:val="18"/>
                  <w:szCs w:val="18"/>
                </w:rPr>
                <w:t>0</w:t>
              </w:r>
            </w:ins>
            <w:ins w:id="299" w:author="Neil Lawrence" w:date="2025-03-05T05:38:00Z">
              <w:r w:rsidRPr="00062C29">
                <w:rPr>
                  <w:rFonts w:ascii="Calibri" w:hAnsi="Calibri" w:cs="Calibri"/>
                  <w:sz w:val="18"/>
                  <w:szCs w:val="18"/>
                </w:rPr>
                <w:t>%)</w:t>
              </w:r>
            </w:ins>
          </w:p>
        </w:tc>
      </w:tr>
      <w:tr w:rsidR="00836CA4" w:rsidRPr="0024581D" w14:paraId="4F6213BE" w14:textId="77777777" w:rsidTr="00836CA4">
        <w:trPr>
          <w:ins w:id="300" w:author="Neil Lawrence" w:date="2025-03-05T05:38:00Z"/>
        </w:trPr>
        <w:tc>
          <w:tcPr>
            <w:tcW w:w="3151" w:type="dxa"/>
            <w:vAlign w:val="center"/>
          </w:tcPr>
          <w:p w14:paraId="40A53BD4" w14:textId="009C4C13" w:rsidR="00836CA4" w:rsidRDefault="00836CA4" w:rsidP="00836CA4">
            <w:pPr>
              <w:rPr>
                <w:ins w:id="301" w:author="Neil Lawrence" w:date="2025-03-05T05:38:00Z"/>
                <w:rFonts w:ascii="Calibri" w:hAnsi="Calibri" w:cs="Calibri"/>
                <w:sz w:val="18"/>
                <w:szCs w:val="18"/>
              </w:rPr>
            </w:pPr>
            <w:ins w:id="302" w:author="Neil Lawrence" w:date="2025-03-05T05:38:00Z">
              <w:r w:rsidRPr="00062C29">
                <w:rPr>
                  <w:rFonts w:ascii="Calibri" w:hAnsi="Calibri" w:cs="Calibri"/>
                  <w:sz w:val="18"/>
                  <w:szCs w:val="18"/>
                </w:rPr>
                <w:t>Median (IQR) of time of reading</w:t>
              </w:r>
              <w:r>
                <w:rPr>
                  <w:rFonts w:ascii="Calibri" w:hAnsi="Calibri" w:cs="Calibri"/>
                  <w:sz w:val="18"/>
                  <w:szCs w:val="18"/>
                </w:rPr>
                <w:t xml:space="preserve"> (HH:MM)</w:t>
              </w:r>
            </w:ins>
          </w:p>
        </w:tc>
        <w:tc>
          <w:tcPr>
            <w:tcW w:w="1481" w:type="dxa"/>
            <w:vAlign w:val="center"/>
          </w:tcPr>
          <w:p w14:paraId="071F2589" w14:textId="77777777" w:rsidR="00836CA4" w:rsidRPr="00062C29" w:rsidRDefault="00836CA4" w:rsidP="00836CA4">
            <w:pPr>
              <w:jc w:val="center"/>
              <w:rPr>
                <w:ins w:id="303" w:author="Neil Lawrence" w:date="2025-03-05T05:38:00Z"/>
                <w:rFonts w:ascii="Calibri" w:hAnsi="Calibri" w:cs="Calibri"/>
                <w:sz w:val="18"/>
                <w:szCs w:val="18"/>
              </w:rPr>
            </w:pPr>
            <w:ins w:id="304" w:author="Neil Lawrence" w:date="2025-03-05T05:38:00Z">
              <w:r w:rsidRPr="00062C29">
                <w:rPr>
                  <w:rFonts w:ascii="Calibri" w:hAnsi="Calibri" w:cs="Calibri"/>
                  <w:sz w:val="18"/>
                  <w:szCs w:val="18"/>
                </w:rPr>
                <w:t xml:space="preserve">13:58 </w:t>
              </w:r>
            </w:ins>
          </w:p>
          <w:p w14:paraId="1DF4F7FA" w14:textId="50EFA7D3" w:rsidR="00836CA4" w:rsidRPr="00062C29" w:rsidRDefault="00836CA4" w:rsidP="00836CA4">
            <w:pPr>
              <w:jc w:val="center"/>
              <w:rPr>
                <w:ins w:id="305" w:author="Neil Lawrence" w:date="2025-03-05T05:38:00Z"/>
                <w:rFonts w:ascii="Calibri" w:hAnsi="Calibri" w:cs="Calibri"/>
                <w:sz w:val="18"/>
                <w:szCs w:val="18"/>
              </w:rPr>
            </w:pPr>
            <w:ins w:id="306" w:author="Neil Lawrence" w:date="2025-03-05T05:38:00Z">
              <w:r w:rsidRPr="00062C29">
                <w:rPr>
                  <w:rFonts w:ascii="Calibri" w:hAnsi="Calibri" w:cs="Calibri"/>
                  <w:sz w:val="18"/>
                  <w:szCs w:val="18"/>
                </w:rPr>
                <w:t>(08:14 to 15:39)</w:t>
              </w:r>
            </w:ins>
          </w:p>
        </w:tc>
        <w:tc>
          <w:tcPr>
            <w:tcW w:w="1480" w:type="dxa"/>
            <w:vAlign w:val="center"/>
          </w:tcPr>
          <w:p w14:paraId="150631B1" w14:textId="77777777" w:rsidR="00836CA4" w:rsidRDefault="00836CA4" w:rsidP="00836CA4">
            <w:pPr>
              <w:jc w:val="center"/>
              <w:rPr>
                <w:ins w:id="307" w:author="Neil Lawrence" w:date="2025-03-05T05:38:00Z"/>
                <w:rFonts w:ascii="Calibri" w:hAnsi="Calibri" w:cs="Calibri"/>
                <w:sz w:val="18"/>
                <w:szCs w:val="18"/>
              </w:rPr>
            </w:pPr>
            <w:ins w:id="308" w:author="Neil Lawrence" w:date="2025-03-05T05:38:00Z">
              <w:r w:rsidRPr="00062C29">
                <w:rPr>
                  <w:rFonts w:ascii="Calibri" w:hAnsi="Calibri" w:cs="Calibri"/>
                  <w:sz w:val="18"/>
                  <w:szCs w:val="18"/>
                </w:rPr>
                <w:t xml:space="preserve">13:41 </w:t>
              </w:r>
            </w:ins>
          </w:p>
          <w:p w14:paraId="59DA01FE" w14:textId="29AD21FA" w:rsidR="00836CA4" w:rsidRPr="00062C29" w:rsidRDefault="00836CA4" w:rsidP="00836CA4">
            <w:pPr>
              <w:jc w:val="center"/>
              <w:rPr>
                <w:ins w:id="309" w:author="Neil Lawrence" w:date="2025-03-05T05:38:00Z"/>
                <w:rFonts w:ascii="Calibri" w:hAnsi="Calibri" w:cs="Calibri"/>
                <w:sz w:val="18"/>
                <w:szCs w:val="18"/>
              </w:rPr>
            </w:pPr>
            <w:ins w:id="310" w:author="Neil Lawrence" w:date="2025-03-05T05:38:00Z">
              <w:r w:rsidRPr="00062C29">
                <w:rPr>
                  <w:rFonts w:ascii="Calibri" w:hAnsi="Calibri" w:cs="Calibri"/>
                  <w:sz w:val="18"/>
                  <w:szCs w:val="18"/>
                </w:rPr>
                <w:t>(08:22 to 15:30)</w:t>
              </w:r>
            </w:ins>
          </w:p>
        </w:tc>
        <w:tc>
          <w:tcPr>
            <w:tcW w:w="1480" w:type="dxa"/>
            <w:vAlign w:val="center"/>
          </w:tcPr>
          <w:p w14:paraId="71FD4304" w14:textId="77777777" w:rsidR="00836CA4" w:rsidRDefault="00836CA4" w:rsidP="00836CA4">
            <w:pPr>
              <w:jc w:val="center"/>
              <w:rPr>
                <w:ins w:id="311" w:author="Neil Lawrence" w:date="2025-03-05T05:38:00Z"/>
                <w:rFonts w:ascii="Calibri" w:hAnsi="Calibri" w:cs="Calibri"/>
                <w:sz w:val="18"/>
                <w:szCs w:val="18"/>
              </w:rPr>
            </w:pPr>
            <w:ins w:id="312" w:author="Neil Lawrence" w:date="2025-03-05T05:38:00Z">
              <w:r w:rsidRPr="00062C29">
                <w:rPr>
                  <w:rFonts w:ascii="Calibri" w:hAnsi="Calibri" w:cs="Calibri"/>
                  <w:sz w:val="18"/>
                  <w:szCs w:val="18"/>
                </w:rPr>
                <w:t xml:space="preserve">14:21 </w:t>
              </w:r>
            </w:ins>
          </w:p>
          <w:p w14:paraId="1B8B54C1" w14:textId="1C00F06F" w:rsidR="00836CA4" w:rsidRPr="00062C29" w:rsidRDefault="00836CA4" w:rsidP="00836CA4">
            <w:pPr>
              <w:jc w:val="center"/>
              <w:rPr>
                <w:ins w:id="313" w:author="Neil Lawrence" w:date="2025-03-05T05:38:00Z"/>
                <w:rFonts w:ascii="Calibri" w:hAnsi="Calibri" w:cs="Calibri"/>
                <w:sz w:val="18"/>
                <w:szCs w:val="18"/>
              </w:rPr>
            </w:pPr>
            <w:ins w:id="314" w:author="Neil Lawrence" w:date="2025-03-05T05:38:00Z">
              <w:r w:rsidRPr="00062C29">
                <w:rPr>
                  <w:rFonts w:ascii="Calibri" w:hAnsi="Calibri" w:cs="Calibri"/>
                  <w:sz w:val="18"/>
                  <w:szCs w:val="18"/>
                </w:rPr>
                <w:t>(13:59 to 14:43)</w:t>
              </w:r>
            </w:ins>
          </w:p>
        </w:tc>
        <w:tc>
          <w:tcPr>
            <w:tcW w:w="1480" w:type="dxa"/>
            <w:vAlign w:val="center"/>
          </w:tcPr>
          <w:p w14:paraId="6B148F17" w14:textId="77777777" w:rsidR="00836CA4" w:rsidRDefault="00836CA4" w:rsidP="00836CA4">
            <w:pPr>
              <w:jc w:val="center"/>
              <w:rPr>
                <w:ins w:id="315" w:author="Neil Lawrence" w:date="2025-03-05T05:38:00Z"/>
                <w:rFonts w:ascii="Calibri" w:hAnsi="Calibri" w:cs="Calibri"/>
                <w:sz w:val="18"/>
                <w:szCs w:val="18"/>
              </w:rPr>
            </w:pPr>
            <w:ins w:id="316" w:author="Neil Lawrence" w:date="2025-03-05T05:38:00Z">
              <w:r w:rsidRPr="00062C29">
                <w:rPr>
                  <w:rFonts w:ascii="Calibri" w:hAnsi="Calibri" w:cs="Calibri"/>
                  <w:sz w:val="18"/>
                  <w:szCs w:val="18"/>
                </w:rPr>
                <w:t xml:space="preserve">13:56 </w:t>
              </w:r>
            </w:ins>
          </w:p>
          <w:p w14:paraId="4B3F1DAB" w14:textId="0EC24B1D" w:rsidR="00836CA4" w:rsidRPr="00062C29" w:rsidRDefault="00836CA4" w:rsidP="00836CA4">
            <w:pPr>
              <w:jc w:val="center"/>
              <w:rPr>
                <w:ins w:id="317" w:author="Neil Lawrence" w:date="2025-03-05T05:38:00Z"/>
                <w:rFonts w:ascii="Calibri" w:hAnsi="Calibri" w:cs="Calibri"/>
                <w:sz w:val="18"/>
                <w:szCs w:val="18"/>
              </w:rPr>
            </w:pPr>
            <w:ins w:id="318" w:author="Neil Lawrence" w:date="2025-03-05T05:38:00Z">
              <w:r w:rsidRPr="00062C29">
                <w:rPr>
                  <w:rFonts w:ascii="Calibri" w:hAnsi="Calibri" w:cs="Calibri"/>
                  <w:sz w:val="18"/>
                  <w:szCs w:val="18"/>
                </w:rPr>
                <w:t>(08:22 to 15:31)</w:t>
              </w:r>
            </w:ins>
          </w:p>
        </w:tc>
      </w:tr>
      <w:tr w:rsidR="00836CA4" w:rsidRPr="0024581D" w14:paraId="0C232BF6" w14:textId="77777777" w:rsidTr="00836CA4">
        <w:trPr>
          <w:ins w:id="319" w:author="Neil Lawrence" w:date="2025-03-05T05:38:00Z"/>
        </w:trPr>
        <w:tc>
          <w:tcPr>
            <w:tcW w:w="3151" w:type="dxa"/>
            <w:vAlign w:val="center"/>
          </w:tcPr>
          <w:p w14:paraId="0E141C65" w14:textId="3C5A3C48" w:rsidR="00836CA4" w:rsidRPr="00062C29" w:rsidRDefault="00836CA4" w:rsidP="00836CA4">
            <w:pPr>
              <w:rPr>
                <w:ins w:id="320" w:author="Neil Lawrence" w:date="2025-03-05T05:38:00Z"/>
                <w:rFonts w:ascii="Calibri" w:hAnsi="Calibri" w:cs="Calibri"/>
                <w:sz w:val="18"/>
                <w:szCs w:val="18"/>
              </w:rPr>
            </w:pPr>
            <w:ins w:id="321" w:author="Neil Lawrence" w:date="2025-03-05T05:38:00Z">
              <w:r w:rsidRPr="00062C29">
                <w:rPr>
                  <w:rFonts w:ascii="Calibri" w:hAnsi="Calibri" w:cs="Calibri"/>
                  <w:sz w:val="18"/>
                  <w:szCs w:val="18"/>
                </w:rPr>
                <w:t xml:space="preserve">Median (IQR) of </w:t>
              </w:r>
              <w:r>
                <w:rPr>
                  <w:rFonts w:ascii="Calibri" w:hAnsi="Calibri" w:cs="Calibri"/>
                  <w:sz w:val="18"/>
                  <w:szCs w:val="18"/>
                </w:rPr>
                <w:t>measurements</w:t>
              </w:r>
              <w:r w:rsidRPr="00062C29">
                <w:rPr>
                  <w:rFonts w:ascii="Calibri" w:hAnsi="Calibri" w:cs="Calibri"/>
                  <w:sz w:val="18"/>
                  <w:szCs w:val="18"/>
                </w:rPr>
                <w:t xml:space="preserve"> without time of reading (nmol/l)</w:t>
              </w:r>
            </w:ins>
          </w:p>
        </w:tc>
        <w:tc>
          <w:tcPr>
            <w:tcW w:w="1481" w:type="dxa"/>
            <w:vAlign w:val="center"/>
          </w:tcPr>
          <w:p w14:paraId="6CC76DAC" w14:textId="77777777" w:rsidR="00836CA4" w:rsidRPr="00062C29" w:rsidRDefault="00836CA4" w:rsidP="00836CA4">
            <w:pPr>
              <w:jc w:val="center"/>
              <w:rPr>
                <w:ins w:id="322" w:author="Neil Lawrence" w:date="2025-03-05T05:38:00Z"/>
                <w:rFonts w:ascii="Calibri" w:hAnsi="Calibri" w:cs="Calibri"/>
                <w:sz w:val="18"/>
                <w:szCs w:val="18"/>
              </w:rPr>
            </w:pPr>
            <w:ins w:id="323" w:author="Neil Lawrence" w:date="2025-03-05T05:38: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w:t>
              </w:r>
            </w:ins>
          </w:p>
          <w:p w14:paraId="349201CB" w14:textId="39C73F52" w:rsidR="00836CA4" w:rsidRPr="00062C29" w:rsidRDefault="00836CA4" w:rsidP="00836CA4">
            <w:pPr>
              <w:jc w:val="center"/>
              <w:rPr>
                <w:ins w:id="324" w:author="Neil Lawrence" w:date="2025-03-05T05:38:00Z"/>
                <w:rFonts w:ascii="Calibri" w:hAnsi="Calibri" w:cs="Calibri"/>
                <w:sz w:val="18"/>
                <w:szCs w:val="18"/>
              </w:rPr>
            </w:pPr>
            <w:ins w:id="325" w:author="Neil Lawrence" w:date="2025-03-05T05:38: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to 3.5)</w:t>
              </w:r>
            </w:ins>
          </w:p>
        </w:tc>
        <w:tc>
          <w:tcPr>
            <w:tcW w:w="1480" w:type="dxa"/>
            <w:vAlign w:val="center"/>
          </w:tcPr>
          <w:p w14:paraId="2BD4EC8E" w14:textId="77777777" w:rsidR="00836CA4" w:rsidRDefault="00836CA4" w:rsidP="00836CA4">
            <w:pPr>
              <w:jc w:val="center"/>
              <w:rPr>
                <w:ins w:id="326" w:author="Neil Lawrence" w:date="2025-03-05T05:38:00Z"/>
                <w:rFonts w:ascii="Calibri" w:hAnsi="Calibri" w:cs="Calibri"/>
                <w:sz w:val="18"/>
                <w:szCs w:val="18"/>
              </w:rPr>
            </w:pPr>
            <w:ins w:id="327" w:author="Neil Lawrence" w:date="2025-03-05T05:38:00Z">
              <w:r w:rsidRPr="00062C29">
                <w:rPr>
                  <w:rFonts w:ascii="Calibri" w:hAnsi="Calibri" w:cs="Calibri"/>
                  <w:sz w:val="18"/>
                  <w:szCs w:val="18"/>
                </w:rPr>
                <w:t>1</w:t>
              </w:r>
              <w:r>
                <w:rPr>
                  <w:rFonts w:ascii="Calibri" w:hAnsi="Calibri" w:cs="Calibri"/>
                  <w:sz w:val="18"/>
                  <w:szCs w:val="18"/>
                </w:rPr>
                <w:t>.0</w:t>
              </w:r>
              <w:r w:rsidRPr="00062C29">
                <w:rPr>
                  <w:rFonts w:ascii="Calibri" w:hAnsi="Calibri" w:cs="Calibri"/>
                  <w:sz w:val="18"/>
                  <w:szCs w:val="18"/>
                </w:rPr>
                <w:t xml:space="preserve"> </w:t>
              </w:r>
            </w:ins>
          </w:p>
          <w:p w14:paraId="605B9DF0" w14:textId="2283CD2B" w:rsidR="00836CA4" w:rsidRPr="00062C29" w:rsidRDefault="00836CA4" w:rsidP="00836CA4">
            <w:pPr>
              <w:jc w:val="center"/>
              <w:rPr>
                <w:ins w:id="328" w:author="Neil Lawrence" w:date="2025-03-05T05:38:00Z"/>
                <w:rFonts w:ascii="Calibri" w:hAnsi="Calibri" w:cs="Calibri"/>
                <w:sz w:val="18"/>
                <w:szCs w:val="18"/>
              </w:rPr>
            </w:pPr>
            <w:ins w:id="329" w:author="Neil Lawrence" w:date="2025-03-05T05:38: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to 7)</w:t>
              </w:r>
            </w:ins>
          </w:p>
        </w:tc>
        <w:tc>
          <w:tcPr>
            <w:tcW w:w="1480" w:type="dxa"/>
            <w:vAlign w:val="center"/>
          </w:tcPr>
          <w:p w14:paraId="3562AC56" w14:textId="77777777" w:rsidR="00836CA4" w:rsidRDefault="00836CA4" w:rsidP="00836CA4">
            <w:pPr>
              <w:jc w:val="center"/>
              <w:rPr>
                <w:ins w:id="330" w:author="Neil Lawrence" w:date="2025-03-05T05:38:00Z"/>
                <w:rFonts w:ascii="Calibri" w:hAnsi="Calibri" w:cs="Calibri"/>
                <w:sz w:val="18"/>
                <w:szCs w:val="18"/>
              </w:rPr>
            </w:pPr>
            <w:ins w:id="331" w:author="Neil Lawrence" w:date="2025-03-05T05:38:00Z">
              <w:r w:rsidRPr="00062C29">
                <w:rPr>
                  <w:rFonts w:ascii="Calibri" w:hAnsi="Calibri" w:cs="Calibri"/>
                  <w:sz w:val="18"/>
                  <w:szCs w:val="18"/>
                </w:rPr>
                <w:t>3</w:t>
              </w:r>
              <w:r>
                <w:rPr>
                  <w:rFonts w:ascii="Calibri" w:hAnsi="Calibri" w:cs="Calibri"/>
                  <w:sz w:val="18"/>
                  <w:szCs w:val="18"/>
                </w:rPr>
                <w:t>.0</w:t>
              </w:r>
            </w:ins>
          </w:p>
          <w:p w14:paraId="35C6EE2F" w14:textId="257A1E2F" w:rsidR="00836CA4" w:rsidRPr="00062C29" w:rsidRDefault="00836CA4" w:rsidP="00836CA4">
            <w:pPr>
              <w:jc w:val="center"/>
              <w:rPr>
                <w:ins w:id="332" w:author="Neil Lawrence" w:date="2025-03-05T05:38:00Z"/>
                <w:rFonts w:ascii="Calibri" w:hAnsi="Calibri" w:cs="Calibri"/>
                <w:sz w:val="18"/>
                <w:szCs w:val="18"/>
              </w:rPr>
            </w:pPr>
            <w:ins w:id="333" w:author="Neil Lawrence" w:date="2025-03-05T05:38:00Z">
              <w:r w:rsidRPr="00062C29">
                <w:rPr>
                  <w:rFonts w:ascii="Calibri" w:hAnsi="Calibri" w:cs="Calibri"/>
                  <w:sz w:val="18"/>
                  <w:szCs w:val="18"/>
                </w:rPr>
                <w:t>(0.5 to 7.4)</w:t>
              </w:r>
            </w:ins>
          </w:p>
        </w:tc>
        <w:tc>
          <w:tcPr>
            <w:tcW w:w="1480" w:type="dxa"/>
            <w:vAlign w:val="center"/>
          </w:tcPr>
          <w:p w14:paraId="58E4BABA" w14:textId="77777777" w:rsidR="00836CA4" w:rsidRDefault="00836CA4" w:rsidP="00836CA4">
            <w:pPr>
              <w:jc w:val="center"/>
              <w:rPr>
                <w:ins w:id="334" w:author="Neil Lawrence" w:date="2025-03-05T05:38:00Z"/>
                <w:rFonts w:ascii="Calibri" w:hAnsi="Calibri" w:cs="Calibri"/>
                <w:sz w:val="18"/>
                <w:szCs w:val="18"/>
              </w:rPr>
            </w:pPr>
            <w:ins w:id="335" w:author="Neil Lawrence" w:date="2025-03-05T05:38:00Z">
              <w:r w:rsidRPr="00062C29">
                <w:rPr>
                  <w:rFonts w:ascii="Calibri" w:hAnsi="Calibri" w:cs="Calibri"/>
                  <w:sz w:val="18"/>
                  <w:szCs w:val="18"/>
                </w:rPr>
                <w:t>1</w:t>
              </w:r>
              <w:r>
                <w:rPr>
                  <w:rFonts w:ascii="Calibri" w:hAnsi="Calibri" w:cs="Calibri"/>
                  <w:sz w:val="18"/>
                  <w:szCs w:val="18"/>
                </w:rPr>
                <w:t>.0</w:t>
              </w:r>
              <w:r w:rsidRPr="00062C29">
                <w:rPr>
                  <w:rFonts w:ascii="Calibri" w:hAnsi="Calibri" w:cs="Calibri"/>
                  <w:sz w:val="18"/>
                  <w:szCs w:val="18"/>
                </w:rPr>
                <w:t xml:space="preserve"> </w:t>
              </w:r>
            </w:ins>
          </w:p>
          <w:p w14:paraId="2BAC4D6D" w14:textId="59DC609D" w:rsidR="00836CA4" w:rsidRPr="00062C29" w:rsidRDefault="00836CA4" w:rsidP="00836CA4">
            <w:pPr>
              <w:jc w:val="center"/>
              <w:rPr>
                <w:ins w:id="336" w:author="Neil Lawrence" w:date="2025-03-05T05:38:00Z"/>
                <w:rFonts w:ascii="Calibri" w:hAnsi="Calibri" w:cs="Calibri"/>
                <w:sz w:val="18"/>
                <w:szCs w:val="18"/>
              </w:rPr>
            </w:pPr>
            <w:ins w:id="337" w:author="Neil Lawrence" w:date="2025-03-05T05:38: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to 7</w:t>
              </w:r>
              <w:r>
                <w:rPr>
                  <w:rFonts w:ascii="Calibri" w:hAnsi="Calibri" w:cs="Calibri"/>
                  <w:sz w:val="18"/>
                  <w:szCs w:val="18"/>
                </w:rPr>
                <w:t>.0</w:t>
              </w:r>
              <w:r w:rsidRPr="00062C29">
                <w:rPr>
                  <w:rFonts w:ascii="Calibri" w:hAnsi="Calibri" w:cs="Calibri"/>
                  <w:sz w:val="18"/>
                  <w:szCs w:val="18"/>
                </w:rPr>
                <w:t>)</w:t>
              </w:r>
            </w:ins>
          </w:p>
        </w:tc>
      </w:tr>
      <w:tr w:rsidR="00836CA4" w:rsidRPr="0024581D" w14:paraId="3DB55C87" w14:textId="77777777" w:rsidTr="00836CA4">
        <w:trPr>
          <w:ins w:id="338" w:author="Neil Lawrence" w:date="2025-03-05T05:38:00Z"/>
        </w:trPr>
        <w:tc>
          <w:tcPr>
            <w:tcW w:w="3151" w:type="dxa"/>
            <w:vAlign w:val="center"/>
          </w:tcPr>
          <w:p w14:paraId="591EE107" w14:textId="71AB8ED1" w:rsidR="00836CA4" w:rsidRPr="00062C29" w:rsidRDefault="00836CA4" w:rsidP="00836CA4">
            <w:pPr>
              <w:rPr>
                <w:ins w:id="339" w:author="Neil Lawrence" w:date="2025-03-05T05:38:00Z"/>
                <w:rFonts w:ascii="Calibri" w:hAnsi="Calibri" w:cs="Calibri"/>
                <w:sz w:val="18"/>
                <w:szCs w:val="18"/>
              </w:rPr>
            </w:pPr>
            <w:ins w:id="340" w:author="Neil Lawrence" w:date="2025-03-05T05:38:00Z">
              <w:r w:rsidRPr="00062C29">
                <w:rPr>
                  <w:rFonts w:ascii="Calibri" w:hAnsi="Calibri" w:cs="Calibri"/>
                  <w:sz w:val="18"/>
                  <w:szCs w:val="18"/>
                </w:rPr>
                <w:t>Number of measurements available that do not have time of reading (%)</w:t>
              </w:r>
            </w:ins>
          </w:p>
        </w:tc>
        <w:tc>
          <w:tcPr>
            <w:tcW w:w="1481" w:type="dxa"/>
            <w:vAlign w:val="center"/>
          </w:tcPr>
          <w:p w14:paraId="5D92D7B8" w14:textId="63B1C4BF" w:rsidR="00836CA4" w:rsidRPr="00062C29" w:rsidRDefault="00CC124E" w:rsidP="00836CA4">
            <w:pPr>
              <w:jc w:val="center"/>
              <w:rPr>
                <w:ins w:id="341" w:author="Neil Lawrence" w:date="2025-03-05T05:38:00Z"/>
                <w:rFonts w:ascii="Calibri" w:hAnsi="Calibri" w:cs="Calibri"/>
                <w:sz w:val="18"/>
                <w:szCs w:val="18"/>
              </w:rPr>
            </w:pPr>
            <w:ins w:id="342" w:author="Neil Lawrence" w:date="2025-03-05T06:02:00Z">
              <w:r>
                <w:rPr>
                  <w:rFonts w:ascii="Calibri" w:hAnsi="Calibri" w:cs="Calibri"/>
                  <w:sz w:val="18"/>
                  <w:szCs w:val="18"/>
                </w:rPr>
                <w:t>696</w:t>
              </w:r>
            </w:ins>
          </w:p>
          <w:p w14:paraId="10ABA0EA" w14:textId="656A87FB" w:rsidR="00836CA4" w:rsidRPr="00062C29" w:rsidRDefault="00836CA4" w:rsidP="00836CA4">
            <w:pPr>
              <w:jc w:val="center"/>
              <w:rPr>
                <w:ins w:id="343" w:author="Neil Lawrence" w:date="2025-03-05T05:38:00Z"/>
                <w:rFonts w:ascii="Calibri" w:hAnsi="Calibri" w:cs="Calibri"/>
                <w:sz w:val="18"/>
                <w:szCs w:val="18"/>
              </w:rPr>
            </w:pPr>
            <w:ins w:id="344" w:author="Neil Lawrence" w:date="2025-03-05T05:38:00Z">
              <w:r w:rsidRPr="00062C29">
                <w:rPr>
                  <w:rFonts w:ascii="Calibri" w:hAnsi="Calibri" w:cs="Calibri"/>
                  <w:sz w:val="18"/>
                  <w:szCs w:val="18"/>
                </w:rPr>
                <w:t>(54.2%)</w:t>
              </w:r>
            </w:ins>
          </w:p>
        </w:tc>
        <w:tc>
          <w:tcPr>
            <w:tcW w:w="1480" w:type="dxa"/>
            <w:vAlign w:val="center"/>
          </w:tcPr>
          <w:p w14:paraId="42EF95BB" w14:textId="1340386B" w:rsidR="00836CA4" w:rsidRDefault="00CC124E" w:rsidP="00836CA4">
            <w:pPr>
              <w:jc w:val="center"/>
              <w:rPr>
                <w:ins w:id="345" w:author="Neil Lawrence" w:date="2025-03-05T05:38:00Z"/>
                <w:rFonts w:ascii="Calibri" w:hAnsi="Calibri" w:cs="Calibri"/>
                <w:sz w:val="18"/>
                <w:szCs w:val="18"/>
              </w:rPr>
            </w:pPr>
            <w:ins w:id="346" w:author="Neil Lawrence" w:date="2025-03-05T06:02:00Z">
              <w:r>
                <w:rPr>
                  <w:rFonts w:ascii="Calibri" w:hAnsi="Calibri" w:cs="Calibri"/>
                  <w:sz w:val="18"/>
                  <w:szCs w:val="18"/>
                </w:rPr>
                <w:t>809</w:t>
              </w:r>
            </w:ins>
          </w:p>
          <w:p w14:paraId="2348DC8B" w14:textId="7C4FEFD6" w:rsidR="00836CA4" w:rsidRPr="00062C29" w:rsidRDefault="00836CA4" w:rsidP="00836CA4">
            <w:pPr>
              <w:jc w:val="center"/>
              <w:rPr>
                <w:ins w:id="347" w:author="Neil Lawrence" w:date="2025-03-05T05:38:00Z"/>
                <w:rFonts w:ascii="Calibri" w:hAnsi="Calibri" w:cs="Calibri"/>
                <w:sz w:val="18"/>
                <w:szCs w:val="18"/>
              </w:rPr>
            </w:pPr>
            <w:ins w:id="348" w:author="Neil Lawrence" w:date="2025-03-05T05:38:00Z">
              <w:r w:rsidRPr="00062C29">
                <w:rPr>
                  <w:rFonts w:ascii="Calibri" w:hAnsi="Calibri" w:cs="Calibri"/>
                  <w:sz w:val="18"/>
                  <w:szCs w:val="18"/>
                </w:rPr>
                <w:t>(66.8%)</w:t>
              </w:r>
            </w:ins>
          </w:p>
        </w:tc>
        <w:tc>
          <w:tcPr>
            <w:tcW w:w="1480" w:type="dxa"/>
            <w:vAlign w:val="center"/>
          </w:tcPr>
          <w:p w14:paraId="21B0DAD5" w14:textId="77777777" w:rsidR="00836CA4" w:rsidRDefault="00836CA4" w:rsidP="00836CA4">
            <w:pPr>
              <w:jc w:val="center"/>
              <w:rPr>
                <w:ins w:id="349" w:author="Neil Lawrence" w:date="2025-03-05T05:38:00Z"/>
                <w:rFonts w:ascii="Calibri" w:hAnsi="Calibri" w:cs="Calibri"/>
                <w:sz w:val="18"/>
                <w:szCs w:val="18"/>
              </w:rPr>
            </w:pPr>
            <w:ins w:id="350" w:author="Neil Lawrence" w:date="2025-03-05T05:38:00Z">
              <w:r w:rsidRPr="00062C29">
                <w:rPr>
                  <w:rFonts w:ascii="Calibri" w:hAnsi="Calibri" w:cs="Calibri"/>
                  <w:sz w:val="18"/>
                  <w:szCs w:val="18"/>
                </w:rPr>
                <w:t xml:space="preserve">10 </w:t>
              </w:r>
            </w:ins>
          </w:p>
          <w:p w14:paraId="3D41886E" w14:textId="18C7DB0C" w:rsidR="00836CA4" w:rsidRPr="00062C29" w:rsidRDefault="00836CA4" w:rsidP="00836CA4">
            <w:pPr>
              <w:jc w:val="center"/>
              <w:rPr>
                <w:ins w:id="351" w:author="Neil Lawrence" w:date="2025-03-05T05:38:00Z"/>
                <w:rFonts w:ascii="Calibri" w:hAnsi="Calibri" w:cs="Calibri"/>
                <w:sz w:val="18"/>
                <w:szCs w:val="18"/>
              </w:rPr>
            </w:pPr>
            <w:ins w:id="352" w:author="Neil Lawrence" w:date="2025-03-05T05:38:00Z">
              <w:r w:rsidRPr="00062C29">
                <w:rPr>
                  <w:rFonts w:ascii="Calibri" w:hAnsi="Calibri" w:cs="Calibri"/>
                  <w:sz w:val="18"/>
                  <w:szCs w:val="18"/>
                </w:rPr>
                <w:t>(34.5%)</w:t>
              </w:r>
            </w:ins>
          </w:p>
        </w:tc>
        <w:tc>
          <w:tcPr>
            <w:tcW w:w="1480" w:type="dxa"/>
            <w:vAlign w:val="center"/>
          </w:tcPr>
          <w:p w14:paraId="462B21A4" w14:textId="4B0BCF35" w:rsidR="00836CA4" w:rsidRDefault="00CC124E" w:rsidP="00836CA4">
            <w:pPr>
              <w:jc w:val="center"/>
              <w:rPr>
                <w:ins w:id="353" w:author="Neil Lawrence" w:date="2025-03-05T05:38:00Z"/>
                <w:rFonts w:ascii="Calibri" w:hAnsi="Calibri" w:cs="Calibri"/>
                <w:sz w:val="18"/>
                <w:szCs w:val="18"/>
              </w:rPr>
            </w:pPr>
            <w:ins w:id="354" w:author="Neil Lawrence" w:date="2025-03-05T06:02:00Z">
              <w:r>
                <w:rPr>
                  <w:rFonts w:ascii="Calibri" w:hAnsi="Calibri" w:cs="Calibri"/>
                  <w:sz w:val="18"/>
                  <w:szCs w:val="18"/>
                </w:rPr>
                <w:t>1515</w:t>
              </w:r>
            </w:ins>
          </w:p>
          <w:p w14:paraId="161BA5D3" w14:textId="62BDAF91" w:rsidR="00836CA4" w:rsidRPr="00062C29" w:rsidRDefault="00836CA4" w:rsidP="00836CA4">
            <w:pPr>
              <w:jc w:val="center"/>
              <w:rPr>
                <w:ins w:id="355" w:author="Neil Lawrence" w:date="2025-03-05T05:38:00Z"/>
                <w:rFonts w:ascii="Calibri" w:hAnsi="Calibri" w:cs="Calibri"/>
                <w:sz w:val="18"/>
                <w:szCs w:val="18"/>
              </w:rPr>
            </w:pPr>
            <w:ins w:id="356" w:author="Neil Lawrence" w:date="2025-03-05T05:38:00Z">
              <w:r w:rsidRPr="00062C29">
                <w:rPr>
                  <w:rFonts w:ascii="Calibri" w:hAnsi="Calibri" w:cs="Calibri"/>
                  <w:sz w:val="18"/>
                  <w:szCs w:val="18"/>
                </w:rPr>
                <w:t>(</w:t>
              </w:r>
            </w:ins>
            <w:ins w:id="357" w:author="Neil Lawrence" w:date="2025-03-05T06:04:00Z">
              <w:r w:rsidR="00005AD0">
                <w:rPr>
                  <w:rFonts w:ascii="Calibri" w:hAnsi="Calibri" w:cs="Calibri"/>
                  <w:sz w:val="18"/>
                  <w:szCs w:val="18"/>
                </w:rPr>
                <w:t>6</w:t>
              </w:r>
            </w:ins>
            <w:ins w:id="358" w:author="Neil Lawrence" w:date="2025-03-05T07:14:00Z">
              <w:r w:rsidR="001702C7">
                <w:rPr>
                  <w:rFonts w:ascii="Calibri" w:hAnsi="Calibri" w:cs="Calibri"/>
                  <w:sz w:val="18"/>
                  <w:szCs w:val="18"/>
                </w:rPr>
                <w:t>0</w:t>
              </w:r>
            </w:ins>
            <w:ins w:id="359" w:author="Neil Lawrence" w:date="2025-03-05T06:04:00Z">
              <w:r w:rsidR="00005AD0">
                <w:rPr>
                  <w:rFonts w:ascii="Calibri" w:hAnsi="Calibri" w:cs="Calibri"/>
                  <w:sz w:val="18"/>
                  <w:szCs w:val="18"/>
                </w:rPr>
                <w:t>.0</w:t>
              </w:r>
            </w:ins>
            <w:ins w:id="360" w:author="Neil Lawrence" w:date="2025-03-05T05:38:00Z">
              <w:r w:rsidRPr="00062C29">
                <w:rPr>
                  <w:rFonts w:ascii="Calibri" w:hAnsi="Calibri" w:cs="Calibri"/>
                  <w:sz w:val="18"/>
                  <w:szCs w:val="18"/>
                </w:rPr>
                <w:t>%)</w:t>
              </w:r>
            </w:ins>
          </w:p>
        </w:tc>
      </w:tr>
    </w:tbl>
    <w:p w14:paraId="607B15CD" w14:textId="77777777" w:rsidR="005A0BBC" w:rsidRPr="005A0BBC" w:rsidRDefault="005A0BBC">
      <w:pPr>
        <w:rPr>
          <w:rPrChange w:id="361" w:author="Neil Lawrence" w:date="2025-03-04T07:32:00Z">
            <w:rPr>
              <w:rFonts w:ascii="Calibri" w:hAnsi="Calibri" w:cs="Calibri"/>
            </w:rPr>
          </w:rPrChange>
        </w:rPr>
        <w:pPrChange w:id="362" w:author="Neil Lawrence" w:date="2025-03-04T07:32:00Z">
          <w:pPr>
            <w:pStyle w:val="Heading2"/>
          </w:pPr>
        </w:pPrChange>
      </w:pPr>
    </w:p>
    <w:p w14:paraId="609F28E5" w14:textId="77777777" w:rsidR="005A0BBC" w:rsidRDefault="005A0BBC">
      <w:pPr>
        <w:rPr>
          <w:rFonts w:ascii="Calibri" w:eastAsiaTheme="majorEastAsia" w:hAnsi="Calibri" w:cs="Calibri"/>
          <w:color w:val="0F4761" w:themeColor="accent1" w:themeShade="BF"/>
          <w:sz w:val="32"/>
          <w:szCs w:val="32"/>
        </w:rPr>
      </w:pPr>
      <w:r>
        <w:rPr>
          <w:rFonts w:ascii="Calibri" w:hAnsi="Calibri" w:cs="Calibri"/>
        </w:rPr>
        <w:br w:type="page"/>
      </w:r>
    </w:p>
    <w:p w14:paraId="5FCEA972" w14:textId="6C1E5CD0" w:rsidR="004A4BB0" w:rsidRPr="004F411A" w:rsidRDefault="004A4BB0" w:rsidP="004A4BB0">
      <w:pPr>
        <w:pStyle w:val="Heading2"/>
        <w:rPr>
          <w:rFonts w:ascii="Calibri" w:hAnsi="Calibri" w:cs="Calibri"/>
        </w:rPr>
      </w:pPr>
      <w:r w:rsidRPr="004F411A">
        <w:rPr>
          <w:rFonts w:ascii="Calibri" w:hAnsi="Calibri" w:cs="Calibri"/>
        </w:rPr>
        <w:lastRenderedPageBreak/>
        <w:t>Table S</w:t>
      </w:r>
      <w:ins w:id="363" w:author="Neil Lawrence" w:date="2025-03-04T10:09:00Z">
        <w:r w:rsidR="00A9645C">
          <w:rPr>
            <w:rFonts w:ascii="Calibri" w:hAnsi="Calibri" w:cs="Calibri"/>
          </w:rPr>
          <w:t>6</w:t>
        </w:r>
      </w:ins>
      <w:del w:id="364" w:author="Neil Lawrence" w:date="2025-03-04T10:09:00Z">
        <w:r w:rsidRPr="004F411A" w:rsidDel="00A9645C">
          <w:rPr>
            <w:rFonts w:ascii="Calibri" w:hAnsi="Calibri" w:cs="Calibri"/>
          </w:rPr>
          <w:delText>5</w:delText>
        </w:r>
      </w:del>
      <w:r w:rsidRPr="004F411A">
        <w:rPr>
          <w:rFonts w:ascii="Calibri" w:hAnsi="Calibri" w:cs="Calibri"/>
        </w:rPr>
        <w:t xml:space="preserve"> – Full frequency table of preparations of glucocorticoid prescribed at visit</w:t>
      </w:r>
    </w:p>
    <w:p w14:paraId="16475FDF" w14:textId="77777777" w:rsidR="004A4BB0" w:rsidRPr="004F411A" w:rsidRDefault="004A4BB0" w:rsidP="004A4BB0">
      <w:pPr>
        <w:rPr>
          <w:rFonts w:ascii="Calibri" w:hAnsi="Calibri" w:cs="Calibri"/>
        </w:rPr>
      </w:pPr>
    </w:p>
    <w:tbl>
      <w:tblPr>
        <w:tblW w:w="8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80"/>
        <w:gridCol w:w="1441"/>
        <w:gridCol w:w="1441"/>
        <w:gridCol w:w="1441"/>
        <w:gridCol w:w="1441"/>
      </w:tblGrid>
      <w:tr w:rsidR="004A4BB0" w:rsidRPr="004F411A" w14:paraId="5167609F" w14:textId="77777777" w:rsidTr="00A01B45">
        <w:trPr>
          <w:trHeight w:val="537"/>
        </w:trPr>
        <w:tc>
          <w:tcPr>
            <w:tcW w:w="3180" w:type="dxa"/>
            <w:shd w:val="clear" w:color="auto" w:fill="auto"/>
            <w:noWrap/>
            <w:vAlign w:val="center"/>
            <w:hideMark/>
          </w:tcPr>
          <w:p w14:paraId="4B359F3D"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Preparation</w:t>
            </w:r>
          </w:p>
        </w:tc>
        <w:tc>
          <w:tcPr>
            <w:tcW w:w="1441" w:type="dxa"/>
            <w:shd w:val="clear" w:color="auto" w:fill="auto"/>
            <w:noWrap/>
            <w:vAlign w:val="center"/>
            <w:hideMark/>
          </w:tcPr>
          <w:p w14:paraId="632ACDF6"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 xml:space="preserve">All </w:t>
            </w:r>
          </w:p>
          <w:p w14:paraId="7C2C384C"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visits</w:t>
            </w:r>
          </w:p>
        </w:tc>
        <w:tc>
          <w:tcPr>
            <w:tcW w:w="1441" w:type="dxa"/>
            <w:shd w:val="clear" w:color="auto" w:fill="auto"/>
            <w:noWrap/>
            <w:vAlign w:val="center"/>
            <w:hideMark/>
          </w:tcPr>
          <w:p w14:paraId="4778A4F5"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Male</w:t>
            </w:r>
          </w:p>
          <w:p w14:paraId="7A5D33D3"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visits</w:t>
            </w:r>
          </w:p>
        </w:tc>
        <w:tc>
          <w:tcPr>
            <w:tcW w:w="1441" w:type="dxa"/>
            <w:shd w:val="clear" w:color="auto" w:fill="auto"/>
            <w:noWrap/>
            <w:vAlign w:val="center"/>
            <w:hideMark/>
          </w:tcPr>
          <w:p w14:paraId="649A2A46"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Female</w:t>
            </w:r>
          </w:p>
          <w:p w14:paraId="0954ACC1"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visits</w:t>
            </w:r>
          </w:p>
        </w:tc>
        <w:tc>
          <w:tcPr>
            <w:tcW w:w="1441" w:type="dxa"/>
            <w:shd w:val="clear" w:color="auto" w:fill="auto"/>
            <w:noWrap/>
            <w:vAlign w:val="center"/>
            <w:hideMark/>
          </w:tcPr>
          <w:p w14:paraId="10741C1E"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Visits sex not assigned</w:t>
            </w:r>
          </w:p>
        </w:tc>
      </w:tr>
      <w:tr w:rsidR="004A4BB0" w:rsidRPr="004F411A" w14:paraId="1FA28E66" w14:textId="77777777" w:rsidTr="00A01B45">
        <w:trPr>
          <w:trHeight w:val="537"/>
        </w:trPr>
        <w:tc>
          <w:tcPr>
            <w:tcW w:w="3180" w:type="dxa"/>
            <w:shd w:val="clear" w:color="auto" w:fill="auto"/>
            <w:noWrap/>
            <w:vAlign w:val="center"/>
            <w:hideMark/>
          </w:tcPr>
          <w:p w14:paraId="05F296AC"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Hydrocortisone</w:t>
            </w:r>
          </w:p>
        </w:tc>
        <w:tc>
          <w:tcPr>
            <w:tcW w:w="1441" w:type="dxa"/>
            <w:shd w:val="clear" w:color="auto" w:fill="auto"/>
            <w:noWrap/>
            <w:vAlign w:val="center"/>
            <w:hideMark/>
          </w:tcPr>
          <w:p w14:paraId="468AEEF8"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5389 </w:t>
            </w:r>
          </w:p>
          <w:p w14:paraId="5AFE798F"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(83.7%)</w:t>
            </w:r>
          </w:p>
        </w:tc>
        <w:tc>
          <w:tcPr>
            <w:tcW w:w="1441" w:type="dxa"/>
            <w:shd w:val="clear" w:color="auto" w:fill="auto"/>
            <w:noWrap/>
            <w:vAlign w:val="center"/>
            <w:hideMark/>
          </w:tcPr>
          <w:p w14:paraId="6F8A3824"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2670 </w:t>
            </w:r>
          </w:p>
          <w:p w14:paraId="2498AB13"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(88.5%)</w:t>
            </w:r>
          </w:p>
        </w:tc>
        <w:tc>
          <w:tcPr>
            <w:tcW w:w="1441" w:type="dxa"/>
            <w:shd w:val="clear" w:color="auto" w:fill="auto"/>
            <w:noWrap/>
            <w:vAlign w:val="center"/>
            <w:hideMark/>
          </w:tcPr>
          <w:p w14:paraId="0FE7C442"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2668 </w:t>
            </w:r>
          </w:p>
          <w:p w14:paraId="4960CEF9"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(79.4%)</w:t>
            </w:r>
          </w:p>
        </w:tc>
        <w:tc>
          <w:tcPr>
            <w:tcW w:w="1441" w:type="dxa"/>
            <w:shd w:val="clear" w:color="auto" w:fill="auto"/>
            <w:noWrap/>
            <w:vAlign w:val="center"/>
            <w:hideMark/>
          </w:tcPr>
          <w:p w14:paraId="21F10CBC"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51 </w:t>
            </w:r>
          </w:p>
          <w:p w14:paraId="37825FD0"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(89.5%)</w:t>
            </w:r>
          </w:p>
        </w:tc>
      </w:tr>
      <w:tr w:rsidR="004A4BB0" w:rsidRPr="004F411A" w14:paraId="7F4722D9" w14:textId="77777777" w:rsidTr="00A01B45">
        <w:trPr>
          <w:trHeight w:val="537"/>
        </w:trPr>
        <w:tc>
          <w:tcPr>
            <w:tcW w:w="3180" w:type="dxa"/>
            <w:shd w:val="clear" w:color="auto" w:fill="auto"/>
            <w:noWrap/>
            <w:vAlign w:val="center"/>
            <w:hideMark/>
          </w:tcPr>
          <w:p w14:paraId="3A3D9EBF"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Prednisolone</w:t>
            </w:r>
          </w:p>
        </w:tc>
        <w:tc>
          <w:tcPr>
            <w:tcW w:w="1441" w:type="dxa"/>
            <w:shd w:val="clear" w:color="auto" w:fill="auto"/>
            <w:noWrap/>
            <w:vAlign w:val="center"/>
            <w:hideMark/>
          </w:tcPr>
          <w:p w14:paraId="68FFC7FF"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105 </w:t>
            </w:r>
          </w:p>
          <w:p w14:paraId="37A86DD6"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(1.6%)</w:t>
            </w:r>
          </w:p>
        </w:tc>
        <w:tc>
          <w:tcPr>
            <w:tcW w:w="1441" w:type="dxa"/>
            <w:shd w:val="clear" w:color="auto" w:fill="auto"/>
            <w:noWrap/>
            <w:vAlign w:val="center"/>
            <w:hideMark/>
          </w:tcPr>
          <w:p w14:paraId="538A694E"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12 </w:t>
            </w:r>
          </w:p>
          <w:p w14:paraId="7FF6C8DF"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(0.4%)</w:t>
            </w:r>
          </w:p>
        </w:tc>
        <w:tc>
          <w:tcPr>
            <w:tcW w:w="1441" w:type="dxa"/>
            <w:shd w:val="clear" w:color="auto" w:fill="auto"/>
            <w:noWrap/>
            <w:vAlign w:val="center"/>
            <w:hideMark/>
          </w:tcPr>
          <w:p w14:paraId="398516A9"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93 </w:t>
            </w:r>
          </w:p>
          <w:p w14:paraId="41C330C7"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(2.8%)</w:t>
            </w:r>
          </w:p>
        </w:tc>
        <w:tc>
          <w:tcPr>
            <w:tcW w:w="1441" w:type="dxa"/>
            <w:shd w:val="clear" w:color="auto" w:fill="auto"/>
            <w:noWrap/>
            <w:vAlign w:val="center"/>
            <w:hideMark/>
          </w:tcPr>
          <w:p w14:paraId="783324E5"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0 </w:t>
            </w:r>
          </w:p>
          <w:p w14:paraId="5D1B66E4"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(0.0%)</w:t>
            </w:r>
          </w:p>
        </w:tc>
      </w:tr>
      <w:tr w:rsidR="004A4BB0" w:rsidRPr="004F411A" w14:paraId="1E1728E6" w14:textId="77777777" w:rsidTr="00A01B45">
        <w:trPr>
          <w:trHeight w:val="537"/>
        </w:trPr>
        <w:tc>
          <w:tcPr>
            <w:tcW w:w="3180" w:type="dxa"/>
            <w:shd w:val="clear" w:color="auto" w:fill="auto"/>
            <w:noWrap/>
            <w:vAlign w:val="center"/>
            <w:hideMark/>
          </w:tcPr>
          <w:p w14:paraId="6710DFDB"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Prednisone</w:t>
            </w:r>
          </w:p>
        </w:tc>
        <w:tc>
          <w:tcPr>
            <w:tcW w:w="1441" w:type="dxa"/>
            <w:shd w:val="clear" w:color="auto" w:fill="auto"/>
            <w:noWrap/>
            <w:vAlign w:val="center"/>
            <w:hideMark/>
          </w:tcPr>
          <w:p w14:paraId="0D68CCAC"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37 </w:t>
            </w:r>
          </w:p>
          <w:p w14:paraId="08809C7C"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(0.6%)</w:t>
            </w:r>
          </w:p>
        </w:tc>
        <w:tc>
          <w:tcPr>
            <w:tcW w:w="1441" w:type="dxa"/>
            <w:shd w:val="clear" w:color="auto" w:fill="auto"/>
            <w:noWrap/>
            <w:vAlign w:val="center"/>
            <w:hideMark/>
          </w:tcPr>
          <w:p w14:paraId="48FFE4CA"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12 </w:t>
            </w:r>
          </w:p>
          <w:p w14:paraId="1BF8E583"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(0.4%)</w:t>
            </w:r>
          </w:p>
        </w:tc>
        <w:tc>
          <w:tcPr>
            <w:tcW w:w="1441" w:type="dxa"/>
            <w:shd w:val="clear" w:color="auto" w:fill="auto"/>
            <w:noWrap/>
            <w:vAlign w:val="center"/>
            <w:hideMark/>
          </w:tcPr>
          <w:p w14:paraId="36899B0C"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25 </w:t>
            </w:r>
          </w:p>
          <w:p w14:paraId="580DE7A3"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(0.7%)</w:t>
            </w:r>
          </w:p>
        </w:tc>
        <w:tc>
          <w:tcPr>
            <w:tcW w:w="1441" w:type="dxa"/>
            <w:shd w:val="clear" w:color="auto" w:fill="auto"/>
            <w:noWrap/>
            <w:vAlign w:val="center"/>
            <w:hideMark/>
          </w:tcPr>
          <w:p w14:paraId="287C2E9C"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0 </w:t>
            </w:r>
          </w:p>
          <w:p w14:paraId="3F14DAB5"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(0.0%)</w:t>
            </w:r>
          </w:p>
        </w:tc>
      </w:tr>
      <w:tr w:rsidR="004A4BB0" w:rsidRPr="004F411A" w14:paraId="049C9CE3" w14:textId="77777777" w:rsidTr="00A01B45">
        <w:trPr>
          <w:trHeight w:val="537"/>
        </w:trPr>
        <w:tc>
          <w:tcPr>
            <w:tcW w:w="3180" w:type="dxa"/>
            <w:shd w:val="clear" w:color="auto" w:fill="auto"/>
            <w:noWrap/>
            <w:vAlign w:val="center"/>
            <w:hideMark/>
          </w:tcPr>
          <w:p w14:paraId="7988BC8B"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Dexamethasone</w:t>
            </w:r>
          </w:p>
        </w:tc>
        <w:tc>
          <w:tcPr>
            <w:tcW w:w="1441" w:type="dxa"/>
            <w:shd w:val="clear" w:color="auto" w:fill="auto"/>
            <w:noWrap/>
            <w:vAlign w:val="center"/>
            <w:hideMark/>
          </w:tcPr>
          <w:p w14:paraId="0DB61B28"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134 </w:t>
            </w:r>
          </w:p>
          <w:p w14:paraId="1E3C8E59"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(2.1%)</w:t>
            </w:r>
          </w:p>
        </w:tc>
        <w:tc>
          <w:tcPr>
            <w:tcW w:w="1441" w:type="dxa"/>
            <w:shd w:val="clear" w:color="auto" w:fill="auto"/>
            <w:noWrap/>
            <w:vAlign w:val="center"/>
            <w:hideMark/>
          </w:tcPr>
          <w:p w14:paraId="142DA462"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36 </w:t>
            </w:r>
          </w:p>
          <w:p w14:paraId="3607F1FC"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(1.2%)</w:t>
            </w:r>
          </w:p>
        </w:tc>
        <w:tc>
          <w:tcPr>
            <w:tcW w:w="1441" w:type="dxa"/>
            <w:shd w:val="clear" w:color="auto" w:fill="auto"/>
            <w:noWrap/>
            <w:vAlign w:val="center"/>
            <w:hideMark/>
          </w:tcPr>
          <w:p w14:paraId="69DB14BB"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98 </w:t>
            </w:r>
          </w:p>
          <w:p w14:paraId="14B72F04"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(2.9%)</w:t>
            </w:r>
          </w:p>
        </w:tc>
        <w:tc>
          <w:tcPr>
            <w:tcW w:w="1441" w:type="dxa"/>
            <w:shd w:val="clear" w:color="auto" w:fill="auto"/>
            <w:noWrap/>
            <w:vAlign w:val="center"/>
            <w:hideMark/>
          </w:tcPr>
          <w:p w14:paraId="52936134"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0 </w:t>
            </w:r>
          </w:p>
          <w:p w14:paraId="7B04DCEE"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(0.0%)</w:t>
            </w:r>
          </w:p>
        </w:tc>
      </w:tr>
      <w:tr w:rsidR="004A4BB0" w:rsidRPr="004F411A" w14:paraId="5C2DE906" w14:textId="77777777" w:rsidTr="00A01B45">
        <w:trPr>
          <w:trHeight w:val="537"/>
        </w:trPr>
        <w:tc>
          <w:tcPr>
            <w:tcW w:w="3180" w:type="dxa"/>
            <w:shd w:val="clear" w:color="auto" w:fill="auto"/>
            <w:noWrap/>
            <w:vAlign w:val="center"/>
            <w:hideMark/>
          </w:tcPr>
          <w:p w14:paraId="073B5ED9"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Methylprednisolone</w:t>
            </w:r>
          </w:p>
        </w:tc>
        <w:tc>
          <w:tcPr>
            <w:tcW w:w="1441" w:type="dxa"/>
            <w:shd w:val="clear" w:color="auto" w:fill="auto"/>
            <w:noWrap/>
            <w:vAlign w:val="center"/>
            <w:hideMark/>
          </w:tcPr>
          <w:p w14:paraId="0BB26F05"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1 </w:t>
            </w:r>
          </w:p>
          <w:p w14:paraId="5759D188"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(0.1%)</w:t>
            </w:r>
          </w:p>
        </w:tc>
        <w:tc>
          <w:tcPr>
            <w:tcW w:w="1441" w:type="dxa"/>
            <w:shd w:val="clear" w:color="auto" w:fill="auto"/>
            <w:noWrap/>
            <w:vAlign w:val="center"/>
            <w:hideMark/>
          </w:tcPr>
          <w:p w14:paraId="2BC82985"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1 </w:t>
            </w:r>
          </w:p>
          <w:p w14:paraId="38EDA85C"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(0.1%)</w:t>
            </w:r>
          </w:p>
        </w:tc>
        <w:tc>
          <w:tcPr>
            <w:tcW w:w="1441" w:type="dxa"/>
            <w:shd w:val="clear" w:color="auto" w:fill="auto"/>
            <w:noWrap/>
            <w:vAlign w:val="center"/>
            <w:hideMark/>
          </w:tcPr>
          <w:p w14:paraId="1060B17C"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0 </w:t>
            </w:r>
          </w:p>
          <w:p w14:paraId="68859047"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(0.0%)</w:t>
            </w:r>
          </w:p>
        </w:tc>
        <w:tc>
          <w:tcPr>
            <w:tcW w:w="1441" w:type="dxa"/>
            <w:shd w:val="clear" w:color="auto" w:fill="auto"/>
            <w:noWrap/>
            <w:vAlign w:val="center"/>
            <w:hideMark/>
          </w:tcPr>
          <w:p w14:paraId="66FCD067"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0 </w:t>
            </w:r>
          </w:p>
          <w:p w14:paraId="0BD3ECBE"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(0.0%)</w:t>
            </w:r>
          </w:p>
        </w:tc>
      </w:tr>
      <w:tr w:rsidR="004A4BB0" w:rsidRPr="004F411A" w14:paraId="5D909661" w14:textId="77777777" w:rsidTr="00A01B45">
        <w:trPr>
          <w:trHeight w:val="537"/>
        </w:trPr>
        <w:tc>
          <w:tcPr>
            <w:tcW w:w="3180" w:type="dxa"/>
            <w:shd w:val="clear" w:color="auto" w:fill="auto"/>
            <w:noWrap/>
            <w:vAlign w:val="center"/>
            <w:hideMark/>
          </w:tcPr>
          <w:p w14:paraId="68516744"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Cortisone Acetate</w:t>
            </w:r>
          </w:p>
        </w:tc>
        <w:tc>
          <w:tcPr>
            <w:tcW w:w="1441" w:type="dxa"/>
            <w:shd w:val="clear" w:color="auto" w:fill="auto"/>
            <w:noWrap/>
            <w:vAlign w:val="center"/>
            <w:hideMark/>
          </w:tcPr>
          <w:p w14:paraId="15F37E9D"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352 </w:t>
            </w:r>
          </w:p>
          <w:p w14:paraId="394CF785"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(5.5%)</w:t>
            </w:r>
          </w:p>
        </w:tc>
        <w:tc>
          <w:tcPr>
            <w:tcW w:w="1441" w:type="dxa"/>
            <w:shd w:val="clear" w:color="auto" w:fill="auto"/>
            <w:noWrap/>
            <w:vAlign w:val="center"/>
            <w:hideMark/>
          </w:tcPr>
          <w:p w14:paraId="58C082C8"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112 </w:t>
            </w:r>
          </w:p>
          <w:p w14:paraId="6C6607D9"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(3.7%)</w:t>
            </w:r>
          </w:p>
        </w:tc>
        <w:tc>
          <w:tcPr>
            <w:tcW w:w="1441" w:type="dxa"/>
            <w:shd w:val="clear" w:color="auto" w:fill="auto"/>
            <w:noWrap/>
            <w:vAlign w:val="center"/>
            <w:hideMark/>
          </w:tcPr>
          <w:p w14:paraId="2147FDD4"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240 </w:t>
            </w:r>
          </w:p>
          <w:p w14:paraId="61E17A5E"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(7.2%)</w:t>
            </w:r>
          </w:p>
        </w:tc>
        <w:tc>
          <w:tcPr>
            <w:tcW w:w="1441" w:type="dxa"/>
            <w:shd w:val="clear" w:color="auto" w:fill="auto"/>
            <w:noWrap/>
            <w:vAlign w:val="center"/>
            <w:hideMark/>
          </w:tcPr>
          <w:p w14:paraId="22204583"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0 </w:t>
            </w:r>
          </w:p>
          <w:p w14:paraId="4B177281"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(0.0%)</w:t>
            </w:r>
          </w:p>
        </w:tc>
      </w:tr>
      <w:tr w:rsidR="004A4BB0" w:rsidRPr="004F411A" w14:paraId="158D017A" w14:textId="77777777" w:rsidTr="00A01B45">
        <w:trPr>
          <w:trHeight w:val="537"/>
        </w:trPr>
        <w:tc>
          <w:tcPr>
            <w:tcW w:w="3180" w:type="dxa"/>
            <w:shd w:val="clear" w:color="auto" w:fill="auto"/>
            <w:noWrap/>
            <w:vAlign w:val="center"/>
            <w:hideMark/>
          </w:tcPr>
          <w:p w14:paraId="0EE5E713"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Mixed dosing</w:t>
            </w:r>
          </w:p>
        </w:tc>
        <w:tc>
          <w:tcPr>
            <w:tcW w:w="1441" w:type="dxa"/>
            <w:shd w:val="clear" w:color="auto" w:fill="auto"/>
            <w:noWrap/>
            <w:vAlign w:val="center"/>
            <w:hideMark/>
          </w:tcPr>
          <w:p w14:paraId="24DE8398"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59 </w:t>
            </w:r>
          </w:p>
          <w:p w14:paraId="076B20D5"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(0.9%)</w:t>
            </w:r>
          </w:p>
        </w:tc>
        <w:tc>
          <w:tcPr>
            <w:tcW w:w="1441" w:type="dxa"/>
            <w:shd w:val="clear" w:color="auto" w:fill="auto"/>
            <w:noWrap/>
            <w:vAlign w:val="center"/>
            <w:hideMark/>
          </w:tcPr>
          <w:p w14:paraId="33D75137"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4 </w:t>
            </w:r>
          </w:p>
          <w:p w14:paraId="6653698B"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(0.1%)</w:t>
            </w:r>
          </w:p>
        </w:tc>
        <w:tc>
          <w:tcPr>
            <w:tcW w:w="1441" w:type="dxa"/>
            <w:shd w:val="clear" w:color="auto" w:fill="auto"/>
            <w:noWrap/>
            <w:vAlign w:val="center"/>
            <w:hideMark/>
          </w:tcPr>
          <w:p w14:paraId="2904ED0A"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55 </w:t>
            </w:r>
          </w:p>
          <w:p w14:paraId="3D064F8E"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(1.6%)</w:t>
            </w:r>
          </w:p>
        </w:tc>
        <w:tc>
          <w:tcPr>
            <w:tcW w:w="1441" w:type="dxa"/>
            <w:shd w:val="clear" w:color="auto" w:fill="auto"/>
            <w:noWrap/>
            <w:vAlign w:val="center"/>
            <w:hideMark/>
          </w:tcPr>
          <w:p w14:paraId="3626D9E5"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0 </w:t>
            </w:r>
          </w:p>
          <w:p w14:paraId="0B8201D5"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(0.0%)</w:t>
            </w:r>
          </w:p>
        </w:tc>
      </w:tr>
      <w:tr w:rsidR="004A4BB0" w:rsidRPr="004F411A" w14:paraId="199A8C20" w14:textId="77777777" w:rsidTr="00A01B45">
        <w:trPr>
          <w:trHeight w:val="537"/>
        </w:trPr>
        <w:tc>
          <w:tcPr>
            <w:tcW w:w="3180" w:type="dxa"/>
            <w:shd w:val="clear" w:color="auto" w:fill="auto"/>
            <w:noWrap/>
            <w:vAlign w:val="center"/>
            <w:hideMark/>
          </w:tcPr>
          <w:p w14:paraId="5D7E6888"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None</w:t>
            </w:r>
          </w:p>
        </w:tc>
        <w:tc>
          <w:tcPr>
            <w:tcW w:w="1441" w:type="dxa"/>
            <w:shd w:val="clear" w:color="auto" w:fill="auto"/>
            <w:noWrap/>
            <w:vAlign w:val="center"/>
            <w:hideMark/>
          </w:tcPr>
          <w:p w14:paraId="557D009F"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86 </w:t>
            </w:r>
          </w:p>
          <w:p w14:paraId="378DBE16"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(1.3%)</w:t>
            </w:r>
          </w:p>
        </w:tc>
        <w:tc>
          <w:tcPr>
            <w:tcW w:w="1441" w:type="dxa"/>
            <w:shd w:val="clear" w:color="auto" w:fill="auto"/>
            <w:noWrap/>
            <w:vAlign w:val="center"/>
            <w:hideMark/>
          </w:tcPr>
          <w:p w14:paraId="53C2222A"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38 </w:t>
            </w:r>
          </w:p>
          <w:p w14:paraId="59A58CBC"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(1.2%)</w:t>
            </w:r>
          </w:p>
        </w:tc>
        <w:tc>
          <w:tcPr>
            <w:tcW w:w="1441" w:type="dxa"/>
            <w:shd w:val="clear" w:color="auto" w:fill="auto"/>
            <w:noWrap/>
            <w:vAlign w:val="center"/>
            <w:hideMark/>
          </w:tcPr>
          <w:p w14:paraId="3F14DC38"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48 </w:t>
            </w:r>
          </w:p>
          <w:p w14:paraId="1E51149B"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(1.4%)</w:t>
            </w:r>
          </w:p>
        </w:tc>
        <w:tc>
          <w:tcPr>
            <w:tcW w:w="1441" w:type="dxa"/>
            <w:shd w:val="clear" w:color="auto" w:fill="auto"/>
            <w:noWrap/>
            <w:vAlign w:val="center"/>
            <w:hideMark/>
          </w:tcPr>
          <w:p w14:paraId="279043FE"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0 </w:t>
            </w:r>
          </w:p>
          <w:p w14:paraId="648D3E43"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(0.0%)</w:t>
            </w:r>
          </w:p>
        </w:tc>
      </w:tr>
      <w:tr w:rsidR="004A4BB0" w:rsidRPr="004F411A" w14:paraId="4187A1E4" w14:textId="77777777" w:rsidTr="00A01B45">
        <w:trPr>
          <w:trHeight w:val="537"/>
        </w:trPr>
        <w:tc>
          <w:tcPr>
            <w:tcW w:w="3180" w:type="dxa"/>
            <w:shd w:val="clear" w:color="auto" w:fill="auto"/>
            <w:noWrap/>
            <w:vAlign w:val="center"/>
            <w:hideMark/>
          </w:tcPr>
          <w:p w14:paraId="58FE5DCC"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Unknown</w:t>
            </w:r>
          </w:p>
        </w:tc>
        <w:tc>
          <w:tcPr>
            <w:tcW w:w="1441" w:type="dxa"/>
            <w:shd w:val="clear" w:color="auto" w:fill="auto"/>
            <w:noWrap/>
            <w:vAlign w:val="center"/>
            <w:hideMark/>
          </w:tcPr>
          <w:p w14:paraId="31614176"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273 </w:t>
            </w:r>
          </w:p>
          <w:p w14:paraId="7B192A59"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(4.2%)</w:t>
            </w:r>
          </w:p>
        </w:tc>
        <w:tc>
          <w:tcPr>
            <w:tcW w:w="1441" w:type="dxa"/>
            <w:shd w:val="clear" w:color="auto" w:fill="auto"/>
            <w:noWrap/>
            <w:vAlign w:val="center"/>
            <w:hideMark/>
          </w:tcPr>
          <w:p w14:paraId="0F7A9A69"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133 </w:t>
            </w:r>
          </w:p>
          <w:p w14:paraId="6D826E35"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(4.4%)</w:t>
            </w:r>
          </w:p>
        </w:tc>
        <w:tc>
          <w:tcPr>
            <w:tcW w:w="1441" w:type="dxa"/>
            <w:shd w:val="clear" w:color="auto" w:fill="auto"/>
            <w:noWrap/>
            <w:vAlign w:val="center"/>
            <w:hideMark/>
          </w:tcPr>
          <w:p w14:paraId="3FCACCB5"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134 </w:t>
            </w:r>
          </w:p>
          <w:p w14:paraId="621C137E"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(4.0%)</w:t>
            </w:r>
          </w:p>
        </w:tc>
        <w:tc>
          <w:tcPr>
            <w:tcW w:w="1441" w:type="dxa"/>
            <w:shd w:val="clear" w:color="auto" w:fill="auto"/>
            <w:noWrap/>
            <w:vAlign w:val="center"/>
            <w:hideMark/>
          </w:tcPr>
          <w:p w14:paraId="6A24BD82"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6 </w:t>
            </w:r>
          </w:p>
          <w:p w14:paraId="1E872448"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(10.5%)</w:t>
            </w:r>
          </w:p>
        </w:tc>
      </w:tr>
      <w:tr w:rsidR="004A4BB0" w:rsidRPr="004F411A" w14:paraId="73D4F5DA" w14:textId="77777777" w:rsidTr="00A01B45">
        <w:trPr>
          <w:trHeight w:val="537"/>
        </w:trPr>
        <w:tc>
          <w:tcPr>
            <w:tcW w:w="3180" w:type="dxa"/>
            <w:shd w:val="clear" w:color="auto" w:fill="auto"/>
            <w:noWrap/>
            <w:vAlign w:val="center"/>
            <w:hideMark/>
          </w:tcPr>
          <w:p w14:paraId="0B5A8977"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Total</w:t>
            </w:r>
          </w:p>
        </w:tc>
        <w:tc>
          <w:tcPr>
            <w:tcW w:w="1441" w:type="dxa"/>
            <w:shd w:val="clear" w:color="auto" w:fill="auto"/>
            <w:noWrap/>
            <w:vAlign w:val="center"/>
            <w:hideMark/>
          </w:tcPr>
          <w:p w14:paraId="2B584158"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6436 </w:t>
            </w:r>
          </w:p>
          <w:p w14:paraId="73CF9FC3"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(100%)</w:t>
            </w:r>
          </w:p>
        </w:tc>
        <w:tc>
          <w:tcPr>
            <w:tcW w:w="1441" w:type="dxa"/>
            <w:shd w:val="clear" w:color="auto" w:fill="auto"/>
            <w:noWrap/>
            <w:vAlign w:val="center"/>
            <w:hideMark/>
          </w:tcPr>
          <w:p w14:paraId="7F30F106"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3018 </w:t>
            </w:r>
          </w:p>
          <w:p w14:paraId="139B76AF"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(100%)</w:t>
            </w:r>
          </w:p>
        </w:tc>
        <w:tc>
          <w:tcPr>
            <w:tcW w:w="1441" w:type="dxa"/>
            <w:shd w:val="clear" w:color="auto" w:fill="auto"/>
            <w:noWrap/>
            <w:vAlign w:val="center"/>
            <w:hideMark/>
          </w:tcPr>
          <w:p w14:paraId="4E24C2A8"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3361 </w:t>
            </w:r>
          </w:p>
          <w:p w14:paraId="734C91E0"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(100%)</w:t>
            </w:r>
          </w:p>
        </w:tc>
        <w:tc>
          <w:tcPr>
            <w:tcW w:w="1441" w:type="dxa"/>
            <w:shd w:val="clear" w:color="auto" w:fill="auto"/>
            <w:noWrap/>
            <w:vAlign w:val="center"/>
            <w:hideMark/>
          </w:tcPr>
          <w:p w14:paraId="5B853F53"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57 </w:t>
            </w:r>
          </w:p>
          <w:p w14:paraId="21DB4439"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(100%)</w:t>
            </w:r>
          </w:p>
        </w:tc>
      </w:tr>
    </w:tbl>
    <w:p w14:paraId="365EAB7F" w14:textId="77777777" w:rsidR="004A4BB0" w:rsidRPr="004F411A" w:rsidRDefault="004A4BB0" w:rsidP="004A4BB0">
      <w:pPr>
        <w:rPr>
          <w:rFonts w:ascii="Calibri" w:hAnsi="Calibri" w:cs="Calibri"/>
        </w:rPr>
      </w:pPr>
      <w:r w:rsidRPr="004F411A">
        <w:rPr>
          <w:rFonts w:ascii="Calibri" w:hAnsi="Calibri" w:cs="Calibri"/>
        </w:rPr>
        <w:br w:type="page"/>
      </w:r>
    </w:p>
    <w:p w14:paraId="371563E0" w14:textId="09090652" w:rsidR="00D20F67" w:rsidRPr="004F411A" w:rsidRDefault="00D20F67" w:rsidP="00D20F67">
      <w:pPr>
        <w:pStyle w:val="Heading2"/>
        <w:rPr>
          <w:rFonts w:ascii="Calibri" w:hAnsi="Calibri" w:cs="Calibri"/>
        </w:rPr>
      </w:pPr>
      <w:r w:rsidRPr="004F411A">
        <w:rPr>
          <w:rFonts w:ascii="Calibri" w:hAnsi="Calibri" w:cs="Calibri"/>
        </w:rPr>
        <w:lastRenderedPageBreak/>
        <w:t>Table S</w:t>
      </w:r>
      <w:ins w:id="365" w:author="Neil Lawrence" w:date="2025-03-04T10:09:00Z">
        <w:r w:rsidR="00A9645C">
          <w:rPr>
            <w:rFonts w:ascii="Calibri" w:hAnsi="Calibri" w:cs="Calibri"/>
          </w:rPr>
          <w:t>7</w:t>
        </w:r>
      </w:ins>
      <w:del w:id="366" w:author="Neil Lawrence" w:date="2025-03-04T10:09:00Z">
        <w:r w:rsidR="00BE06B4" w:rsidRPr="004F411A" w:rsidDel="00A9645C">
          <w:rPr>
            <w:rFonts w:ascii="Calibri" w:hAnsi="Calibri" w:cs="Calibri"/>
          </w:rPr>
          <w:delText>6</w:delText>
        </w:r>
      </w:del>
      <w:r w:rsidR="00BE06B4" w:rsidRPr="004F411A">
        <w:rPr>
          <w:rFonts w:ascii="Calibri" w:hAnsi="Calibri" w:cs="Calibri"/>
        </w:rPr>
        <w:t xml:space="preserve"> </w:t>
      </w:r>
      <w:r w:rsidR="00697D64" w:rsidRPr="004F411A">
        <w:rPr>
          <w:rFonts w:ascii="Calibri" w:hAnsi="Calibri" w:cs="Calibri"/>
        </w:rPr>
        <w:t xml:space="preserve">– </w:t>
      </w:r>
      <w:r w:rsidRPr="004F411A">
        <w:rPr>
          <w:rFonts w:ascii="Calibri" w:hAnsi="Calibri" w:cs="Calibri"/>
        </w:rPr>
        <w:t>Bayesian multiple change point analysis</w:t>
      </w:r>
    </w:p>
    <w:tbl>
      <w:tblPr>
        <w:tblStyle w:val="TableGrid"/>
        <w:tblW w:w="0" w:type="auto"/>
        <w:jc w:val="center"/>
        <w:tblLook w:val="04A0" w:firstRow="1" w:lastRow="0" w:firstColumn="1" w:lastColumn="0" w:noHBand="0" w:noVBand="1"/>
      </w:tblPr>
      <w:tblGrid>
        <w:gridCol w:w="2122"/>
        <w:gridCol w:w="1723"/>
        <w:gridCol w:w="1724"/>
        <w:gridCol w:w="1723"/>
        <w:gridCol w:w="1724"/>
      </w:tblGrid>
      <w:tr w:rsidR="00D20F67" w:rsidRPr="004C1DF1" w14:paraId="77811DD0" w14:textId="77777777" w:rsidTr="00435DD6">
        <w:trPr>
          <w:trHeight w:val="851"/>
          <w:jc w:val="center"/>
        </w:trPr>
        <w:tc>
          <w:tcPr>
            <w:tcW w:w="2122" w:type="dxa"/>
            <w:vAlign w:val="center"/>
          </w:tcPr>
          <w:p w14:paraId="4AA550AE" w14:textId="77777777" w:rsidR="00D20F67" w:rsidRPr="00435DD6" w:rsidRDefault="00D20F67" w:rsidP="00195BB7">
            <w:pPr>
              <w:rPr>
                <w:rFonts w:ascii="Calibri" w:hAnsi="Calibri" w:cs="Calibri"/>
                <w:b/>
                <w:bCs/>
                <w:sz w:val="18"/>
                <w:szCs w:val="18"/>
              </w:rPr>
            </w:pPr>
          </w:p>
        </w:tc>
        <w:tc>
          <w:tcPr>
            <w:tcW w:w="1723" w:type="dxa"/>
            <w:vAlign w:val="center"/>
          </w:tcPr>
          <w:p w14:paraId="629E84F9" w14:textId="77777777" w:rsidR="004C1DF1" w:rsidRDefault="00D20F67" w:rsidP="00195BB7">
            <w:pPr>
              <w:jc w:val="center"/>
              <w:rPr>
                <w:rFonts w:ascii="Calibri" w:hAnsi="Calibri" w:cs="Calibri"/>
                <w:b/>
                <w:bCs/>
                <w:sz w:val="18"/>
                <w:szCs w:val="18"/>
              </w:rPr>
            </w:pPr>
            <w:r w:rsidRPr="00435DD6">
              <w:rPr>
                <w:rFonts w:ascii="Calibri" w:hAnsi="Calibri" w:cs="Calibri"/>
                <w:b/>
                <w:bCs/>
                <w:sz w:val="18"/>
                <w:szCs w:val="18"/>
              </w:rPr>
              <w:t xml:space="preserve">Male </w:t>
            </w:r>
          </w:p>
          <w:p w14:paraId="431507EA" w14:textId="4B2196AF" w:rsidR="00D20F67" w:rsidRPr="00435DD6" w:rsidRDefault="00D20F67" w:rsidP="00195BB7">
            <w:pPr>
              <w:jc w:val="center"/>
              <w:rPr>
                <w:rFonts w:ascii="Calibri" w:hAnsi="Calibri" w:cs="Calibri"/>
                <w:b/>
                <w:bCs/>
                <w:sz w:val="18"/>
                <w:szCs w:val="18"/>
              </w:rPr>
            </w:pPr>
            <w:r w:rsidRPr="00435DD6">
              <w:rPr>
                <w:rFonts w:ascii="Calibri" w:hAnsi="Calibri" w:cs="Calibri"/>
                <w:b/>
                <w:bCs/>
                <w:sz w:val="18"/>
                <w:szCs w:val="18"/>
              </w:rPr>
              <w:t>systolic</w:t>
            </w:r>
          </w:p>
        </w:tc>
        <w:tc>
          <w:tcPr>
            <w:tcW w:w="1724" w:type="dxa"/>
            <w:vAlign w:val="center"/>
          </w:tcPr>
          <w:p w14:paraId="5B20B158" w14:textId="77777777" w:rsidR="004C1DF1" w:rsidRDefault="00D20F67" w:rsidP="00195BB7">
            <w:pPr>
              <w:jc w:val="center"/>
              <w:rPr>
                <w:rFonts w:ascii="Calibri" w:hAnsi="Calibri" w:cs="Calibri"/>
                <w:b/>
                <w:bCs/>
                <w:sz w:val="18"/>
                <w:szCs w:val="18"/>
              </w:rPr>
            </w:pPr>
            <w:r w:rsidRPr="00435DD6">
              <w:rPr>
                <w:rFonts w:ascii="Calibri" w:hAnsi="Calibri" w:cs="Calibri"/>
                <w:b/>
                <w:bCs/>
                <w:sz w:val="18"/>
                <w:szCs w:val="18"/>
              </w:rPr>
              <w:t xml:space="preserve">Male </w:t>
            </w:r>
          </w:p>
          <w:p w14:paraId="18DD7AA5" w14:textId="175CB88D" w:rsidR="00D20F67" w:rsidRPr="00435DD6" w:rsidRDefault="00D20F67" w:rsidP="00195BB7">
            <w:pPr>
              <w:jc w:val="center"/>
              <w:rPr>
                <w:rFonts w:ascii="Calibri" w:hAnsi="Calibri" w:cs="Calibri"/>
                <w:b/>
                <w:bCs/>
                <w:sz w:val="18"/>
                <w:szCs w:val="18"/>
              </w:rPr>
            </w:pPr>
            <w:r w:rsidRPr="00435DD6">
              <w:rPr>
                <w:rFonts w:ascii="Calibri" w:hAnsi="Calibri" w:cs="Calibri"/>
                <w:b/>
                <w:bCs/>
                <w:sz w:val="18"/>
                <w:szCs w:val="18"/>
              </w:rPr>
              <w:t>Diastolic</w:t>
            </w:r>
          </w:p>
        </w:tc>
        <w:tc>
          <w:tcPr>
            <w:tcW w:w="1723" w:type="dxa"/>
            <w:vAlign w:val="center"/>
          </w:tcPr>
          <w:p w14:paraId="52447E17" w14:textId="77777777" w:rsidR="004C1DF1" w:rsidRDefault="00D20F67" w:rsidP="00195BB7">
            <w:pPr>
              <w:jc w:val="center"/>
              <w:rPr>
                <w:rFonts w:ascii="Calibri" w:hAnsi="Calibri" w:cs="Calibri"/>
                <w:b/>
                <w:bCs/>
                <w:sz w:val="18"/>
                <w:szCs w:val="18"/>
              </w:rPr>
            </w:pPr>
            <w:r w:rsidRPr="00435DD6">
              <w:rPr>
                <w:rFonts w:ascii="Calibri" w:hAnsi="Calibri" w:cs="Calibri"/>
                <w:b/>
                <w:bCs/>
                <w:sz w:val="18"/>
                <w:szCs w:val="18"/>
              </w:rPr>
              <w:t xml:space="preserve">Female </w:t>
            </w:r>
          </w:p>
          <w:p w14:paraId="03B6CF3B" w14:textId="01451508" w:rsidR="00D20F67" w:rsidRPr="00435DD6" w:rsidRDefault="00D20F67" w:rsidP="00195BB7">
            <w:pPr>
              <w:jc w:val="center"/>
              <w:rPr>
                <w:rFonts w:ascii="Calibri" w:hAnsi="Calibri" w:cs="Calibri"/>
                <w:b/>
                <w:bCs/>
                <w:sz w:val="18"/>
                <w:szCs w:val="18"/>
              </w:rPr>
            </w:pPr>
            <w:r w:rsidRPr="00435DD6">
              <w:rPr>
                <w:rFonts w:ascii="Calibri" w:hAnsi="Calibri" w:cs="Calibri"/>
                <w:b/>
                <w:bCs/>
                <w:sz w:val="18"/>
                <w:szCs w:val="18"/>
              </w:rPr>
              <w:t>Systolic</w:t>
            </w:r>
          </w:p>
        </w:tc>
        <w:tc>
          <w:tcPr>
            <w:tcW w:w="1724" w:type="dxa"/>
            <w:vAlign w:val="center"/>
          </w:tcPr>
          <w:p w14:paraId="4DD569FD" w14:textId="77777777" w:rsidR="004C1DF1" w:rsidRDefault="00D20F67" w:rsidP="00195BB7">
            <w:pPr>
              <w:jc w:val="center"/>
              <w:rPr>
                <w:rFonts w:ascii="Calibri" w:hAnsi="Calibri" w:cs="Calibri"/>
                <w:b/>
                <w:bCs/>
                <w:sz w:val="18"/>
                <w:szCs w:val="18"/>
              </w:rPr>
            </w:pPr>
            <w:r w:rsidRPr="00435DD6">
              <w:rPr>
                <w:rFonts w:ascii="Calibri" w:hAnsi="Calibri" w:cs="Calibri"/>
                <w:b/>
                <w:bCs/>
                <w:sz w:val="18"/>
                <w:szCs w:val="18"/>
              </w:rPr>
              <w:t xml:space="preserve">Female </w:t>
            </w:r>
          </w:p>
          <w:p w14:paraId="1738C242" w14:textId="2C8A39BA" w:rsidR="00D20F67" w:rsidRPr="00435DD6" w:rsidRDefault="00D20F67" w:rsidP="00195BB7">
            <w:pPr>
              <w:jc w:val="center"/>
              <w:rPr>
                <w:rFonts w:ascii="Calibri" w:hAnsi="Calibri" w:cs="Calibri"/>
                <w:b/>
                <w:bCs/>
                <w:sz w:val="18"/>
                <w:szCs w:val="18"/>
              </w:rPr>
            </w:pPr>
            <w:r w:rsidRPr="00435DD6">
              <w:rPr>
                <w:rFonts w:ascii="Calibri" w:hAnsi="Calibri" w:cs="Calibri"/>
                <w:b/>
                <w:bCs/>
                <w:sz w:val="18"/>
                <w:szCs w:val="18"/>
              </w:rPr>
              <w:t>diastolic</w:t>
            </w:r>
          </w:p>
        </w:tc>
      </w:tr>
      <w:tr w:rsidR="00D20F67" w:rsidRPr="004F411A" w14:paraId="00252FC9" w14:textId="77777777" w:rsidTr="00435DD6">
        <w:trPr>
          <w:trHeight w:val="851"/>
          <w:jc w:val="center"/>
        </w:trPr>
        <w:tc>
          <w:tcPr>
            <w:tcW w:w="2122" w:type="dxa"/>
            <w:vAlign w:val="center"/>
          </w:tcPr>
          <w:p w14:paraId="2F61AB7A" w14:textId="1FAEBE95" w:rsidR="00D20F67" w:rsidRPr="00435DD6" w:rsidRDefault="00D20F67" w:rsidP="00195BB7">
            <w:pPr>
              <w:rPr>
                <w:rFonts w:ascii="Calibri" w:hAnsi="Calibri" w:cs="Calibri"/>
                <w:b/>
                <w:bCs/>
                <w:sz w:val="18"/>
                <w:szCs w:val="18"/>
              </w:rPr>
            </w:pPr>
            <w:r w:rsidRPr="00435DD6">
              <w:rPr>
                <w:rFonts w:ascii="Calibri" w:hAnsi="Calibri" w:cs="Calibri"/>
                <w:b/>
                <w:bCs/>
                <w:sz w:val="18"/>
                <w:szCs w:val="18"/>
              </w:rPr>
              <w:t xml:space="preserve">Intercept </w:t>
            </w:r>
            <w:r w:rsidR="00A1303B" w:rsidRPr="001666A2">
              <w:rPr>
                <w:rFonts w:ascii="Calibri" w:hAnsi="Calibri" w:cs="Calibri"/>
                <w:b/>
                <w:bCs/>
                <w:sz w:val="18"/>
                <w:szCs w:val="18"/>
              </w:rPr>
              <w:t>(mmHg)</w:t>
            </w:r>
          </w:p>
          <w:p w14:paraId="7952C93B" w14:textId="77777777" w:rsidR="00A1303B" w:rsidRDefault="00D20F67" w:rsidP="00195BB7">
            <w:pPr>
              <w:rPr>
                <w:rFonts w:ascii="Calibri" w:hAnsi="Calibri" w:cs="Calibri"/>
                <w:b/>
                <w:bCs/>
                <w:sz w:val="18"/>
                <w:szCs w:val="18"/>
              </w:rPr>
            </w:pPr>
            <w:r w:rsidRPr="00435DD6">
              <w:rPr>
                <w:rFonts w:ascii="Calibri" w:hAnsi="Calibri" w:cs="Calibri"/>
                <w:b/>
                <w:bCs/>
                <w:sz w:val="18"/>
                <w:szCs w:val="18"/>
              </w:rPr>
              <w:t xml:space="preserve">(95% CI) </w:t>
            </w:r>
          </w:p>
          <w:p w14:paraId="50FC24FC" w14:textId="68B42D28" w:rsidR="00D20F67" w:rsidRPr="00435DD6" w:rsidRDefault="00D20F67" w:rsidP="00A1303B">
            <w:pPr>
              <w:rPr>
                <w:rFonts w:ascii="Calibri" w:hAnsi="Calibri" w:cs="Calibri"/>
                <w:b/>
                <w:bCs/>
                <w:sz w:val="18"/>
                <w:szCs w:val="18"/>
              </w:rPr>
            </w:pPr>
            <w:r w:rsidRPr="00435DD6">
              <w:rPr>
                <w:rFonts w:ascii="Calibri" w:hAnsi="Calibri" w:cs="Calibri"/>
                <w:b/>
                <w:bCs/>
                <w:sz w:val="18"/>
                <w:szCs w:val="18"/>
              </w:rPr>
              <w:t xml:space="preserve">[Rhat] </w:t>
            </w:r>
          </w:p>
        </w:tc>
        <w:tc>
          <w:tcPr>
            <w:tcW w:w="1723" w:type="dxa"/>
            <w:vAlign w:val="center"/>
          </w:tcPr>
          <w:p w14:paraId="52C203C7" w14:textId="77777777" w:rsidR="004C1DF1" w:rsidRDefault="00132490" w:rsidP="00195BB7">
            <w:pPr>
              <w:jc w:val="center"/>
              <w:rPr>
                <w:rFonts w:ascii="Calibri" w:hAnsi="Calibri" w:cs="Calibri"/>
                <w:sz w:val="18"/>
                <w:szCs w:val="18"/>
              </w:rPr>
            </w:pPr>
            <w:r w:rsidRPr="00132490">
              <w:rPr>
                <w:rFonts w:ascii="Calibri" w:hAnsi="Calibri" w:cs="Calibri"/>
                <w:sz w:val="18"/>
                <w:szCs w:val="18"/>
              </w:rPr>
              <w:t xml:space="preserve">21.1 </w:t>
            </w:r>
          </w:p>
          <w:p w14:paraId="1B2A742E" w14:textId="0FFC0859" w:rsidR="00D20F67" w:rsidRPr="004F411A" w:rsidRDefault="00132490" w:rsidP="00195BB7">
            <w:pPr>
              <w:jc w:val="center"/>
              <w:rPr>
                <w:rFonts w:ascii="Calibri" w:hAnsi="Calibri" w:cs="Calibri"/>
                <w:sz w:val="18"/>
                <w:szCs w:val="18"/>
              </w:rPr>
            </w:pPr>
            <w:r w:rsidRPr="00132490">
              <w:rPr>
                <w:rFonts w:ascii="Calibri" w:hAnsi="Calibri" w:cs="Calibri"/>
                <w:sz w:val="18"/>
                <w:szCs w:val="18"/>
              </w:rPr>
              <w:t>(18.2 to 23.9) [1.033]</w:t>
            </w:r>
          </w:p>
        </w:tc>
        <w:tc>
          <w:tcPr>
            <w:tcW w:w="1724" w:type="dxa"/>
            <w:vAlign w:val="center"/>
          </w:tcPr>
          <w:p w14:paraId="7BA4CA84" w14:textId="77777777" w:rsidR="004C1DF1" w:rsidRDefault="00132490" w:rsidP="00195BB7">
            <w:pPr>
              <w:jc w:val="center"/>
              <w:rPr>
                <w:rFonts w:ascii="Calibri" w:hAnsi="Calibri" w:cs="Calibri"/>
                <w:sz w:val="18"/>
                <w:szCs w:val="18"/>
              </w:rPr>
            </w:pPr>
            <w:r w:rsidRPr="00132490">
              <w:rPr>
                <w:rFonts w:ascii="Calibri" w:hAnsi="Calibri" w:cs="Calibri"/>
                <w:sz w:val="18"/>
                <w:szCs w:val="18"/>
              </w:rPr>
              <w:t xml:space="preserve">33.4 </w:t>
            </w:r>
          </w:p>
          <w:p w14:paraId="61B08907" w14:textId="24EDE696" w:rsidR="00D20F67" w:rsidRPr="004F411A" w:rsidRDefault="00132490" w:rsidP="00195BB7">
            <w:pPr>
              <w:jc w:val="center"/>
              <w:rPr>
                <w:rFonts w:ascii="Calibri" w:hAnsi="Calibri" w:cs="Calibri"/>
                <w:sz w:val="18"/>
                <w:szCs w:val="18"/>
              </w:rPr>
            </w:pPr>
            <w:r w:rsidRPr="00132490">
              <w:rPr>
                <w:rFonts w:ascii="Calibri" w:hAnsi="Calibri" w:cs="Calibri"/>
                <w:sz w:val="18"/>
                <w:szCs w:val="18"/>
              </w:rPr>
              <w:t>(31.5 to 35.4) [1.007]</w:t>
            </w:r>
          </w:p>
        </w:tc>
        <w:tc>
          <w:tcPr>
            <w:tcW w:w="1723" w:type="dxa"/>
            <w:vAlign w:val="center"/>
          </w:tcPr>
          <w:p w14:paraId="47FC3072" w14:textId="77777777" w:rsidR="004C1DF1" w:rsidRDefault="00132490" w:rsidP="00195BB7">
            <w:pPr>
              <w:jc w:val="center"/>
              <w:rPr>
                <w:rFonts w:ascii="Calibri" w:hAnsi="Calibri" w:cs="Calibri"/>
                <w:sz w:val="18"/>
                <w:szCs w:val="18"/>
              </w:rPr>
            </w:pPr>
            <w:r w:rsidRPr="00132490">
              <w:rPr>
                <w:rFonts w:ascii="Calibri" w:hAnsi="Calibri" w:cs="Calibri"/>
                <w:sz w:val="18"/>
                <w:szCs w:val="18"/>
              </w:rPr>
              <w:t xml:space="preserve">18.4 </w:t>
            </w:r>
          </w:p>
          <w:p w14:paraId="51E01622" w14:textId="206E21EB" w:rsidR="00D20F67" w:rsidRPr="004F411A" w:rsidRDefault="00132490" w:rsidP="00195BB7">
            <w:pPr>
              <w:jc w:val="center"/>
              <w:rPr>
                <w:rFonts w:ascii="Calibri" w:hAnsi="Calibri" w:cs="Calibri"/>
                <w:sz w:val="18"/>
                <w:szCs w:val="18"/>
              </w:rPr>
            </w:pPr>
            <w:r w:rsidRPr="00132490">
              <w:rPr>
                <w:rFonts w:ascii="Calibri" w:hAnsi="Calibri" w:cs="Calibri"/>
                <w:sz w:val="18"/>
                <w:szCs w:val="18"/>
              </w:rPr>
              <w:t>(17.7 to 19.1) [1.023]</w:t>
            </w:r>
          </w:p>
        </w:tc>
        <w:tc>
          <w:tcPr>
            <w:tcW w:w="1724" w:type="dxa"/>
            <w:vAlign w:val="center"/>
          </w:tcPr>
          <w:p w14:paraId="57620B58" w14:textId="77777777" w:rsidR="004C1DF1" w:rsidRDefault="00132490" w:rsidP="00195BB7">
            <w:pPr>
              <w:jc w:val="center"/>
              <w:rPr>
                <w:rFonts w:ascii="Calibri" w:hAnsi="Calibri" w:cs="Calibri"/>
                <w:sz w:val="18"/>
                <w:szCs w:val="18"/>
              </w:rPr>
            </w:pPr>
            <w:r w:rsidRPr="00132490">
              <w:rPr>
                <w:rFonts w:ascii="Calibri" w:hAnsi="Calibri" w:cs="Calibri"/>
                <w:sz w:val="18"/>
                <w:szCs w:val="18"/>
              </w:rPr>
              <w:t xml:space="preserve">25.1 </w:t>
            </w:r>
          </w:p>
          <w:p w14:paraId="3E6C1490" w14:textId="77777777" w:rsidR="004C1DF1" w:rsidRDefault="00132490" w:rsidP="00195BB7">
            <w:pPr>
              <w:jc w:val="center"/>
              <w:rPr>
                <w:rFonts w:ascii="Calibri" w:hAnsi="Calibri" w:cs="Calibri"/>
                <w:sz w:val="18"/>
                <w:szCs w:val="18"/>
              </w:rPr>
            </w:pPr>
            <w:r w:rsidRPr="00132490">
              <w:rPr>
                <w:rFonts w:ascii="Calibri" w:hAnsi="Calibri" w:cs="Calibri"/>
                <w:sz w:val="18"/>
                <w:szCs w:val="18"/>
              </w:rPr>
              <w:t xml:space="preserve">(22.5 to 27.7) </w:t>
            </w:r>
          </w:p>
          <w:p w14:paraId="3CF0E244" w14:textId="40B79CD2" w:rsidR="00D20F67" w:rsidRPr="004F411A" w:rsidRDefault="00132490" w:rsidP="00195BB7">
            <w:pPr>
              <w:jc w:val="center"/>
              <w:rPr>
                <w:rFonts w:ascii="Calibri" w:hAnsi="Calibri" w:cs="Calibri"/>
                <w:sz w:val="18"/>
                <w:szCs w:val="18"/>
              </w:rPr>
            </w:pPr>
            <w:r w:rsidRPr="00132490">
              <w:rPr>
                <w:rFonts w:ascii="Calibri" w:hAnsi="Calibri" w:cs="Calibri"/>
                <w:sz w:val="18"/>
                <w:szCs w:val="18"/>
              </w:rPr>
              <w:t>[1.24]</w:t>
            </w:r>
          </w:p>
        </w:tc>
      </w:tr>
      <w:tr w:rsidR="00D20F67" w:rsidRPr="004F411A" w14:paraId="499CBC45" w14:textId="77777777" w:rsidTr="00435DD6">
        <w:trPr>
          <w:trHeight w:val="851"/>
          <w:jc w:val="center"/>
        </w:trPr>
        <w:tc>
          <w:tcPr>
            <w:tcW w:w="2122" w:type="dxa"/>
            <w:vAlign w:val="center"/>
          </w:tcPr>
          <w:p w14:paraId="2DA6E6C5" w14:textId="4FAF00CA" w:rsidR="00D20F67" w:rsidRPr="00435DD6" w:rsidRDefault="00D20F67" w:rsidP="00195BB7">
            <w:pPr>
              <w:rPr>
                <w:rFonts w:ascii="Calibri" w:hAnsi="Calibri" w:cs="Calibri"/>
                <w:b/>
                <w:bCs/>
                <w:sz w:val="18"/>
                <w:szCs w:val="18"/>
              </w:rPr>
            </w:pPr>
            <w:r w:rsidRPr="00435DD6">
              <w:rPr>
                <w:rFonts w:ascii="Calibri" w:hAnsi="Calibri" w:cs="Calibri"/>
                <w:b/>
                <w:bCs/>
                <w:sz w:val="18"/>
                <w:szCs w:val="18"/>
              </w:rPr>
              <w:t xml:space="preserve">Slope </w:t>
            </w:r>
            <w:r w:rsidR="00A1303B" w:rsidRPr="001666A2">
              <w:rPr>
                <w:rFonts w:ascii="Calibri" w:hAnsi="Calibri" w:cs="Calibri"/>
                <w:b/>
                <w:bCs/>
                <w:sz w:val="18"/>
                <w:szCs w:val="18"/>
              </w:rPr>
              <w:t>(mmHg/year)</w:t>
            </w:r>
          </w:p>
          <w:p w14:paraId="69DF832A" w14:textId="77777777" w:rsidR="00A1303B" w:rsidRDefault="00D20F67" w:rsidP="00195BB7">
            <w:pPr>
              <w:rPr>
                <w:rFonts w:ascii="Calibri" w:hAnsi="Calibri" w:cs="Calibri"/>
                <w:b/>
                <w:bCs/>
                <w:sz w:val="18"/>
                <w:szCs w:val="18"/>
              </w:rPr>
            </w:pPr>
            <w:r w:rsidRPr="00435DD6">
              <w:rPr>
                <w:rFonts w:ascii="Calibri" w:hAnsi="Calibri" w:cs="Calibri"/>
                <w:b/>
                <w:bCs/>
                <w:sz w:val="18"/>
                <w:szCs w:val="18"/>
              </w:rPr>
              <w:t xml:space="preserve">(95% CI) </w:t>
            </w:r>
          </w:p>
          <w:p w14:paraId="76EFE89C" w14:textId="5F08035F" w:rsidR="00D20F67" w:rsidRPr="00435DD6" w:rsidRDefault="00D20F67" w:rsidP="00195BB7">
            <w:pPr>
              <w:rPr>
                <w:rFonts w:ascii="Calibri" w:hAnsi="Calibri" w:cs="Calibri"/>
                <w:b/>
                <w:bCs/>
                <w:sz w:val="18"/>
                <w:szCs w:val="18"/>
              </w:rPr>
            </w:pPr>
            <w:r w:rsidRPr="00435DD6">
              <w:rPr>
                <w:rFonts w:ascii="Calibri" w:hAnsi="Calibri" w:cs="Calibri"/>
                <w:b/>
                <w:bCs/>
                <w:sz w:val="18"/>
                <w:szCs w:val="18"/>
              </w:rPr>
              <w:t>[Rhat]</w:t>
            </w:r>
          </w:p>
        </w:tc>
        <w:tc>
          <w:tcPr>
            <w:tcW w:w="1723" w:type="dxa"/>
            <w:vAlign w:val="center"/>
          </w:tcPr>
          <w:p w14:paraId="6A14979C" w14:textId="77777777" w:rsidR="004C1DF1" w:rsidRDefault="00132490" w:rsidP="00195BB7">
            <w:pPr>
              <w:jc w:val="center"/>
              <w:rPr>
                <w:rFonts w:ascii="Calibri" w:hAnsi="Calibri" w:cs="Calibri"/>
                <w:sz w:val="18"/>
                <w:szCs w:val="18"/>
              </w:rPr>
            </w:pPr>
            <w:r w:rsidRPr="00132490">
              <w:rPr>
                <w:rFonts w:ascii="Calibri" w:hAnsi="Calibri" w:cs="Calibri"/>
                <w:sz w:val="18"/>
                <w:szCs w:val="18"/>
              </w:rPr>
              <w:t xml:space="preserve">-1.1 </w:t>
            </w:r>
          </w:p>
          <w:p w14:paraId="143B2565" w14:textId="77777777" w:rsidR="004C1DF1" w:rsidRDefault="00132490" w:rsidP="00195BB7">
            <w:pPr>
              <w:jc w:val="center"/>
              <w:rPr>
                <w:rFonts w:ascii="Calibri" w:hAnsi="Calibri" w:cs="Calibri"/>
                <w:sz w:val="18"/>
                <w:szCs w:val="18"/>
              </w:rPr>
            </w:pPr>
            <w:r w:rsidRPr="00132490">
              <w:rPr>
                <w:rFonts w:ascii="Calibri" w:hAnsi="Calibri" w:cs="Calibri"/>
                <w:sz w:val="18"/>
                <w:szCs w:val="18"/>
              </w:rPr>
              <w:t xml:space="preserve">(-1.7 to -0.6) </w:t>
            </w:r>
          </w:p>
          <w:p w14:paraId="08CF3C7B" w14:textId="7F33ABE1" w:rsidR="00D20F67" w:rsidRPr="004F411A" w:rsidRDefault="00132490" w:rsidP="00195BB7">
            <w:pPr>
              <w:jc w:val="center"/>
              <w:rPr>
                <w:rFonts w:ascii="Calibri" w:hAnsi="Calibri" w:cs="Calibri"/>
                <w:sz w:val="18"/>
                <w:szCs w:val="18"/>
              </w:rPr>
            </w:pPr>
            <w:r w:rsidRPr="00132490">
              <w:rPr>
                <w:rFonts w:ascii="Calibri" w:hAnsi="Calibri" w:cs="Calibri"/>
                <w:sz w:val="18"/>
                <w:szCs w:val="18"/>
              </w:rPr>
              <w:t>[1.042]</w:t>
            </w:r>
          </w:p>
        </w:tc>
        <w:tc>
          <w:tcPr>
            <w:tcW w:w="1724" w:type="dxa"/>
            <w:vAlign w:val="center"/>
          </w:tcPr>
          <w:p w14:paraId="783BD40E" w14:textId="77777777" w:rsidR="004C1DF1" w:rsidRDefault="00132490" w:rsidP="00195BB7">
            <w:pPr>
              <w:jc w:val="center"/>
              <w:rPr>
                <w:rFonts w:ascii="Calibri" w:hAnsi="Calibri" w:cs="Calibri"/>
                <w:sz w:val="18"/>
                <w:szCs w:val="18"/>
              </w:rPr>
            </w:pPr>
            <w:r w:rsidRPr="00132490">
              <w:rPr>
                <w:rFonts w:ascii="Calibri" w:hAnsi="Calibri" w:cs="Calibri"/>
                <w:sz w:val="18"/>
                <w:szCs w:val="18"/>
              </w:rPr>
              <w:t xml:space="preserve">-4.4 </w:t>
            </w:r>
          </w:p>
          <w:p w14:paraId="31A70B12" w14:textId="77777777" w:rsidR="004C1DF1" w:rsidRDefault="00132490" w:rsidP="00195BB7">
            <w:pPr>
              <w:jc w:val="center"/>
              <w:rPr>
                <w:rFonts w:ascii="Calibri" w:hAnsi="Calibri" w:cs="Calibri"/>
                <w:sz w:val="18"/>
                <w:szCs w:val="18"/>
              </w:rPr>
            </w:pPr>
            <w:r w:rsidRPr="00132490">
              <w:rPr>
                <w:rFonts w:ascii="Calibri" w:hAnsi="Calibri" w:cs="Calibri"/>
                <w:sz w:val="18"/>
                <w:szCs w:val="18"/>
              </w:rPr>
              <w:t xml:space="preserve">(-5 to -3.8) </w:t>
            </w:r>
          </w:p>
          <w:p w14:paraId="77844462" w14:textId="3946851B" w:rsidR="00D20F67" w:rsidRPr="004F411A" w:rsidRDefault="00132490" w:rsidP="00195BB7">
            <w:pPr>
              <w:jc w:val="center"/>
              <w:rPr>
                <w:rFonts w:ascii="Calibri" w:hAnsi="Calibri" w:cs="Calibri"/>
                <w:sz w:val="18"/>
                <w:szCs w:val="18"/>
              </w:rPr>
            </w:pPr>
            <w:r w:rsidRPr="00132490">
              <w:rPr>
                <w:rFonts w:ascii="Calibri" w:hAnsi="Calibri" w:cs="Calibri"/>
                <w:sz w:val="18"/>
                <w:szCs w:val="18"/>
              </w:rPr>
              <w:t>[1.006]</w:t>
            </w:r>
          </w:p>
        </w:tc>
        <w:tc>
          <w:tcPr>
            <w:tcW w:w="1723" w:type="dxa"/>
            <w:vAlign w:val="center"/>
          </w:tcPr>
          <w:p w14:paraId="2F858735"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-0.9 </w:t>
            </w:r>
          </w:p>
          <w:p w14:paraId="497879AE"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(-1 to -0.8) </w:t>
            </w:r>
          </w:p>
          <w:p w14:paraId="4806981F" w14:textId="6C1C1DFE" w:rsidR="00D20F67" w:rsidRPr="004F411A" w:rsidRDefault="004C1DF1" w:rsidP="00195BB7">
            <w:pPr>
              <w:jc w:val="center"/>
              <w:rPr>
                <w:rFonts w:ascii="Calibri" w:hAnsi="Calibri" w:cs="Calibri"/>
                <w:sz w:val="18"/>
                <w:szCs w:val="18"/>
              </w:rPr>
            </w:pPr>
            <w:r w:rsidRPr="004C1DF1">
              <w:rPr>
                <w:rFonts w:ascii="Calibri" w:hAnsi="Calibri" w:cs="Calibri"/>
                <w:sz w:val="18"/>
                <w:szCs w:val="18"/>
              </w:rPr>
              <w:t>[1.031]</w:t>
            </w:r>
          </w:p>
        </w:tc>
        <w:tc>
          <w:tcPr>
            <w:tcW w:w="1724" w:type="dxa"/>
            <w:vAlign w:val="center"/>
          </w:tcPr>
          <w:p w14:paraId="4FF8EDC6"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-2.8 </w:t>
            </w:r>
          </w:p>
          <w:p w14:paraId="164D2EBC"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(-3.6 to -2.1) </w:t>
            </w:r>
          </w:p>
          <w:p w14:paraId="26D4B7D2" w14:textId="762A0488" w:rsidR="00D20F67" w:rsidRPr="004F411A" w:rsidRDefault="004C1DF1" w:rsidP="00195BB7">
            <w:pPr>
              <w:jc w:val="center"/>
              <w:rPr>
                <w:rFonts w:ascii="Calibri" w:hAnsi="Calibri" w:cs="Calibri"/>
                <w:sz w:val="18"/>
                <w:szCs w:val="18"/>
              </w:rPr>
            </w:pPr>
            <w:r w:rsidRPr="004C1DF1">
              <w:rPr>
                <w:rFonts w:ascii="Calibri" w:hAnsi="Calibri" w:cs="Calibri"/>
                <w:sz w:val="18"/>
                <w:szCs w:val="18"/>
              </w:rPr>
              <w:t>[1.296]</w:t>
            </w:r>
          </w:p>
        </w:tc>
      </w:tr>
      <w:tr w:rsidR="00D20F67" w:rsidRPr="004F411A" w14:paraId="1D6E202F" w14:textId="77777777" w:rsidTr="00435DD6">
        <w:trPr>
          <w:trHeight w:val="851"/>
          <w:jc w:val="center"/>
        </w:trPr>
        <w:tc>
          <w:tcPr>
            <w:tcW w:w="2122" w:type="dxa"/>
            <w:vAlign w:val="center"/>
          </w:tcPr>
          <w:p w14:paraId="1CEF79C3" w14:textId="54A4D256" w:rsidR="00D20F67" w:rsidRPr="00435DD6" w:rsidRDefault="00D20F67" w:rsidP="00195BB7">
            <w:pPr>
              <w:rPr>
                <w:rFonts w:ascii="Calibri" w:hAnsi="Calibri" w:cs="Calibri"/>
                <w:b/>
                <w:bCs/>
                <w:sz w:val="18"/>
                <w:szCs w:val="18"/>
              </w:rPr>
            </w:pPr>
            <w:r w:rsidRPr="00435DD6">
              <w:rPr>
                <w:rFonts w:ascii="Calibri" w:hAnsi="Calibri" w:cs="Calibri"/>
                <w:b/>
                <w:bCs/>
                <w:sz w:val="18"/>
                <w:szCs w:val="18"/>
              </w:rPr>
              <w:t xml:space="preserve">Change point age </w:t>
            </w:r>
            <w:r w:rsidR="00A1303B" w:rsidRPr="001666A2">
              <w:rPr>
                <w:rFonts w:ascii="Calibri" w:hAnsi="Calibri" w:cs="Calibri"/>
                <w:b/>
                <w:bCs/>
                <w:sz w:val="18"/>
                <w:szCs w:val="18"/>
              </w:rPr>
              <w:t>(years)</w:t>
            </w:r>
          </w:p>
          <w:p w14:paraId="36FAE8BF" w14:textId="77777777" w:rsidR="00A1303B" w:rsidRDefault="00D20F67" w:rsidP="00195BB7">
            <w:pPr>
              <w:rPr>
                <w:rFonts w:ascii="Calibri" w:hAnsi="Calibri" w:cs="Calibri"/>
                <w:b/>
                <w:bCs/>
                <w:sz w:val="18"/>
                <w:szCs w:val="18"/>
              </w:rPr>
            </w:pPr>
            <w:r w:rsidRPr="00435DD6">
              <w:rPr>
                <w:rFonts w:ascii="Calibri" w:hAnsi="Calibri" w:cs="Calibri"/>
                <w:b/>
                <w:bCs/>
                <w:sz w:val="18"/>
                <w:szCs w:val="18"/>
              </w:rPr>
              <w:t xml:space="preserve">(95% CI) </w:t>
            </w:r>
          </w:p>
          <w:p w14:paraId="7E9F879E" w14:textId="1BBB5388" w:rsidR="00D20F67" w:rsidRPr="00435DD6" w:rsidRDefault="00D20F67" w:rsidP="00195BB7">
            <w:pPr>
              <w:rPr>
                <w:rFonts w:ascii="Calibri" w:hAnsi="Calibri" w:cs="Calibri"/>
                <w:b/>
                <w:bCs/>
                <w:sz w:val="18"/>
                <w:szCs w:val="18"/>
              </w:rPr>
            </w:pPr>
            <w:r w:rsidRPr="00435DD6">
              <w:rPr>
                <w:rFonts w:ascii="Calibri" w:hAnsi="Calibri" w:cs="Calibri"/>
                <w:b/>
                <w:bCs/>
                <w:sz w:val="18"/>
                <w:szCs w:val="18"/>
              </w:rPr>
              <w:t xml:space="preserve">[Rhat] </w:t>
            </w:r>
          </w:p>
        </w:tc>
        <w:tc>
          <w:tcPr>
            <w:tcW w:w="1723" w:type="dxa"/>
            <w:vAlign w:val="center"/>
          </w:tcPr>
          <w:p w14:paraId="7E765885"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11.5 </w:t>
            </w:r>
          </w:p>
          <w:p w14:paraId="401B4EDC"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(7.8 to 17.6) </w:t>
            </w:r>
          </w:p>
          <w:p w14:paraId="73BBBD74" w14:textId="3A55C3EE" w:rsidR="00D20F67" w:rsidRPr="004F411A" w:rsidRDefault="004C1DF1" w:rsidP="00195BB7">
            <w:pPr>
              <w:jc w:val="center"/>
              <w:rPr>
                <w:rFonts w:ascii="Calibri" w:hAnsi="Calibri" w:cs="Calibri"/>
                <w:sz w:val="18"/>
                <w:szCs w:val="18"/>
              </w:rPr>
            </w:pPr>
            <w:r w:rsidRPr="004C1DF1">
              <w:rPr>
                <w:rFonts w:ascii="Calibri" w:hAnsi="Calibri" w:cs="Calibri"/>
                <w:sz w:val="18"/>
                <w:szCs w:val="18"/>
              </w:rPr>
              <w:t>[1.039]</w:t>
            </w:r>
          </w:p>
        </w:tc>
        <w:tc>
          <w:tcPr>
            <w:tcW w:w="1724" w:type="dxa"/>
            <w:vAlign w:val="center"/>
          </w:tcPr>
          <w:p w14:paraId="6B13AA20"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5.9 </w:t>
            </w:r>
          </w:p>
          <w:p w14:paraId="50D54AA3"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(5.5 to 6.4) </w:t>
            </w:r>
          </w:p>
          <w:p w14:paraId="44BAED6E" w14:textId="0947C307" w:rsidR="00D20F67" w:rsidRPr="004F411A" w:rsidRDefault="004C1DF1" w:rsidP="00195BB7">
            <w:pPr>
              <w:jc w:val="center"/>
              <w:rPr>
                <w:rFonts w:ascii="Calibri" w:hAnsi="Calibri" w:cs="Calibri"/>
                <w:sz w:val="18"/>
                <w:szCs w:val="18"/>
              </w:rPr>
            </w:pPr>
            <w:r w:rsidRPr="004C1DF1">
              <w:rPr>
                <w:rFonts w:ascii="Calibri" w:hAnsi="Calibri" w:cs="Calibri"/>
                <w:sz w:val="18"/>
                <w:szCs w:val="18"/>
              </w:rPr>
              <w:t>[1.006]</w:t>
            </w:r>
          </w:p>
        </w:tc>
        <w:tc>
          <w:tcPr>
            <w:tcW w:w="1723" w:type="dxa"/>
            <w:vAlign w:val="center"/>
          </w:tcPr>
          <w:p w14:paraId="2A46779D"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13.1 </w:t>
            </w:r>
          </w:p>
          <w:p w14:paraId="1B36F440" w14:textId="613316B5" w:rsidR="00D20F67" w:rsidRPr="004F411A" w:rsidRDefault="004C1DF1" w:rsidP="00195BB7">
            <w:pPr>
              <w:jc w:val="center"/>
              <w:rPr>
                <w:rFonts w:ascii="Calibri" w:hAnsi="Calibri" w:cs="Calibri"/>
                <w:sz w:val="18"/>
                <w:szCs w:val="18"/>
              </w:rPr>
            </w:pPr>
            <w:r w:rsidRPr="004C1DF1">
              <w:rPr>
                <w:rFonts w:ascii="Calibri" w:hAnsi="Calibri" w:cs="Calibri"/>
                <w:sz w:val="18"/>
                <w:szCs w:val="18"/>
              </w:rPr>
              <w:t>(12.2 to 14.1) [1.021]</w:t>
            </w:r>
          </w:p>
        </w:tc>
        <w:tc>
          <w:tcPr>
            <w:tcW w:w="1724" w:type="dxa"/>
            <w:vAlign w:val="center"/>
          </w:tcPr>
          <w:p w14:paraId="0E82A27E" w14:textId="2B936FD7" w:rsidR="004C1DF1" w:rsidRDefault="004C1DF1" w:rsidP="00195BB7">
            <w:pPr>
              <w:jc w:val="center"/>
              <w:rPr>
                <w:rFonts w:ascii="Calibri" w:hAnsi="Calibri" w:cs="Calibri"/>
                <w:sz w:val="18"/>
                <w:szCs w:val="18"/>
              </w:rPr>
            </w:pPr>
            <w:r w:rsidRPr="004C1DF1">
              <w:rPr>
                <w:rFonts w:ascii="Calibri" w:hAnsi="Calibri" w:cs="Calibri"/>
                <w:sz w:val="18"/>
                <w:szCs w:val="18"/>
              </w:rPr>
              <w:t>7</w:t>
            </w:r>
            <w:r w:rsidR="004026B7">
              <w:rPr>
                <w:rFonts w:ascii="Calibri" w:hAnsi="Calibri" w:cs="Calibri"/>
                <w:sz w:val="18"/>
                <w:szCs w:val="18"/>
              </w:rPr>
              <w:t>.0</w:t>
            </w:r>
            <w:r w:rsidRPr="004C1DF1">
              <w:rPr>
                <w:rFonts w:ascii="Calibri" w:hAnsi="Calibri" w:cs="Calibri"/>
                <w:sz w:val="18"/>
                <w:szCs w:val="18"/>
              </w:rPr>
              <w:t xml:space="preserve"> </w:t>
            </w:r>
          </w:p>
          <w:p w14:paraId="32C59A94"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(5.9 to 8.2) </w:t>
            </w:r>
          </w:p>
          <w:p w14:paraId="47D3A502" w14:textId="579D8D65" w:rsidR="00D20F67" w:rsidRPr="004F411A" w:rsidRDefault="004C1DF1" w:rsidP="00195BB7">
            <w:pPr>
              <w:jc w:val="center"/>
              <w:rPr>
                <w:rFonts w:ascii="Calibri" w:hAnsi="Calibri" w:cs="Calibri"/>
                <w:sz w:val="18"/>
                <w:szCs w:val="18"/>
              </w:rPr>
            </w:pPr>
            <w:r w:rsidRPr="004C1DF1">
              <w:rPr>
                <w:rFonts w:ascii="Calibri" w:hAnsi="Calibri" w:cs="Calibri"/>
                <w:sz w:val="18"/>
                <w:szCs w:val="18"/>
              </w:rPr>
              <w:t>[1.274]</w:t>
            </w:r>
          </w:p>
        </w:tc>
      </w:tr>
      <w:tr w:rsidR="00D20F67" w:rsidRPr="004F411A" w14:paraId="479209BA" w14:textId="77777777" w:rsidTr="00435DD6">
        <w:trPr>
          <w:trHeight w:val="851"/>
          <w:jc w:val="center"/>
        </w:trPr>
        <w:tc>
          <w:tcPr>
            <w:tcW w:w="2122" w:type="dxa"/>
            <w:vAlign w:val="center"/>
          </w:tcPr>
          <w:p w14:paraId="24D5787A" w14:textId="048E795C" w:rsidR="00D20F67" w:rsidRPr="00435DD6" w:rsidRDefault="00D20F67" w:rsidP="00195BB7">
            <w:pPr>
              <w:rPr>
                <w:rFonts w:ascii="Calibri" w:hAnsi="Calibri" w:cs="Calibri"/>
                <w:b/>
                <w:bCs/>
                <w:sz w:val="18"/>
                <w:szCs w:val="18"/>
              </w:rPr>
            </w:pPr>
            <w:r w:rsidRPr="00435DD6">
              <w:rPr>
                <w:rFonts w:ascii="Calibri" w:hAnsi="Calibri" w:cs="Calibri"/>
                <w:b/>
                <w:bCs/>
                <w:sz w:val="18"/>
                <w:szCs w:val="18"/>
              </w:rPr>
              <w:t>Plateau</w:t>
            </w:r>
            <w:r w:rsidR="00E17688">
              <w:rPr>
                <w:rFonts w:ascii="Calibri" w:hAnsi="Calibri" w:cs="Calibri"/>
                <w:b/>
                <w:bCs/>
                <w:sz w:val="18"/>
                <w:szCs w:val="18"/>
              </w:rPr>
              <w:t xml:space="preserve"> </w:t>
            </w:r>
            <w:r w:rsidR="00E17688" w:rsidRPr="001666A2">
              <w:rPr>
                <w:rFonts w:ascii="Calibri" w:hAnsi="Calibri" w:cs="Calibri"/>
                <w:b/>
                <w:bCs/>
                <w:sz w:val="18"/>
                <w:szCs w:val="18"/>
              </w:rPr>
              <w:t>(mmHg)</w:t>
            </w:r>
          </w:p>
          <w:p w14:paraId="2C7BAC26" w14:textId="524635E7" w:rsidR="00D20F67" w:rsidRPr="00435DD6" w:rsidRDefault="00D20F67" w:rsidP="00195BB7">
            <w:pPr>
              <w:rPr>
                <w:rFonts w:ascii="Calibri" w:hAnsi="Calibri" w:cs="Calibri"/>
                <w:b/>
                <w:bCs/>
                <w:sz w:val="18"/>
                <w:szCs w:val="18"/>
              </w:rPr>
            </w:pPr>
            <w:r w:rsidRPr="00435DD6">
              <w:rPr>
                <w:rFonts w:ascii="Calibri" w:hAnsi="Calibri" w:cs="Calibri"/>
                <w:b/>
                <w:bCs/>
                <w:sz w:val="18"/>
                <w:szCs w:val="18"/>
              </w:rPr>
              <w:t xml:space="preserve">(95% CI) </w:t>
            </w:r>
          </w:p>
        </w:tc>
        <w:tc>
          <w:tcPr>
            <w:tcW w:w="1723" w:type="dxa"/>
            <w:vAlign w:val="center"/>
          </w:tcPr>
          <w:p w14:paraId="00015B85"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9.2 </w:t>
            </w:r>
          </w:p>
          <w:p w14:paraId="209F5A6E"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(6.7 to 10.7) </w:t>
            </w:r>
          </w:p>
          <w:p w14:paraId="3F91A283" w14:textId="6C1AB271" w:rsidR="00D20F67" w:rsidRPr="004F411A" w:rsidRDefault="004C1DF1" w:rsidP="00195BB7">
            <w:pPr>
              <w:jc w:val="center"/>
              <w:rPr>
                <w:rFonts w:ascii="Calibri" w:hAnsi="Calibri" w:cs="Calibri"/>
                <w:sz w:val="18"/>
                <w:szCs w:val="18"/>
              </w:rPr>
            </w:pPr>
            <w:r w:rsidRPr="004C1DF1">
              <w:rPr>
                <w:rFonts w:ascii="Calibri" w:hAnsi="Calibri" w:cs="Calibri"/>
                <w:sz w:val="18"/>
                <w:szCs w:val="18"/>
              </w:rPr>
              <w:t>[-]</w:t>
            </w:r>
          </w:p>
        </w:tc>
        <w:tc>
          <w:tcPr>
            <w:tcW w:w="1724" w:type="dxa"/>
            <w:vAlign w:val="center"/>
          </w:tcPr>
          <w:p w14:paraId="5D1716C9"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7.3 </w:t>
            </w:r>
          </w:p>
          <w:p w14:paraId="7C907308"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(6.8 to 7.9) </w:t>
            </w:r>
          </w:p>
          <w:p w14:paraId="1360772C" w14:textId="0B98B522" w:rsidR="00D20F67" w:rsidRPr="004F411A" w:rsidRDefault="004C1DF1" w:rsidP="00195BB7">
            <w:pPr>
              <w:jc w:val="center"/>
              <w:rPr>
                <w:rFonts w:ascii="Calibri" w:hAnsi="Calibri" w:cs="Calibri"/>
                <w:sz w:val="18"/>
                <w:szCs w:val="18"/>
              </w:rPr>
            </w:pPr>
            <w:r w:rsidRPr="004C1DF1">
              <w:rPr>
                <w:rFonts w:ascii="Calibri" w:hAnsi="Calibri" w:cs="Calibri"/>
                <w:sz w:val="18"/>
                <w:szCs w:val="18"/>
              </w:rPr>
              <w:t>[-]</w:t>
            </w:r>
          </w:p>
        </w:tc>
        <w:tc>
          <w:tcPr>
            <w:tcW w:w="1723" w:type="dxa"/>
            <w:vAlign w:val="center"/>
          </w:tcPr>
          <w:p w14:paraId="6B296E9A"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6.4 </w:t>
            </w:r>
          </w:p>
          <w:p w14:paraId="0C46EB06"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(5.8 to 6.9) </w:t>
            </w:r>
          </w:p>
          <w:p w14:paraId="064E295F" w14:textId="1E171262" w:rsidR="00D20F67" w:rsidRPr="004F411A" w:rsidRDefault="004C1DF1" w:rsidP="00195BB7">
            <w:pPr>
              <w:jc w:val="center"/>
              <w:rPr>
                <w:rFonts w:ascii="Calibri" w:hAnsi="Calibri" w:cs="Calibri"/>
                <w:sz w:val="18"/>
                <w:szCs w:val="18"/>
              </w:rPr>
            </w:pPr>
            <w:r w:rsidRPr="004C1DF1">
              <w:rPr>
                <w:rFonts w:ascii="Calibri" w:hAnsi="Calibri" w:cs="Calibri"/>
                <w:sz w:val="18"/>
                <w:szCs w:val="18"/>
              </w:rPr>
              <w:t>[-]</w:t>
            </w:r>
          </w:p>
        </w:tc>
        <w:tc>
          <w:tcPr>
            <w:tcW w:w="1724" w:type="dxa"/>
            <w:vAlign w:val="center"/>
          </w:tcPr>
          <w:p w14:paraId="23ADA281"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5.6 </w:t>
            </w:r>
          </w:p>
          <w:p w14:paraId="5F2B92A5"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(4.8 to 6.5) </w:t>
            </w:r>
          </w:p>
          <w:p w14:paraId="305853C2" w14:textId="65E8998A" w:rsidR="00D20F67" w:rsidRPr="004F411A" w:rsidRDefault="004C1DF1" w:rsidP="00195BB7">
            <w:pPr>
              <w:jc w:val="center"/>
              <w:rPr>
                <w:rFonts w:ascii="Calibri" w:hAnsi="Calibri" w:cs="Calibri"/>
                <w:sz w:val="18"/>
                <w:szCs w:val="18"/>
              </w:rPr>
            </w:pPr>
            <w:r w:rsidRPr="004C1DF1">
              <w:rPr>
                <w:rFonts w:ascii="Calibri" w:hAnsi="Calibri" w:cs="Calibri"/>
                <w:sz w:val="18"/>
                <w:szCs w:val="18"/>
              </w:rPr>
              <w:t>[-]</w:t>
            </w:r>
          </w:p>
        </w:tc>
      </w:tr>
    </w:tbl>
    <w:p w14:paraId="6CB9CA3A" w14:textId="147649EA" w:rsidR="00136B95" w:rsidRPr="004F411A" w:rsidRDefault="00D20F67">
      <w:pPr>
        <w:rPr>
          <w:rFonts w:ascii="Calibri" w:hAnsi="Calibri" w:cs="Calibri"/>
        </w:rPr>
      </w:pPr>
      <w:r w:rsidRPr="00435DD6">
        <w:rPr>
          <w:rFonts w:ascii="Calibri" w:hAnsi="Calibri" w:cs="Calibri"/>
          <w:sz w:val="16"/>
          <w:szCs w:val="16"/>
        </w:rPr>
        <w:t xml:space="preserve">Rhat is the Gelman-Rubin convergence statistic assessing the strength of Markov chain </w:t>
      </w:r>
      <w:r w:rsidR="00E17688">
        <w:rPr>
          <w:rFonts w:ascii="Calibri" w:hAnsi="Calibri" w:cs="Calibri"/>
          <w:sz w:val="16"/>
          <w:szCs w:val="16"/>
        </w:rPr>
        <w:t>M</w:t>
      </w:r>
      <w:r w:rsidR="00E17688" w:rsidRPr="00435DD6">
        <w:rPr>
          <w:rFonts w:ascii="Calibri" w:hAnsi="Calibri" w:cs="Calibri"/>
          <w:sz w:val="16"/>
          <w:szCs w:val="16"/>
        </w:rPr>
        <w:t xml:space="preserve">onte </w:t>
      </w:r>
      <w:r w:rsidR="00E17688">
        <w:rPr>
          <w:rFonts w:ascii="Calibri" w:hAnsi="Calibri" w:cs="Calibri"/>
          <w:sz w:val="16"/>
          <w:szCs w:val="16"/>
        </w:rPr>
        <w:t>C</w:t>
      </w:r>
      <w:r w:rsidR="00E17688" w:rsidRPr="00435DD6">
        <w:rPr>
          <w:rFonts w:ascii="Calibri" w:hAnsi="Calibri" w:cs="Calibri"/>
          <w:sz w:val="16"/>
          <w:szCs w:val="16"/>
        </w:rPr>
        <w:t xml:space="preserve">arlo </w:t>
      </w:r>
      <w:r w:rsidRPr="00435DD6">
        <w:rPr>
          <w:rFonts w:ascii="Calibri" w:hAnsi="Calibri" w:cs="Calibri"/>
          <w:sz w:val="16"/>
          <w:szCs w:val="16"/>
        </w:rPr>
        <w:t>model fits</w:t>
      </w:r>
      <w:r w:rsidR="00E17688">
        <w:rPr>
          <w:rFonts w:ascii="Calibri" w:hAnsi="Calibri" w:cs="Calibri"/>
          <w:sz w:val="16"/>
          <w:szCs w:val="16"/>
        </w:rPr>
        <w:t xml:space="preserve">, values closer to 1.0 showing a stronger model </w:t>
      </w:r>
      <w:r w:rsidR="0088188E">
        <w:rPr>
          <w:rFonts w:ascii="Calibri" w:hAnsi="Calibri" w:cs="Calibri"/>
          <w:sz w:val="16"/>
          <w:szCs w:val="16"/>
        </w:rPr>
        <w:t>estimate</w:t>
      </w:r>
      <w:r w:rsidRPr="00435DD6">
        <w:rPr>
          <w:rFonts w:ascii="Calibri" w:hAnsi="Calibri" w:cs="Calibri"/>
          <w:sz w:val="16"/>
          <w:szCs w:val="16"/>
        </w:rPr>
        <w:t xml:space="preserve">. </w:t>
      </w:r>
      <w:r w:rsidR="00B26C69">
        <w:rPr>
          <w:rFonts w:ascii="Calibri" w:hAnsi="Calibri" w:cs="Calibri"/>
          <w:sz w:val="16"/>
          <w:szCs w:val="16"/>
        </w:rPr>
        <w:t>Plateau is calculated from estimated changepoint</w:t>
      </w:r>
      <w:r w:rsidR="00C05A1A">
        <w:rPr>
          <w:rFonts w:ascii="Calibri" w:hAnsi="Calibri" w:cs="Calibri"/>
          <w:sz w:val="16"/>
          <w:szCs w:val="16"/>
        </w:rPr>
        <w:t xml:space="preserve">, slope and intercept, and therefore does not have a calculated Rhat. </w:t>
      </w:r>
      <w:r w:rsidRPr="00435DD6">
        <w:rPr>
          <w:rFonts w:ascii="Calibri" w:hAnsi="Calibri" w:cs="Calibri"/>
          <w:sz w:val="16"/>
          <w:szCs w:val="16"/>
        </w:rPr>
        <w:t xml:space="preserve"> </w:t>
      </w:r>
      <w:r w:rsidRPr="004F411A">
        <w:rPr>
          <w:rFonts w:ascii="Calibri" w:hAnsi="Calibri" w:cs="Calibri"/>
        </w:rPr>
        <w:br w:type="page"/>
      </w:r>
    </w:p>
    <w:p w14:paraId="1D0F5AD2" w14:textId="7A118019" w:rsidR="00D20F67" w:rsidRPr="00435DD6" w:rsidRDefault="00136B95" w:rsidP="00435DD6">
      <w:pPr>
        <w:pStyle w:val="Heading2"/>
        <w:rPr>
          <w:rFonts w:ascii="Calibri" w:hAnsi="Calibri" w:cs="Calibri"/>
        </w:rPr>
      </w:pPr>
      <w:r w:rsidRPr="00435DD6">
        <w:rPr>
          <w:rFonts w:ascii="Calibri" w:hAnsi="Calibri" w:cs="Calibri"/>
        </w:rPr>
        <w:lastRenderedPageBreak/>
        <w:t>Table S</w:t>
      </w:r>
      <w:ins w:id="367" w:author="Neil Lawrence" w:date="2025-03-04T10:09:00Z">
        <w:r w:rsidR="00A9645C">
          <w:rPr>
            <w:rFonts w:ascii="Calibri" w:hAnsi="Calibri" w:cs="Calibri"/>
          </w:rPr>
          <w:t>8</w:t>
        </w:r>
      </w:ins>
      <w:del w:id="368" w:author="Neil Lawrence" w:date="2025-03-04T10:09:00Z">
        <w:r w:rsidRPr="00435DD6" w:rsidDel="00A9645C">
          <w:rPr>
            <w:rFonts w:ascii="Calibri" w:hAnsi="Calibri" w:cs="Calibri"/>
          </w:rPr>
          <w:delText>7</w:delText>
        </w:r>
      </w:del>
      <w:r w:rsidRPr="00435DD6">
        <w:rPr>
          <w:rFonts w:ascii="Calibri" w:hAnsi="Calibri" w:cs="Calibri"/>
        </w:rPr>
        <w:t xml:space="preserve"> – Comprehensive Bayesian Joint Modelling parameters</w:t>
      </w:r>
    </w:p>
    <w:p w14:paraId="407B0023" w14:textId="2D92E8FA" w:rsidR="00AA0091" w:rsidRPr="00435DD6" w:rsidRDefault="00861D46" w:rsidP="00940BE8">
      <w:pPr>
        <w:pStyle w:val="Heading3"/>
        <w:rPr>
          <w:rFonts w:ascii="Calibri" w:hAnsi="Calibri" w:cs="Calibri"/>
        </w:rPr>
      </w:pPr>
      <w:r w:rsidRPr="00435DD6">
        <w:rPr>
          <w:rFonts w:ascii="Calibri" w:hAnsi="Calibri" w:cs="Calibri"/>
        </w:rPr>
        <w:t xml:space="preserve">Model </w:t>
      </w:r>
      <w:r w:rsidR="000966E5" w:rsidRPr="00435DD6">
        <w:rPr>
          <w:rFonts w:ascii="Calibri" w:hAnsi="Calibri" w:cs="Calibri"/>
        </w:rPr>
        <w:t>1</w:t>
      </w:r>
      <w:r w:rsidR="0023512E" w:rsidRPr="00435DD6">
        <w:rPr>
          <w:rFonts w:ascii="Calibri" w:hAnsi="Calibri" w:cs="Calibri"/>
        </w:rPr>
        <w:t xml:space="preserve">: </w:t>
      </w:r>
      <w:r w:rsidR="003A1B02" w:rsidRPr="00435DD6">
        <w:rPr>
          <w:rFonts w:ascii="Calibri" w:hAnsi="Calibri" w:cs="Calibri"/>
        </w:rPr>
        <w:t>Estimation of drug</w:t>
      </w:r>
      <w:r w:rsidR="003A1F02" w:rsidRPr="00435DD6">
        <w:rPr>
          <w:rFonts w:ascii="Calibri" w:hAnsi="Calibri" w:cs="Calibri"/>
        </w:rPr>
        <w:t xml:space="preserve"> </w:t>
      </w:r>
      <w:r w:rsidR="00E85ABE" w:rsidRPr="00435DD6">
        <w:rPr>
          <w:rFonts w:ascii="Calibri" w:hAnsi="Calibri" w:cs="Calibri"/>
        </w:rPr>
        <w:t xml:space="preserve">dose </w:t>
      </w:r>
      <w:r w:rsidR="005D3D09" w:rsidRPr="00435DD6">
        <w:rPr>
          <w:rFonts w:ascii="Calibri" w:hAnsi="Calibri" w:cs="Calibri"/>
        </w:rPr>
        <w:t>effects</w:t>
      </w:r>
      <w:r w:rsidR="003A1F02" w:rsidRPr="00435DD6">
        <w:rPr>
          <w:rFonts w:ascii="Calibri" w:hAnsi="Calibri" w:cs="Calibri"/>
        </w:rPr>
        <w:t xml:space="preserve"> on BP</w:t>
      </w:r>
    </w:p>
    <w:p w14:paraId="0ECD104A" w14:textId="067A7DF3" w:rsidR="00861D46" w:rsidRPr="00435DD6" w:rsidRDefault="0023512E" w:rsidP="003753C9">
      <w:pPr>
        <w:rPr>
          <w:rFonts w:ascii="Calibri" w:hAnsi="Calibri" w:cs="Calibri"/>
        </w:rPr>
      </w:pPr>
      <w:r w:rsidRPr="00435DD6">
        <w:rPr>
          <w:rFonts w:ascii="Calibri" w:hAnsi="Calibri" w:cs="Calibri"/>
          <w:b/>
          <w:bCs/>
        </w:rPr>
        <w:t>Number of patients</w:t>
      </w:r>
      <w:r w:rsidR="00FA2623">
        <w:rPr>
          <w:rFonts w:ascii="Calibri" w:hAnsi="Calibri" w:cs="Calibri"/>
          <w:b/>
          <w:bCs/>
        </w:rPr>
        <w:t xml:space="preserve"> in model</w:t>
      </w:r>
      <w:r w:rsidRPr="00435DD6">
        <w:rPr>
          <w:rFonts w:ascii="Calibri" w:hAnsi="Calibri" w:cs="Calibri"/>
          <w:b/>
          <w:bCs/>
        </w:rPr>
        <w:t xml:space="preserve">: </w:t>
      </w:r>
      <w:r w:rsidRPr="00435DD6">
        <w:rPr>
          <w:rFonts w:ascii="Calibri" w:hAnsi="Calibri" w:cs="Calibri"/>
        </w:rPr>
        <w:t>452</w:t>
      </w:r>
      <w:r w:rsidR="00D65DB8">
        <w:rPr>
          <w:rFonts w:ascii="Calibri" w:hAnsi="Calibri" w:cs="Calibri"/>
        </w:rPr>
        <w:tab/>
      </w:r>
      <w:r w:rsidR="00C04CC3">
        <w:rPr>
          <w:rFonts w:ascii="Calibri" w:hAnsi="Calibri" w:cs="Calibri"/>
        </w:rPr>
        <w:tab/>
      </w:r>
      <w:r w:rsidR="00C04CC3">
        <w:rPr>
          <w:rFonts w:ascii="Calibri" w:hAnsi="Calibri" w:cs="Calibri"/>
        </w:rPr>
        <w:tab/>
      </w:r>
      <w:r w:rsidRPr="00435DD6">
        <w:rPr>
          <w:rFonts w:ascii="Calibri" w:hAnsi="Calibri" w:cs="Calibri"/>
          <w:b/>
          <w:bCs/>
        </w:rPr>
        <w:t>Number of visits</w:t>
      </w:r>
      <w:r w:rsidR="00FA2623">
        <w:rPr>
          <w:rFonts w:ascii="Calibri" w:hAnsi="Calibri" w:cs="Calibri"/>
          <w:b/>
          <w:bCs/>
        </w:rPr>
        <w:t xml:space="preserve"> in model</w:t>
      </w:r>
      <w:r w:rsidRPr="00435DD6">
        <w:rPr>
          <w:rFonts w:ascii="Calibri" w:hAnsi="Calibri" w:cs="Calibri"/>
          <w:b/>
          <w:bCs/>
        </w:rPr>
        <w:t xml:space="preserve">: </w:t>
      </w:r>
      <w:r w:rsidRPr="00435DD6">
        <w:rPr>
          <w:rFonts w:ascii="Calibri" w:hAnsi="Calibri" w:cs="Calibri"/>
        </w:rPr>
        <w:t>4187</w:t>
      </w:r>
    </w:p>
    <w:tbl>
      <w:tblPr>
        <w:tblW w:w="9560" w:type="dxa"/>
        <w:tblLook w:val="04A0" w:firstRow="1" w:lastRow="0" w:firstColumn="1" w:lastColumn="0" w:noHBand="0" w:noVBand="1"/>
      </w:tblPr>
      <w:tblGrid>
        <w:gridCol w:w="2756"/>
        <w:gridCol w:w="2268"/>
        <w:gridCol w:w="2268"/>
        <w:gridCol w:w="2268"/>
      </w:tblGrid>
      <w:tr w:rsidR="00C73EA6" w:rsidRPr="004F411A" w14:paraId="2C1A577B" w14:textId="77777777" w:rsidTr="00993609">
        <w:trPr>
          <w:trHeight w:val="680"/>
        </w:trPr>
        <w:tc>
          <w:tcPr>
            <w:tcW w:w="27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7255E7" w14:textId="77777777" w:rsidR="00C73EA6" w:rsidRPr="00435DD6" w:rsidRDefault="00C73EA6" w:rsidP="00C73EA6">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Parameter</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0B563552" w14:textId="77777777" w:rsidR="00C73EA6" w:rsidRPr="00435DD6" w:rsidRDefault="00C73EA6" w:rsidP="00C73EA6">
            <w:pPr>
              <w:spacing w:after="0" w:line="240" w:lineRule="auto"/>
              <w:jc w:val="center"/>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Estimate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05483953" w14:textId="6DD0B3A4" w:rsidR="00C73EA6" w:rsidRPr="00435DD6" w:rsidRDefault="00C73EA6" w:rsidP="00C73EA6">
            <w:pPr>
              <w:spacing w:after="0" w:line="240" w:lineRule="auto"/>
              <w:jc w:val="center"/>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Confidence</w:t>
            </w:r>
            <w:r w:rsidR="00A240BF" w:rsidRPr="00435DD6">
              <w:rPr>
                <w:rFonts w:ascii="Calibri" w:eastAsia="Times New Roman" w:hAnsi="Calibri" w:cs="Calibri"/>
                <w:b/>
                <w:bCs/>
                <w:color w:val="000000"/>
                <w:kern w:val="0"/>
                <w:lang w:eastAsia="en-GB"/>
                <w14:ligatures w14:val="none"/>
              </w:rPr>
              <w:t xml:space="preserve"> </w:t>
            </w:r>
            <w:r w:rsidRPr="00435DD6">
              <w:rPr>
                <w:rFonts w:ascii="Calibri" w:eastAsia="Times New Roman" w:hAnsi="Calibri" w:cs="Calibri"/>
                <w:b/>
                <w:bCs/>
                <w:color w:val="000000"/>
                <w:kern w:val="0"/>
                <w:lang w:eastAsia="en-GB"/>
                <w14:ligatures w14:val="none"/>
              </w:rPr>
              <w:t>Interval</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3ECBD0E9" w14:textId="77777777" w:rsidR="00C73EA6" w:rsidRPr="00435DD6" w:rsidRDefault="00C73EA6" w:rsidP="00C73EA6">
            <w:pPr>
              <w:spacing w:after="0" w:line="240" w:lineRule="auto"/>
              <w:jc w:val="center"/>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Significance</w:t>
            </w:r>
          </w:p>
        </w:tc>
      </w:tr>
      <w:tr w:rsidR="003753C9" w:rsidRPr="004F411A" w14:paraId="4009B00F" w14:textId="77777777" w:rsidTr="00993609">
        <w:trPr>
          <w:trHeight w:val="680"/>
        </w:trPr>
        <w:tc>
          <w:tcPr>
            <w:tcW w:w="9560" w:type="dxa"/>
            <w:gridSpan w:val="4"/>
            <w:tcBorders>
              <w:top w:val="nil"/>
              <w:left w:val="single" w:sz="4" w:space="0" w:color="auto"/>
              <w:bottom w:val="single" w:sz="4" w:space="0" w:color="auto"/>
              <w:right w:val="single" w:sz="4" w:space="0" w:color="auto"/>
            </w:tcBorders>
            <w:shd w:val="clear" w:color="auto" w:fill="auto"/>
            <w:vAlign w:val="center"/>
            <w:hideMark/>
          </w:tcPr>
          <w:p w14:paraId="3072D2B1" w14:textId="3416E77C" w:rsidR="003753C9" w:rsidRPr="00435DD6" w:rsidRDefault="003753C9" w:rsidP="00435EAD">
            <w:pPr>
              <w:spacing w:after="0" w:line="240" w:lineRule="auto"/>
              <w:rPr>
                <w:rFonts w:ascii="Calibri" w:eastAsia="Times New Roman" w:hAnsi="Calibri" w:cs="Calibri"/>
                <w:color w:val="000000"/>
                <w:kern w:val="0"/>
                <w:lang w:eastAsia="en-GB"/>
                <w14:ligatures w14:val="none"/>
              </w:rPr>
            </w:pPr>
            <w:r w:rsidRPr="00435DD6">
              <w:rPr>
                <w:rFonts w:ascii="Calibri" w:eastAsia="Times New Roman" w:hAnsi="Calibri" w:cs="Calibri"/>
                <w:b/>
                <w:bCs/>
                <w:color w:val="000000"/>
                <w:kern w:val="0"/>
                <w:lang w:eastAsia="en-GB"/>
                <w14:ligatures w14:val="none"/>
              </w:rPr>
              <w:t>Outcome: Systolic BP (Absolute values)</w:t>
            </w:r>
            <w:r w:rsidRPr="00435DD6">
              <w:rPr>
                <w:rFonts w:ascii="Calibri" w:eastAsia="Times New Roman" w:hAnsi="Calibri" w:cs="Calibri"/>
                <w:color w:val="000000"/>
                <w:kern w:val="0"/>
                <w:lang w:eastAsia="en-GB"/>
                <w14:ligatures w14:val="none"/>
              </w:rPr>
              <w:t> </w:t>
            </w:r>
          </w:p>
        </w:tc>
      </w:tr>
      <w:tr w:rsidR="00993609" w:rsidRPr="004F411A" w14:paraId="5F4A6DD0" w14:textId="77777777" w:rsidTr="002542E8">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4EB40E88" w14:textId="77777777" w:rsidR="00993609" w:rsidRPr="00435DD6" w:rsidRDefault="00993609" w:rsidP="0099360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hideMark/>
          </w:tcPr>
          <w:p w14:paraId="6C9E6480" w14:textId="63F0B008"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102.047</w:t>
            </w:r>
          </w:p>
        </w:tc>
        <w:tc>
          <w:tcPr>
            <w:tcW w:w="2268" w:type="dxa"/>
            <w:tcBorders>
              <w:top w:val="nil"/>
              <w:left w:val="nil"/>
              <w:bottom w:val="single" w:sz="4" w:space="0" w:color="auto"/>
              <w:right w:val="single" w:sz="4" w:space="0" w:color="auto"/>
            </w:tcBorders>
            <w:shd w:val="clear" w:color="auto" w:fill="auto"/>
            <w:noWrap/>
            <w:hideMark/>
          </w:tcPr>
          <w:p w14:paraId="13826E53" w14:textId="600C9F77"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96.551 to 107.542</w:t>
            </w:r>
          </w:p>
        </w:tc>
        <w:tc>
          <w:tcPr>
            <w:tcW w:w="2268" w:type="dxa"/>
            <w:tcBorders>
              <w:top w:val="nil"/>
              <w:left w:val="nil"/>
              <w:bottom w:val="single" w:sz="4" w:space="0" w:color="auto"/>
              <w:right w:val="single" w:sz="4" w:space="0" w:color="auto"/>
            </w:tcBorders>
            <w:shd w:val="clear" w:color="auto" w:fill="auto"/>
            <w:noWrap/>
            <w:hideMark/>
          </w:tcPr>
          <w:p w14:paraId="0DCF2851" w14:textId="449572A6"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w:t>
            </w:r>
          </w:p>
        </w:tc>
      </w:tr>
      <w:tr w:rsidR="00993609" w:rsidRPr="004F411A" w14:paraId="2267773E" w14:textId="77777777" w:rsidTr="002542E8">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45639BDB" w14:textId="77777777" w:rsidR="00993609" w:rsidRPr="00435DD6" w:rsidRDefault="00993609" w:rsidP="0099360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hideMark/>
          </w:tcPr>
          <w:p w14:paraId="195EEB7D" w14:textId="6629DA81"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1.44</w:t>
            </w:r>
            <w:r w:rsidR="00873278">
              <w:t>0</w:t>
            </w:r>
          </w:p>
        </w:tc>
        <w:tc>
          <w:tcPr>
            <w:tcW w:w="2268" w:type="dxa"/>
            <w:tcBorders>
              <w:top w:val="nil"/>
              <w:left w:val="nil"/>
              <w:bottom w:val="single" w:sz="4" w:space="0" w:color="auto"/>
              <w:right w:val="single" w:sz="4" w:space="0" w:color="auto"/>
            </w:tcBorders>
            <w:shd w:val="clear" w:color="auto" w:fill="auto"/>
            <w:noWrap/>
            <w:hideMark/>
          </w:tcPr>
          <w:p w14:paraId="697CE676" w14:textId="5762500B"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-0.124 to 3.005</w:t>
            </w:r>
          </w:p>
        </w:tc>
        <w:tc>
          <w:tcPr>
            <w:tcW w:w="2268" w:type="dxa"/>
            <w:tcBorders>
              <w:top w:val="nil"/>
              <w:left w:val="nil"/>
              <w:bottom w:val="single" w:sz="4" w:space="0" w:color="auto"/>
              <w:right w:val="single" w:sz="4" w:space="0" w:color="auto"/>
            </w:tcBorders>
            <w:shd w:val="clear" w:color="auto" w:fill="auto"/>
            <w:noWrap/>
            <w:hideMark/>
          </w:tcPr>
          <w:p w14:paraId="77A224B7" w14:textId="6AC87D7F"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NS</w:t>
            </w:r>
          </w:p>
        </w:tc>
      </w:tr>
      <w:tr w:rsidR="00993609" w:rsidRPr="004F411A" w14:paraId="03EC8454" w14:textId="77777777" w:rsidTr="002542E8">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76565B9D" w14:textId="77777777" w:rsidR="00993609" w:rsidRPr="00435DD6" w:rsidRDefault="00993609" w:rsidP="0099360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hideMark/>
          </w:tcPr>
          <w:p w14:paraId="6A058AEC" w14:textId="6C9B613A"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-7.643</w:t>
            </w:r>
          </w:p>
        </w:tc>
        <w:tc>
          <w:tcPr>
            <w:tcW w:w="2268" w:type="dxa"/>
            <w:tcBorders>
              <w:top w:val="nil"/>
              <w:left w:val="nil"/>
              <w:bottom w:val="single" w:sz="4" w:space="0" w:color="auto"/>
              <w:right w:val="single" w:sz="4" w:space="0" w:color="auto"/>
            </w:tcBorders>
            <w:shd w:val="clear" w:color="auto" w:fill="auto"/>
            <w:noWrap/>
            <w:hideMark/>
          </w:tcPr>
          <w:p w14:paraId="71AF675C" w14:textId="2DAD7563"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-16.714 to 1.427</w:t>
            </w:r>
          </w:p>
        </w:tc>
        <w:tc>
          <w:tcPr>
            <w:tcW w:w="2268" w:type="dxa"/>
            <w:tcBorders>
              <w:top w:val="nil"/>
              <w:left w:val="nil"/>
              <w:bottom w:val="single" w:sz="4" w:space="0" w:color="auto"/>
              <w:right w:val="single" w:sz="4" w:space="0" w:color="auto"/>
            </w:tcBorders>
            <w:shd w:val="clear" w:color="auto" w:fill="auto"/>
            <w:noWrap/>
            <w:hideMark/>
          </w:tcPr>
          <w:p w14:paraId="711D1647" w14:textId="04064970"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NS</w:t>
            </w:r>
          </w:p>
        </w:tc>
      </w:tr>
      <w:tr w:rsidR="00993609" w:rsidRPr="004F411A" w14:paraId="29288A80" w14:textId="77777777" w:rsidTr="002542E8">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239D3899" w14:textId="77777777" w:rsidR="00993609" w:rsidRPr="00435DD6" w:rsidRDefault="00993609" w:rsidP="0099360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hideMark/>
          </w:tcPr>
          <w:p w14:paraId="61911441" w14:textId="4942C917"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0.084</w:t>
            </w:r>
          </w:p>
        </w:tc>
        <w:tc>
          <w:tcPr>
            <w:tcW w:w="2268" w:type="dxa"/>
            <w:tcBorders>
              <w:top w:val="nil"/>
              <w:left w:val="nil"/>
              <w:bottom w:val="single" w:sz="4" w:space="0" w:color="auto"/>
              <w:right w:val="single" w:sz="4" w:space="0" w:color="auto"/>
            </w:tcBorders>
            <w:shd w:val="clear" w:color="auto" w:fill="auto"/>
            <w:noWrap/>
            <w:hideMark/>
          </w:tcPr>
          <w:p w14:paraId="15C2F72E" w14:textId="2999411D"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-0.428 to 0.595</w:t>
            </w:r>
          </w:p>
        </w:tc>
        <w:tc>
          <w:tcPr>
            <w:tcW w:w="2268" w:type="dxa"/>
            <w:tcBorders>
              <w:top w:val="nil"/>
              <w:left w:val="nil"/>
              <w:bottom w:val="single" w:sz="4" w:space="0" w:color="auto"/>
              <w:right w:val="single" w:sz="4" w:space="0" w:color="auto"/>
            </w:tcBorders>
            <w:shd w:val="clear" w:color="auto" w:fill="auto"/>
            <w:noWrap/>
            <w:hideMark/>
          </w:tcPr>
          <w:p w14:paraId="739152F6" w14:textId="0074C9E8"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NS</w:t>
            </w:r>
          </w:p>
        </w:tc>
      </w:tr>
      <w:tr w:rsidR="00993609" w:rsidRPr="004F411A" w14:paraId="15EDBED7" w14:textId="77777777" w:rsidTr="002542E8">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13560FF8" w14:textId="77777777" w:rsidR="00993609" w:rsidRPr="00435DD6" w:rsidRDefault="00993609" w:rsidP="0099360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hideMark/>
          </w:tcPr>
          <w:p w14:paraId="67AF4ACC" w14:textId="1334FC62"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-0.083</w:t>
            </w:r>
          </w:p>
        </w:tc>
        <w:tc>
          <w:tcPr>
            <w:tcW w:w="2268" w:type="dxa"/>
            <w:tcBorders>
              <w:top w:val="nil"/>
              <w:left w:val="nil"/>
              <w:bottom w:val="single" w:sz="4" w:space="0" w:color="auto"/>
              <w:right w:val="single" w:sz="4" w:space="0" w:color="auto"/>
            </w:tcBorders>
            <w:shd w:val="clear" w:color="auto" w:fill="auto"/>
            <w:noWrap/>
            <w:hideMark/>
          </w:tcPr>
          <w:p w14:paraId="4AD56CAB" w14:textId="3F1DB774"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-0.156 to -0.009</w:t>
            </w:r>
          </w:p>
        </w:tc>
        <w:tc>
          <w:tcPr>
            <w:tcW w:w="2268" w:type="dxa"/>
            <w:tcBorders>
              <w:top w:val="nil"/>
              <w:left w:val="nil"/>
              <w:bottom w:val="single" w:sz="4" w:space="0" w:color="auto"/>
              <w:right w:val="single" w:sz="4" w:space="0" w:color="auto"/>
            </w:tcBorders>
            <w:shd w:val="clear" w:color="auto" w:fill="auto"/>
            <w:noWrap/>
            <w:hideMark/>
          </w:tcPr>
          <w:p w14:paraId="78B6BFEC" w14:textId="1A1B5E07"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w:t>
            </w:r>
          </w:p>
        </w:tc>
      </w:tr>
      <w:tr w:rsidR="00993609" w:rsidRPr="004F411A" w14:paraId="72B9592E" w14:textId="77777777" w:rsidTr="002542E8">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5CBF0C8E" w14:textId="77777777" w:rsidR="00993609" w:rsidRPr="00435DD6" w:rsidRDefault="00993609" w:rsidP="0099360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hideMark/>
          </w:tcPr>
          <w:p w14:paraId="2851843F" w14:textId="6CC2BAD7"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0.37</w:t>
            </w:r>
            <w:r w:rsidR="00873278">
              <w:t>0</w:t>
            </w:r>
          </w:p>
        </w:tc>
        <w:tc>
          <w:tcPr>
            <w:tcW w:w="2268" w:type="dxa"/>
            <w:tcBorders>
              <w:top w:val="nil"/>
              <w:left w:val="nil"/>
              <w:bottom w:val="single" w:sz="4" w:space="0" w:color="auto"/>
              <w:right w:val="single" w:sz="4" w:space="0" w:color="auto"/>
            </w:tcBorders>
            <w:shd w:val="clear" w:color="auto" w:fill="auto"/>
            <w:noWrap/>
            <w:hideMark/>
          </w:tcPr>
          <w:p w14:paraId="5A4B2480" w14:textId="1E18707C"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0.220 to 0.521</w:t>
            </w:r>
          </w:p>
        </w:tc>
        <w:tc>
          <w:tcPr>
            <w:tcW w:w="2268" w:type="dxa"/>
            <w:tcBorders>
              <w:top w:val="nil"/>
              <w:left w:val="nil"/>
              <w:bottom w:val="single" w:sz="4" w:space="0" w:color="auto"/>
              <w:right w:val="single" w:sz="4" w:space="0" w:color="auto"/>
            </w:tcBorders>
            <w:shd w:val="clear" w:color="auto" w:fill="auto"/>
            <w:noWrap/>
            <w:hideMark/>
          </w:tcPr>
          <w:p w14:paraId="0FC42482" w14:textId="1018FB12"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w:t>
            </w:r>
          </w:p>
        </w:tc>
      </w:tr>
      <w:tr w:rsidR="00993609" w:rsidRPr="004F411A" w14:paraId="08A1EDFD" w14:textId="77777777" w:rsidTr="002542E8">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4B9F1E44" w14:textId="282E3DB2" w:rsidR="00993609" w:rsidRPr="00435DD6" w:rsidRDefault="00993609" w:rsidP="0099360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fludrocortisone (µg)</w:t>
            </w:r>
          </w:p>
        </w:tc>
        <w:tc>
          <w:tcPr>
            <w:tcW w:w="2268" w:type="dxa"/>
            <w:tcBorders>
              <w:top w:val="nil"/>
              <w:left w:val="nil"/>
              <w:bottom w:val="single" w:sz="4" w:space="0" w:color="auto"/>
              <w:right w:val="single" w:sz="4" w:space="0" w:color="auto"/>
            </w:tcBorders>
            <w:shd w:val="clear" w:color="auto" w:fill="auto"/>
            <w:noWrap/>
            <w:hideMark/>
          </w:tcPr>
          <w:p w14:paraId="3258E78D" w14:textId="43276F19"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0.012</w:t>
            </w:r>
          </w:p>
        </w:tc>
        <w:tc>
          <w:tcPr>
            <w:tcW w:w="2268" w:type="dxa"/>
            <w:tcBorders>
              <w:top w:val="nil"/>
              <w:left w:val="nil"/>
              <w:bottom w:val="single" w:sz="4" w:space="0" w:color="auto"/>
              <w:right w:val="single" w:sz="4" w:space="0" w:color="auto"/>
            </w:tcBorders>
            <w:shd w:val="clear" w:color="auto" w:fill="auto"/>
            <w:noWrap/>
            <w:hideMark/>
          </w:tcPr>
          <w:p w14:paraId="17B7E5B1" w14:textId="7B48A4D9"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0.005 to 0.020</w:t>
            </w:r>
          </w:p>
        </w:tc>
        <w:tc>
          <w:tcPr>
            <w:tcW w:w="2268" w:type="dxa"/>
            <w:tcBorders>
              <w:top w:val="nil"/>
              <w:left w:val="nil"/>
              <w:bottom w:val="single" w:sz="4" w:space="0" w:color="auto"/>
              <w:right w:val="single" w:sz="4" w:space="0" w:color="auto"/>
            </w:tcBorders>
            <w:shd w:val="clear" w:color="auto" w:fill="auto"/>
            <w:noWrap/>
            <w:hideMark/>
          </w:tcPr>
          <w:p w14:paraId="04F36623" w14:textId="3085DE13"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w:t>
            </w:r>
          </w:p>
        </w:tc>
      </w:tr>
      <w:tr w:rsidR="00993609" w:rsidRPr="004F411A" w14:paraId="2CB69C1B" w14:textId="77777777" w:rsidTr="002542E8">
        <w:trPr>
          <w:trHeight w:val="552"/>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4733A8E6" w14:textId="77777777" w:rsidR="00993609" w:rsidRPr="00435DD6" w:rsidRDefault="00993609" w:rsidP="0099360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hydrocortisone equivalent (mg)</w:t>
            </w:r>
          </w:p>
        </w:tc>
        <w:tc>
          <w:tcPr>
            <w:tcW w:w="2268" w:type="dxa"/>
            <w:tcBorders>
              <w:top w:val="nil"/>
              <w:left w:val="nil"/>
              <w:bottom w:val="single" w:sz="4" w:space="0" w:color="auto"/>
              <w:right w:val="single" w:sz="4" w:space="0" w:color="auto"/>
            </w:tcBorders>
            <w:shd w:val="clear" w:color="auto" w:fill="auto"/>
            <w:noWrap/>
            <w:hideMark/>
          </w:tcPr>
          <w:p w14:paraId="23E35CEB" w14:textId="2DE2B755"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0.052</w:t>
            </w:r>
          </w:p>
        </w:tc>
        <w:tc>
          <w:tcPr>
            <w:tcW w:w="2268" w:type="dxa"/>
            <w:tcBorders>
              <w:top w:val="nil"/>
              <w:left w:val="nil"/>
              <w:bottom w:val="single" w:sz="4" w:space="0" w:color="auto"/>
              <w:right w:val="single" w:sz="4" w:space="0" w:color="auto"/>
            </w:tcBorders>
            <w:shd w:val="clear" w:color="auto" w:fill="auto"/>
            <w:noWrap/>
            <w:hideMark/>
          </w:tcPr>
          <w:p w14:paraId="64706348" w14:textId="335C6DEF"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-0.057 to 0.162</w:t>
            </w:r>
          </w:p>
        </w:tc>
        <w:tc>
          <w:tcPr>
            <w:tcW w:w="2268" w:type="dxa"/>
            <w:tcBorders>
              <w:top w:val="nil"/>
              <w:left w:val="nil"/>
              <w:bottom w:val="single" w:sz="4" w:space="0" w:color="auto"/>
              <w:right w:val="single" w:sz="4" w:space="0" w:color="auto"/>
            </w:tcBorders>
            <w:shd w:val="clear" w:color="auto" w:fill="auto"/>
            <w:noWrap/>
            <w:hideMark/>
          </w:tcPr>
          <w:p w14:paraId="469DBF09" w14:textId="7944267D"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NS</w:t>
            </w:r>
          </w:p>
        </w:tc>
      </w:tr>
      <w:tr w:rsidR="00993609" w:rsidRPr="004F411A" w14:paraId="09E4CF56" w14:textId="77777777" w:rsidTr="002542E8">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748F777F" w14:textId="77777777" w:rsidR="00993609" w:rsidRPr="00435DD6" w:rsidRDefault="00993609" w:rsidP="0099360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salt (g)</w:t>
            </w:r>
          </w:p>
        </w:tc>
        <w:tc>
          <w:tcPr>
            <w:tcW w:w="2268" w:type="dxa"/>
            <w:tcBorders>
              <w:top w:val="nil"/>
              <w:left w:val="nil"/>
              <w:bottom w:val="single" w:sz="4" w:space="0" w:color="auto"/>
              <w:right w:val="single" w:sz="4" w:space="0" w:color="auto"/>
            </w:tcBorders>
            <w:shd w:val="clear" w:color="auto" w:fill="auto"/>
            <w:noWrap/>
            <w:hideMark/>
          </w:tcPr>
          <w:p w14:paraId="3EE82C1D" w14:textId="240EB0E7"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-0.686</w:t>
            </w:r>
          </w:p>
        </w:tc>
        <w:tc>
          <w:tcPr>
            <w:tcW w:w="2268" w:type="dxa"/>
            <w:tcBorders>
              <w:top w:val="nil"/>
              <w:left w:val="nil"/>
              <w:bottom w:val="single" w:sz="4" w:space="0" w:color="auto"/>
              <w:right w:val="single" w:sz="4" w:space="0" w:color="auto"/>
            </w:tcBorders>
            <w:shd w:val="clear" w:color="auto" w:fill="auto"/>
            <w:noWrap/>
            <w:hideMark/>
          </w:tcPr>
          <w:p w14:paraId="6BF11A71" w14:textId="5FC87E47"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-2.138 to 0.766</w:t>
            </w:r>
          </w:p>
        </w:tc>
        <w:tc>
          <w:tcPr>
            <w:tcW w:w="2268" w:type="dxa"/>
            <w:tcBorders>
              <w:top w:val="nil"/>
              <w:left w:val="nil"/>
              <w:bottom w:val="single" w:sz="4" w:space="0" w:color="auto"/>
              <w:right w:val="single" w:sz="4" w:space="0" w:color="auto"/>
            </w:tcBorders>
            <w:shd w:val="clear" w:color="auto" w:fill="auto"/>
            <w:noWrap/>
            <w:hideMark/>
          </w:tcPr>
          <w:p w14:paraId="1B904CF3" w14:textId="4A3DE28B"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NS</w:t>
            </w:r>
          </w:p>
        </w:tc>
      </w:tr>
      <w:tr w:rsidR="00C73EA6" w:rsidRPr="001702C7" w14:paraId="14B0DEC5" w14:textId="77777777" w:rsidTr="00993609">
        <w:trPr>
          <w:trHeight w:val="680"/>
        </w:trPr>
        <w:tc>
          <w:tcPr>
            <w:tcW w:w="5024"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158CD2C3" w14:textId="529376C1" w:rsidR="00C73EA6" w:rsidRPr="00435DD6" w:rsidRDefault="00C73EA6" w:rsidP="00C73EA6">
            <w:pPr>
              <w:spacing w:after="0" w:line="240" w:lineRule="auto"/>
              <w:jc w:val="center"/>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 xml:space="preserve">SD of </w:t>
            </w:r>
            <w:r w:rsidR="00B4023A" w:rsidRPr="00435DD6">
              <w:rPr>
                <w:rFonts w:ascii="Calibri" w:eastAsia="Times New Roman" w:hAnsi="Calibri" w:cs="Calibri"/>
                <w:b/>
                <w:bCs/>
                <w:color w:val="000000"/>
                <w:kern w:val="0"/>
                <w:lang w:eastAsia="en-GB"/>
                <w14:ligatures w14:val="none"/>
              </w:rPr>
              <w:t>r</w:t>
            </w:r>
            <w:r w:rsidRPr="00435DD6">
              <w:rPr>
                <w:rFonts w:ascii="Calibri" w:eastAsia="Times New Roman" w:hAnsi="Calibri" w:cs="Calibri"/>
                <w:b/>
                <w:bCs/>
                <w:color w:val="000000"/>
                <w:kern w:val="0"/>
                <w:lang w:eastAsia="en-GB"/>
                <w14:ligatures w14:val="none"/>
              </w:rPr>
              <w:t xml:space="preserve">andom slope | </w:t>
            </w:r>
            <w:r w:rsidR="00B4023A" w:rsidRPr="00435DD6">
              <w:rPr>
                <w:rFonts w:ascii="Calibri" w:eastAsia="Times New Roman" w:hAnsi="Calibri" w:cs="Calibri"/>
                <w:b/>
                <w:bCs/>
                <w:color w:val="000000"/>
                <w:kern w:val="0"/>
                <w:lang w:eastAsia="en-GB"/>
                <w14:ligatures w14:val="none"/>
              </w:rPr>
              <w:t>r</w:t>
            </w:r>
            <w:r w:rsidRPr="00435DD6">
              <w:rPr>
                <w:rFonts w:ascii="Calibri" w:eastAsia="Times New Roman" w:hAnsi="Calibri" w:cs="Calibri"/>
                <w:b/>
                <w:bCs/>
                <w:color w:val="000000"/>
                <w:kern w:val="0"/>
                <w:lang w:eastAsia="en-GB"/>
                <w14:ligatures w14:val="none"/>
              </w:rPr>
              <w:t xml:space="preserve">andom </w:t>
            </w:r>
            <w:proofErr w:type="gramStart"/>
            <w:r w:rsidRPr="00435DD6">
              <w:rPr>
                <w:rFonts w:ascii="Calibri" w:eastAsia="Times New Roman" w:hAnsi="Calibri" w:cs="Calibri"/>
                <w:b/>
                <w:bCs/>
                <w:color w:val="000000"/>
                <w:kern w:val="0"/>
                <w:lang w:eastAsia="en-GB"/>
                <w14:ligatures w14:val="none"/>
              </w:rPr>
              <w:t>intercept :</w:t>
            </w:r>
            <w:proofErr w:type="gramEnd"/>
            <w:r w:rsidRPr="00435DD6">
              <w:rPr>
                <w:rFonts w:ascii="Calibri" w:eastAsia="Times New Roman" w:hAnsi="Calibri" w:cs="Calibri"/>
                <w:b/>
                <w:bCs/>
                <w:color w:val="000000"/>
                <w:kern w:val="0"/>
                <w:lang w:eastAsia="en-GB"/>
                <w14:ligatures w14:val="none"/>
              </w:rPr>
              <w:t xml:space="preserve"> </w:t>
            </w:r>
          </w:p>
          <w:p w14:paraId="29F2CD8A" w14:textId="72C9D00B" w:rsidR="00C73EA6" w:rsidRPr="00435DD6" w:rsidRDefault="009E1A05" w:rsidP="00C73EA6">
            <w:pPr>
              <w:spacing w:after="0" w:line="240" w:lineRule="auto"/>
              <w:jc w:val="center"/>
              <w:rPr>
                <w:rFonts w:ascii="Calibri" w:eastAsia="Times New Roman" w:hAnsi="Calibri" w:cs="Calibri"/>
                <w:color w:val="000000"/>
                <w:kern w:val="0"/>
                <w:lang w:eastAsia="en-GB"/>
                <w14:ligatures w14:val="none"/>
              </w:rPr>
            </w:pPr>
            <w:r w:rsidRPr="009E1A05">
              <w:rPr>
                <w:rFonts w:ascii="Calibri" w:eastAsia="Times New Roman" w:hAnsi="Calibri" w:cs="Calibri"/>
                <w:color w:val="000000"/>
                <w:kern w:val="0"/>
                <w:lang w:eastAsia="en-GB"/>
                <w14:ligatures w14:val="none"/>
              </w:rPr>
              <w:t>0.80 | 4.97</w:t>
            </w:r>
          </w:p>
        </w:tc>
        <w:tc>
          <w:tcPr>
            <w:tcW w:w="4536" w:type="dxa"/>
            <w:gridSpan w:val="2"/>
            <w:tcBorders>
              <w:top w:val="single" w:sz="4" w:space="0" w:color="auto"/>
              <w:left w:val="nil"/>
              <w:bottom w:val="single" w:sz="4" w:space="0" w:color="auto"/>
              <w:right w:val="single" w:sz="4" w:space="0" w:color="000000"/>
            </w:tcBorders>
            <w:shd w:val="clear" w:color="auto" w:fill="auto"/>
            <w:vAlign w:val="center"/>
            <w:hideMark/>
          </w:tcPr>
          <w:p w14:paraId="7FE2E2C1" w14:textId="77777777" w:rsidR="00C73EA6" w:rsidRPr="004457AE" w:rsidRDefault="00C73EA6" w:rsidP="00C73EA6">
            <w:pPr>
              <w:spacing w:after="0" w:line="240" w:lineRule="auto"/>
              <w:jc w:val="center"/>
              <w:rPr>
                <w:rFonts w:ascii="Calibri" w:eastAsia="Times New Roman" w:hAnsi="Calibri" w:cs="Calibri"/>
                <w:b/>
                <w:bCs/>
                <w:color w:val="000000"/>
                <w:kern w:val="0"/>
                <w:lang w:val="pl-PL" w:eastAsia="en-GB"/>
                <w14:ligatures w14:val="none"/>
              </w:rPr>
            </w:pPr>
            <w:r w:rsidRPr="004457AE">
              <w:rPr>
                <w:rFonts w:ascii="Calibri" w:eastAsia="Times New Roman" w:hAnsi="Calibri" w:cs="Calibri"/>
                <w:b/>
                <w:bCs/>
                <w:color w:val="000000"/>
                <w:kern w:val="0"/>
                <w:lang w:val="pl-PL" w:eastAsia="en-GB"/>
                <w14:ligatures w14:val="none"/>
              </w:rPr>
              <w:t>R</w:t>
            </w:r>
            <w:r w:rsidRPr="004457AE">
              <w:rPr>
                <w:rFonts w:ascii="Calibri" w:eastAsia="Times New Roman" w:hAnsi="Calibri" w:cs="Calibri"/>
                <w:b/>
                <w:bCs/>
                <w:color w:val="000000"/>
                <w:kern w:val="0"/>
                <w:vertAlign w:val="superscript"/>
                <w:lang w:val="pl-PL" w:eastAsia="en-GB"/>
                <w14:ligatures w14:val="none"/>
              </w:rPr>
              <w:t>2</w:t>
            </w:r>
            <w:r w:rsidRPr="004457AE">
              <w:rPr>
                <w:rFonts w:ascii="Calibri" w:eastAsia="Times New Roman" w:hAnsi="Calibri" w:cs="Calibri"/>
                <w:b/>
                <w:bCs/>
                <w:color w:val="000000"/>
                <w:kern w:val="0"/>
                <w:lang w:val="pl-PL" w:eastAsia="en-GB"/>
                <w14:ligatures w14:val="none"/>
              </w:rPr>
              <w:t xml:space="preserve"> systolic BP (95% CI) : </w:t>
            </w:r>
          </w:p>
          <w:p w14:paraId="62C402EB" w14:textId="33172934" w:rsidR="00C73EA6" w:rsidRPr="004457AE" w:rsidRDefault="009E1A05" w:rsidP="00C73EA6">
            <w:pPr>
              <w:spacing w:after="0" w:line="240" w:lineRule="auto"/>
              <w:jc w:val="center"/>
              <w:rPr>
                <w:rFonts w:ascii="Calibri" w:eastAsia="Times New Roman" w:hAnsi="Calibri" w:cs="Calibri"/>
                <w:color w:val="000000"/>
                <w:kern w:val="0"/>
                <w:lang w:val="pl-PL" w:eastAsia="en-GB"/>
                <w14:ligatures w14:val="none"/>
              </w:rPr>
            </w:pPr>
            <w:r w:rsidRPr="009E1A05">
              <w:rPr>
                <w:rFonts w:ascii="Calibri" w:eastAsia="Times New Roman" w:hAnsi="Calibri" w:cs="Calibri"/>
                <w:color w:val="000000"/>
                <w:kern w:val="0"/>
                <w:lang w:val="pl-PL" w:eastAsia="en-GB"/>
                <w14:ligatures w14:val="none"/>
              </w:rPr>
              <w:t>0.27 (0.14 to 0.40)</w:t>
            </w:r>
          </w:p>
        </w:tc>
      </w:tr>
      <w:tr w:rsidR="003753C9" w:rsidRPr="004F411A" w14:paraId="7F39F493" w14:textId="77777777" w:rsidTr="00993609">
        <w:trPr>
          <w:trHeight w:val="680"/>
        </w:trPr>
        <w:tc>
          <w:tcPr>
            <w:tcW w:w="9560" w:type="dxa"/>
            <w:gridSpan w:val="4"/>
            <w:tcBorders>
              <w:top w:val="nil"/>
              <w:left w:val="single" w:sz="4" w:space="0" w:color="auto"/>
              <w:bottom w:val="single" w:sz="4" w:space="0" w:color="auto"/>
              <w:right w:val="single" w:sz="4" w:space="0" w:color="auto"/>
            </w:tcBorders>
            <w:shd w:val="clear" w:color="auto" w:fill="auto"/>
            <w:vAlign w:val="center"/>
            <w:hideMark/>
          </w:tcPr>
          <w:p w14:paraId="7A288317" w14:textId="55D95EAD" w:rsidR="003753C9" w:rsidRPr="00435DD6" w:rsidRDefault="003753C9" w:rsidP="00435EAD">
            <w:pPr>
              <w:spacing w:after="0" w:line="240" w:lineRule="auto"/>
              <w:rPr>
                <w:rFonts w:ascii="Calibri" w:eastAsia="Times New Roman" w:hAnsi="Calibri" w:cs="Calibri"/>
                <w:color w:val="000000"/>
                <w:kern w:val="0"/>
                <w:lang w:eastAsia="en-GB"/>
                <w14:ligatures w14:val="none"/>
              </w:rPr>
            </w:pPr>
            <w:r w:rsidRPr="00435DD6">
              <w:rPr>
                <w:rFonts w:ascii="Calibri" w:eastAsia="Times New Roman" w:hAnsi="Calibri" w:cs="Calibri"/>
                <w:b/>
                <w:bCs/>
                <w:color w:val="000000"/>
                <w:kern w:val="0"/>
                <w:lang w:eastAsia="en-GB"/>
                <w14:ligatures w14:val="none"/>
              </w:rPr>
              <w:t>Outcome: Diastolic BP (Absolute values) </w:t>
            </w:r>
            <w:r w:rsidRPr="00435DD6">
              <w:rPr>
                <w:rFonts w:ascii="Calibri" w:eastAsia="Times New Roman" w:hAnsi="Calibri" w:cs="Calibri"/>
                <w:color w:val="000000"/>
                <w:kern w:val="0"/>
                <w:lang w:eastAsia="en-GB"/>
                <w14:ligatures w14:val="none"/>
              </w:rPr>
              <w:t> </w:t>
            </w:r>
          </w:p>
        </w:tc>
      </w:tr>
      <w:tr w:rsidR="009E1A05" w:rsidRPr="004F411A" w14:paraId="5BA8360D" w14:textId="77777777" w:rsidTr="00993609">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6D68A8E8" w14:textId="77777777" w:rsidR="009E1A05" w:rsidRPr="00435DD6" w:rsidRDefault="009E1A05" w:rsidP="009E1A05">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center"/>
            <w:hideMark/>
          </w:tcPr>
          <w:p w14:paraId="6324AFB6" w14:textId="5735CCC3"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64.564</w:t>
            </w:r>
          </w:p>
        </w:tc>
        <w:tc>
          <w:tcPr>
            <w:tcW w:w="2268" w:type="dxa"/>
            <w:tcBorders>
              <w:top w:val="nil"/>
              <w:left w:val="nil"/>
              <w:bottom w:val="single" w:sz="4" w:space="0" w:color="auto"/>
              <w:right w:val="single" w:sz="4" w:space="0" w:color="auto"/>
            </w:tcBorders>
            <w:shd w:val="clear" w:color="auto" w:fill="auto"/>
            <w:noWrap/>
            <w:vAlign w:val="center"/>
            <w:hideMark/>
          </w:tcPr>
          <w:p w14:paraId="1175B475" w14:textId="4669E391"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60.633 to 68.495</w:t>
            </w:r>
          </w:p>
        </w:tc>
        <w:tc>
          <w:tcPr>
            <w:tcW w:w="2268" w:type="dxa"/>
            <w:tcBorders>
              <w:top w:val="nil"/>
              <w:left w:val="nil"/>
              <w:bottom w:val="single" w:sz="4" w:space="0" w:color="auto"/>
              <w:right w:val="single" w:sz="4" w:space="0" w:color="auto"/>
            </w:tcBorders>
            <w:shd w:val="clear" w:color="auto" w:fill="auto"/>
            <w:noWrap/>
            <w:vAlign w:val="center"/>
            <w:hideMark/>
          </w:tcPr>
          <w:p w14:paraId="6B98B016" w14:textId="4F501A40"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9E1A05" w:rsidRPr="004F411A" w14:paraId="362BD056" w14:textId="77777777" w:rsidTr="00993609">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5F2E6684" w14:textId="77777777" w:rsidR="009E1A05" w:rsidRPr="00435DD6" w:rsidRDefault="009E1A05" w:rsidP="009E1A05">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center"/>
            <w:hideMark/>
          </w:tcPr>
          <w:p w14:paraId="121FAEF9" w14:textId="53832DC9"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0.713</w:t>
            </w:r>
          </w:p>
        </w:tc>
        <w:tc>
          <w:tcPr>
            <w:tcW w:w="2268" w:type="dxa"/>
            <w:tcBorders>
              <w:top w:val="nil"/>
              <w:left w:val="nil"/>
              <w:bottom w:val="single" w:sz="4" w:space="0" w:color="auto"/>
              <w:right w:val="single" w:sz="4" w:space="0" w:color="auto"/>
            </w:tcBorders>
            <w:shd w:val="clear" w:color="auto" w:fill="auto"/>
            <w:noWrap/>
            <w:vAlign w:val="center"/>
            <w:hideMark/>
          </w:tcPr>
          <w:p w14:paraId="648831D7" w14:textId="1D7CD181"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-0.394 to 1.820</w:t>
            </w:r>
          </w:p>
        </w:tc>
        <w:tc>
          <w:tcPr>
            <w:tcW w:w="2268" w:type="dxa"/>
            <w:tcBorders>
              <w:top w:val="nil"/>
              <w:left w:val="nil"/>
              <w:bottom w:val="single" w:sz="4" w:space="0" w:color="auto"/>
              <w:right w:val="single" w:sz="4" w:space="0" w:color="auto"/>
            </w:tcBorders>
            <w:shd w:val="clear" w:color="auto" w:fill="auto"/>
            <w:noWrap/>
            <w:vAlign w:val="center"/>
            <w:hideMark/>
          </w:tcPr>
          <w:p w14:paraId="57ECE576" w14:textId="692985DC"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9E1A05" w:rsidRPr="004F411A" w14:paraId="36E0BB64" w14:textId="77777777" w:rsidTr="00993609">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49E43F5E" w14:textId="77777777" w:rsidR="009E1A05" w:rsidRPr="00435DD6" w:rsidRDefault="009E1A05" w:rsidP="009E1A05">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center"/>
            <w:hideMark/>
          </w:tcPr>
          <w:p w14:paraId="545FE7F7" w14:textId="5022B148"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-3.061</w:t>
            </w:r>
          </w:p>
        </w:tc>
        <w:tc>
          <w:tcPr>
            <w:tcW w:w="2268" w:type="dxa"/>
            <w:tcBorders>
              <w:top w:val="nil"/>
              <w:left w:val="nil"/>
              <w:bottom w:val="single" w:sz="4" w:space="0" w:color="auto"/>
              <w:right w:val="single" w:sz="4" w:space="0" w:color="auto"/>
            </w:tcBorders>
            <w:shd w:val="clear" w:color="auto" w:fill="auto"/>
            <w:noWrap/>
            <w:vAlign w:val="center"/>
            <w:hideMark/>
          </w:tcPr>
          <w:p w14:paraId="7E52E15E" w14:textId="3ABAEB5A"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-9.261 to 3.138</w:t>
            </w:r>
          </w:p>
        </w:tc>
        <w:tc>
          <w:tcPr>
            <w:tcW w:w="2268" w:type="dxa"/>
            <w:tcBorders>
              <w:top w:val="nil"/>
              <w:left w:val="nil"/>
              <w:bottom w:val="single" w:sz="4" w:space="0" w:color="auto"/>
              <w:right w:val="single" w:sz="4" w:space="0" w:color="auto"/>
            </w:tcBorders>
            <w:shd w:val="clear" w:color="auto" w:fill="auto"/>
            <w:noWrap/>
            <w:vAlign w:val="center"/>
            <w:hideMark/>
          </w:tcPr>
          <w:p w14:paraId="4C9CCFE7" w14:textId="37DA5DB1"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9E1A05" w:rsidRPr="004F411A" w14:paraId="434A87D6" w14:textId="77777777" w:rsidTr="00993609">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6681C970" w14:textId="77777777" w:rsidR="009E1A05" w:rsidRPr="00435DD6" w:rsidRDefault="009E1A05" w:rsidP="009E1A05">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center"/>
            <w:hideMark/>
          </w:tcPr>
          <w:p w14:paraId="1C19ACED" w14:textId="5C216FDE"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0.069</w:t>
            </w:r>
          </w:p>
        </w:tc>
        <w:tc>
          <w:tcPr>
            <w:tcW w:w="2268" w:type="dxa"/>
            <w:tcBorders>
              <w:top w:val="nil"/>
              <w:left w:val="nil"/>
              <w:bottom w:val="single" w:sz="4" w:space="0" w:color="auto"/>
              <w:right w:val="single" w:sz="4" w:space="0" w:color="auto"/>
            </w:tcBorders>
            <w:shd w:val="clear" w:color="auto" w:fill="auto"/>
            <w:noWrap/>
            <w:vAlign w:val="center"/>
            <w:hideMark/>
          </w:tcPr>
          <w:p w14:paraId="200BAE68" w14:textId="3191C6B0"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-0.288 to 0.425</w:t>
            </w:r>
          </w:p>
        </w:tc>
        <w:tc>
          <w:tcPr>
            <w:tcW w:w="2268" w:type="dxa"/>
            <w:tcBorders>
              <w:top w:val="nil"/>
              <w:left w:val="nil"/>
              <w:bottom w:val="single" w:sz="4" w:space="0" w:color="auto"/>
              <w:right w:val="single" w:sz="4" w:space="0" w:color="auto"/>
            </w:tcBorders>
            <w:shd w:val="clear" w:color="auto" w:fill="auto"/>
            <w:noWrap/>
            <w:vAlign w:val="center"/>
            <w:hideMark/>
          </w:tcPr>
          <w:p w14:paraId="7B2E88FF" w14:textId="5B128CC9"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9E1A05" w:rsidRPr="004F411A" w14:paraId="3096A9C6" w14:textId="77777777" w:rsidTr="00993609">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1D49F77C" w14:textId="77777777" w:rsidR="009E1A05" w:rsidRPr="00435DD6" w:rsidRDefault="009E1A05" w:rsidP="009E1A05">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center"/>
            <w:hideMark/>
          </w:tcPr>
          <w:p w14:paraId="39A80240" w14:textId="3A00E669"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-0.069</w:t>
            </w:r>
          </w:p>
        </w:tc>
        <w:tc>
          <w:tcPr>
            <w:tcW w:w="2268" w:type="dxa"/>
            <w:tcBorders>
              <w:top w:val="nil"/>
              <w:left w:val="nil"/>
              <w:bottom w:val="single" w:sz="4" w:space="0" w:color="auto"/>
              <w:right w:val="single" w:sz="4" w:space="0" w:color="auto"/>
            </w:tcBorders>
            <w:shd w:val="clear" w:color="auto" w:fill="auto"/>
            <w:noWrap/>
            <w:vAlign w:val="center"/>
            <w:hideMark/>
          </w:tcPr>
          <w:p w14:paraId="7D6B1F8C" w14:textId="2527EC07"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-0.118 to -0.019</w:t>
            </w:r>
          </w:p>
        </w:tc>
        <w:tc>
          <w:tcPr>
            <w:tcW w:w="2268" w:type="dxa"/>
            <w:tcBorders>
              <w:top w:val="nil"/>
              <w:left w:val="nil"/>
              <w:bottom w:val="single" w:sz="4" w:space="0" w:color="auto"/>
              <w:right w:val="single" w:sz="4" w:space="0" w:color="auto"/>
            </w:tcBorders>
            <w:shd w:val="clear" w:color="auto" w:fill="auto"/>
            <w:noWrap/>
            <w:vAlign w:val="center"/>
            <w:hideMark/>
          </w:tcPr>
          <w:p w14:paraId="11A636F2" w14:textId="44D87F39"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9E1A05" w:rsidRPr="004F411A" w14:paraId="4918C922" w14:textId="77777777" w:rsidTr="00993609">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1EFBCBD3" w14:textId="77777777" w:rsidR="009E1A05" w:rsidRPr="00435DD6" w:rsidRDefault="009E1A05" w:rsidP="009E1A05">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center"/>
            <w:hideMark/>
          </w:tcPr>
          <w:p w14:paraId="3CC72EA6" w14:textId="3272A2E7"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0.184</w:t>
            </w:r>
          </w:p>
        </w:tc>
        <w:tc>
          <w:tcPr>
            <w:tcW w:w="2268" w:type="dxa"/>
            <w:tcBorders>
              <w:top w:val="nil"/>
              <w:left w:val="nil"/>
              <w:bottom w:val="single" w:sz="4" w:space="0" w:color="auto"/>
              <w:right w:val="single" w:sz="4" w:space="0" w:color="auto"/>
            </w:tcBorders>
            <w:shd w:val="clear" w:color="auto" w:fill="auto"/>
            <w:noWrap/>
            <w:vAlign w:val="center"/>
            <w:hideMark/>
          </w:tcPr>
          <w:p w14:paraId="40557DB5" w14:textId="713E18AD"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0.107 to 0.262</w:t>
            </w:r>
          </w:p>
        </w:tc>
        <w:tc>
          <w:tcPr>
            <w:tcW w:w="2268" w:type="dxa"/>
            <w:tcBorders>
              <w:top w:val="nil"/>
              <w:left w:val="nil"/>
              <w:bottom w:val="single" w:sz="4" w:space="0" w:color="auto"/>
              <w:right w:val="single" w:sz="4" w:space="0" w:color="auto"/>
            </w:tcBorders>
            <w:shd w:val="clear" w:color="auto" w:fill="auto"/>
            <w:noWrap/>
            <w:vAlign w:val="center"/>
            <w:hideMark/>
          </w:tcPr>
          <w:p w14:paraId="2AC455B5" w14:textId="1FAEE052"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9E1A05" w:rsidRPr="004F411A" w14:paraId="10230EAD" w14:textId="77777777" w:rsidTr="00993609">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56E90906" w14:textId="4CA89FDF" w:rsidR="009E1A05" w:rsidRPr="00435DD6" w:rsidRDefault="009E1A05" w:rsidP="009E1A05">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fludrocortisone (µg)</w:t>
            </w:r>
          </w:p>
        </w:tc>
        <w:tc>
          <w:tcPr>
            <w:tcW w:w="2268" w:type="dxa"/>
            <w:tcBorders>
              <w:top w:val="nil"/>
              <w:left w:val="nil"/>
              <w:bottom w:val="single" w:sz="4" w:space="0" w:color="auto"/>
              <w:right w:val="single" w:sz="4" w:space="0" w:color="auto"/>
            </w:tcBorders>
            <w:shd w:val="clear" w:color="auto" w:fill="auto"/>
            <w:noWrap/>
            <w:vAlign w:val="center"/>
            <w:hideMark/>
          </w:tcPr>
          <w:p w14:paraId="450C05B1" w14:textId="2FAF9A18"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0.008</w:t>
            </w:r>
          </w:p>
        </w:tc>
        <w:tc>
          <w:tcPr>
            <w:tcW w:w="2268" w:type="dxa"/>
            <w:tcBorders>
              <w:top w:val="nil"/>
              <w:left w:val="nil"/>
              <w:bottom w:val="single" w:sz="4" w:space="0" w:color="auto"/>
              <w:right w:val="single" w:sz="4" w:space="0" w:color="auto"/>
            </w:tcBorders>
            <w:shd w:val="clear" w:color="auto" w:fill="auto"/>
            <w:noWrap/>
            <w:vAlign w:val="center"/>
            <w:hideMark/>
          </w:tcPr>
          <w:p w14:paraId="79434152" w14:textId="4EA72AE1"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0.003 to 0.014</w:t>
            </w:r>
          </w:p>
        </w:tc>
        <w:tc>
          <w:tcPr>
            <w:tcW w:w="2268" w:type="dxa"/>
            <w:tcBorders>
              <w:top w:val="nil"/>
              <w:left w:val="nil"/>
              <w:bottom w:val="single" w:sz="4" w:space="0" w:color="auto"/>
              <w:right w:val="single" w:sz="4" w:space="0" w:color="auto"/>
            </w:tcBorders>
            <w:shd w:val="clear" w:color="auto" w:fill="auto"/>
            <w:noWrap/>
            <w:vAlign w:val="center"/>
            <w:hideMark/>
          </w:tcPr>
          <w:p w14:paraId="242DE7D1" w14:textId="1ECB6E09"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9E1A05" w:rsidRPr="004F411A" w14:paraId="44A3BE90" w14:textId="77777777" w:rsidTr="00993609">
        <w:trPr>
          <w:trHeight w:val="552"/>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2BF6BCD8" w14:textId="77777777" w:rsidR="009E1A05" w:rsidRPr="00435DD6" w:rsidRDefault="009E1A05" w:rsidP="009E1A05">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hydrocortisone equivalent (mg)</w:t>
            </w:r>
          </w:p>
        </w:tc>
        <w:tc>
          <w:tcPr>
            <w:tcW w:w="2268" w:type="dxa"/>
            <w:tcBorders>
              <w:top w:val="nil"/>
              <w:left w:val="nil"/>
              <w:bottom w:val="single" w:sz="4" w:space="0" w:color="auto"/>
              <w:right w:val="single" w:sz="4" w:space="0" w:color="auto"/>
            </w:tcBorders>
            <w:shd w:val="clear" w:color="auto" w:fill="auto"/>
            <w:noWrap/>
            <w:vAlign w:val="center"/>
            <w:hideMark/>
          </w:tcPr>
          <w:p w14:paraId="33B77493" w14:textId="66734BB5"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0.031</w:t>
            </w:r>
          </w:p>
        </w:tc>
        <w:tc>
          <w:tcPr>
            <w:tcW w:w="2268" w:type="dxa"/>
            <w:tcBorders>
              <w:top w:val="nil"/>
              <w:left w:val="nil"/>
              <w:bottom w:val="single" w:sz="4" w:space="0" w:color="auto"/>
              <w:right w:val="single" w:sz="4" w:space="0" w:color="auto"/>
            </w:tcBorders>
            <w:shd w:val="clear" w:color="auto" w:fill="auto"/>
            <w:noWrap/>
            <w:vAlign w:val="center"/>
            <w:hideMark/>
          </w:tcPr>
          <w:p w14:paraId="1FFFF788" w14:textId="0215D44D"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-0.045 to 0.107</w:t>
            </w:r>
          </w:p>
        </w:tc>
        <w:tc>
          <w:tcPr>
            <w:tcW w:w="2268" w:type="dxa"/>
            <w:tcBorders>
              <w:top w:val="nil"/>
              <w:left w:val="nil"/>
              <w:bottom w:val="single" w:sz="4" w:space="0" w:color="auto"/>
              <w:right w:val="single" w:sz="4" w:space="0" w:color="auto"/>
            </w:tcBorders>
            <w:shd w:val="clear" w:color="auto" w:fill="auto"/>
            <w:noWrap/>
            <w:vAlign w:val="center"/>
            <w:hideMark/>
          </w:tcPr>
          <w:p w14:paraId="39C7E4DD" w14:textId="2150ACBA"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9E1A05" w:rsidRPr="004F411A" w14:paraId="605A2090" w14:textId="77777777" w:rsidTr="00993609">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58D270B4" w14:textId="77777777" w:rsidR="009E1A05" w:rsidRPr="00435DD6" w:rsidRDefault="009E1A05" w:rsidP="009E1A05">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salt (g)</w:t>
            </w:r>
          </w:p>
        </w:tc>
        <w:tc>
          <w:tcPr>
            <w:tcW w:w="2268" w:type="dxa"/>
            <w:tcBorders>
              <w:top w:val="nil"/>
              <w:left w:val="nil"/>
              <w:bottom w:val="single" w:sz="4" w:space="0" w:color="auto"/>
              <w:right w:val="single" w:sz="4" w:space="0" w:color="auto"/>
            </w:tcBorders>
            <w:shd w:val="clear" w:color="auto" w:fill="auto"/>
            <w:noWrap/>
            <w:vAlign w:val="center"/>
            <w:hideMark/>
          </w:tcPr>
          <w:p w14:paraId="1C3A93CB" w14:textId="13A03248"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-0.562</w:t>
            </w:r>
          </w:p>
        </w:tc>
        <w:tc>
          <w:tcPr>
            <w:tcW w:w="2268" w:type="dxa"/>
            <w:tcBorders>
              <w:top w:val="nil"/>
              <w:left w:val="nil"/>
              <w:bottom w:val="single" w:sz="4" w:space="0" w:color="auto"/>
              <w:right w:val="single" w:sz="4" w:space="0" w:color="auto"/>
            </w:tcBorders>
            <w:shd w:val="clear" w:color="auto" w:fill="auto"/>
            <w:noWrap/>
            <w:vAlign w:val="center"/>
            <w:hideMark/>
          </w:tcPr>
          <w:p w14:paraId="0E448387" w14:textId="0B8CAB94"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-1.540 to 0.416</w:t>
            </w:r>
          </w:p>
        </w:tc>
        <w:tc>
          <w:tcPr>
            <w:tcW w:w="2268" w:type="dxa"/>
            <w:tcBorders>
              <w:top w:val="nil"/>
              <w:left w:val="nil"/>
              <w:bottom w:val="single" w:sz="4" w:space="0" w:color="auto"/>
              <w:right w:val="single" w:sz="4" w:space="0" w:color="auto"/>
            </w:tcBorders>
            <w:shd w:val="clear" w:color="auto" w:fill="auto"/>
            <w:noWrap/>
            <w:vAlign w:val="center"/>
            <w:hideMark/>
          </w:tcPr>
          <w:p w14:paraId="75768F08" w14:textId="5F12BBAC"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C73EA6" w:rsidRPr="001702C7" w14:paraId="59011508" w14:textId="77777777" w:rsidTr="00993609">
        <w:trPr>
          <w:trHeight w:val="680"/>
        </w:trPr>
        <w:tc>
          <w:tcPr>
            <w:tcW w:w="5024"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25A12C2E" w14:textId="0466CFDD" w:rsidR="00C73EA6" w:rsidRPr="00435DD6" w:rsidRDefault="00C73EA6" w:rsidP="00C73EA6">
            <w:pPr>
              <w:spacing w:after="0" w:line="240" w:lineRule="auto"/>
              <w:jc w:val="center"/>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 xml:space="preserve">SD of </w:t>
            </w:r>
            <w:r w:rsidR="00B4023A" w:rsidRPr="00435DD6">
              <w:rPr>
                <w:rFonts w:ascii="Calibri" w:eastAsia="Times New Roman" w:hAnsi="Calibri" w:cs="Calibri"/>
                <w:b/>
                <w:bCs/>
                <w:color w:val="000000"/>
                <w:kern w:val="0"/>
                <w:lang w:eastAsia="en-GB"/>
                <w14:ligatures w14:val="none"/>
              </w:rPr>
              <w:t>r</w:t>
            </w:r>
            <w:r w:rsidRPr="00435DD6">
              <w:rPr>
                <w:rFonts w:ascii="Calibri" w:eastAsia="Times New Roman" w:hAnsi="Calibri" w:cs="Calibri"/>
                <w:b/>
                <w:bCs/>
                <w:color w:val="000000"/>
                <w:kern w:val="0"/>
                <w:lang w:eastAsia="en-GB"/>
                <w14:ligatures w14:val="none"/>
              </w:rPr>
              <w:t>andom</w:t>
            </w:r>
            <w:r w:rsidR="003753C9" w:rsidRPr="00435DD6">
              <w:rPr>
                <w:rFonts w:ascii="Calibri" w:eastAsia="Times New Roman" w:hAnsi="Calibri" w:cs="Calibri"/>
                <w:b/>
                <w:bCs/>
                <w:color w:val="000000"/>
                <w:kern w:val="0"/>
                <w:lang w:eastAsia="en-GB"/>
                <w14:ligatures w14:val="none"/>
              </w:rPr>
              <w:t xml:space="preserve"> </w:t>
            </w:r>
            <w:r w:rsidRPr="00435DD6">
              <w:rPr>
                <w:rFonts w:ascii="Calibri" w:eastAsia="Times New Roman" w:hAnsi="Calibri" w:cs="Calibri"/>
                <w:b/>
                <w:bCs/>
                <w:color w:val="000000"/>
                <w:kern w:val="0"/>
                <w:lang w:eastAsia="en-GB"/>
                <w14:ligatures w14:val="none"/>
              </w:rPr>
              <w:t xml:space="preserve">slope | </w:t>
            </w:r>
            <w:r w:rsidR="00B4023A" w:rsidRPr="00435DD6">
              <w:rPr>
                <w:rFonts w:ascii="Calibri" w:eastAsia="Times New Roman" w:hAnsi="Calibri" w:cs="Calibri"/>
                <w:b/>
                <w:bCs/>
                <w:color w:val="000000"/>
                <w:kern w:val="0"/>
                <w:lang w:eastAsia="en-GB"/>
                <w14:ligatures w14:val="none"/>
              </w:rPr>
              <w:t>r</w:t>
            </w:r>
            <w:r w:rsidRPr="00435DD6">
              <w:rPr>
                <w:rFonts w:ascii="Calibri" w:eastAsia="Times New Roman" w:hAnsi="Calibri" w:cs="Calibri"/>
                <w:b/>
                <w:bCs/>
                <w:color w:val="000000"/>
                <w:kern w:val="0"/>
                <w:lang w:eastAsia="en-GB"/>
                <w14:ligatures w14:val="none"/>
              </w:rPr>
              <w:t>andom</w:t>
            </w:r>
            <w:r w:rsidR="003753C9" w:rsidRPr="00435DD6">
              <w:rPr>
                <w:rFonts w:ascii="Calibri" w:eastAsia="Times New Roman" w:hAnsi="Calibri" w:cs="Calibri"/>
                <w:b/>
                <w:bCs/>
                <w:color w:val="000000"/>
                <w:kern w:val="0"/>
                <w:lang w:eastAsia="en-GB"/>
                <w14:ligatures w14:val="none"/>
              </w:rPr>
              <w:t xml:space="preserve"> </w:t>
            </w:r>
            <w:proofErr w:type="gramStart"/>
            <w:r w:rsidRPr="00435DD6">
              <w:rPr>
                <w:rFonts w:ascii="Calibri" w:eastAsia="Times New Roman" w:hAnsi="Calibri" w:cs="Calibri"/>
                <w:b/>
                <w:bCs/>
                <w:color w:val="000000"/>
                <w:kern w:val="0"/>
                <w:lang w:eastAsia="en-GB"/>
                <w14:ligatures w14:val="none"/>
              </w:rPr>
              <w:t>intercept :</w:t>
            </w:r>
            <w:proofErr w:type="gramEnd"/>
            <w:r w:rsidRPr="00435DD6">
              <w:rPr>
                <w:rFonts w:ascii="Calibri" w:eastAsia="Times New Roman" w:hAnsi="Calibri" w:cs="Calibri"/>
                <w:b/>
                <w:bCs/>
                <w:color w:val="000000"/>
                <w:kern w:val="0"/>
                <w:lang w:eastAsia="en-GB"/>
                <w14:ligatures w14:val="none"/>
              </w:rPr>
              <w:t xml:space="preserve"> </w:t>
            </w:r>
          </w:p>
          <w:p w14:paraId="7CA01B7C" w14:textId="747B7429" w:rsidR="00C73EA6" w:rsidRPr="00435DD6" w:rsidRDefault="009E1A05" w:rsidP="00C73EA6">
            <w:pPr>
              <w:spacing w:after="0" w:line="240" w:lineRule="auto"/>
              <w:jc w:val="center"/>
              <w:rPr>
                <w:rFonts w:ascii="Calibri" w:eastAsia="Times New Roman" w:hAnsi="Calibri" w:cs="Calibri"/>
                <w:color w:val="000000"/>
                <w:kern w:val="0"/>
                <w:lang w:eastAsia="en-GB"/>
                <w14:ligatures w14:val="none"/>
              </w:rPr>
            </w:pPr>
            <w:r w:rsidRPr="009E1A05">
              <w:rPr>
                <w:rFonts w:ascii="Calibri" w:eastAsia="Times New Roman" w:hAnsi="Calibri" w:cs="Calibri"/>
                <w:color w:val="000000"/>
                <w:kern w:val="0"/>
                <w:lang w:eastAsia="en-GB"/>
                <w14:ligatures w14:val="none"/>
              </w:rPr>
              <w:t>0.23 | 2.33</w:t>
            </w:r>
          </w:p>
        </w:tc>
        <w:tc>
          <w:tcPr>
            <w:tcW w:w="4536" w:type="dxa"/>
            <w:gridSpan w:val="2"/>
            <w:tcBorders>
              <w:top w:val="single" w:sz="4" w:space="0" w:color="auto"/>
              <w:left w:val="nil"/>
              <w:bottom w:val="single" w:sz="4" w:space="0" w:color="auto"/>
              <w:right w:val="single" w:sz="4" w:space="0" w:color="000000"/>
            </w:tcBorders>
            <w:shd w:val="clear" w:color="auto" w:fill="auto"/>
            <w:vAlign w:val="center"/>
            <w:hideMark/>
          </w:tcPr>
          <w:p w14:paraId="14873B96" w14:textId="77777777" w:rsidR="00C73EA6" w:rsidRPr="004457AE" w:rsidRDefault="00C73EA6" w:rsidP="00C73EA6">
            <w:pPr>
              <w:spacing w:after="0" w:line="240" w:lineRule="auto"/>
              <w:jc w:val="center"/>
              <w:rPr>
                <w:rFonts w:ascii="Calibri" w:eastAsia="Times New Roman" w:hAnsi="Calibri" w:cs="Calibri"/>
                <w:b/>
                <w:bCs/>
                <w:color w:val="000000"/>
                <w:kern w:val="0"/>
                <w:lang w:val="pl-PL" w:eastAsia="en-GB"/>
                <w14:ligatures w14:val="none"/>
              </w:rPr>
            </w:pPr>
            <w:r w:rsidRPr="004457AE">
              <w:rPr>
                <w:rFonts w:ascii="Calibri" w:eastAsia="Times New Roman" w:hAnsi="Calibri" w:cs="Calibri"/>
                <w:b/>
                <w:bCs/>
                <w:color w:val="000000"/>
                <w:kern w:val="0"/>
                <w:lang w:val="pl-PL" w:eastAsia="en-GB"/>
                <w14:ligatures w14:val="none"/>
              </w:rPr>
              <w:t>R</w:t>
            </w:r>
            <w:r w:rsidRPr="004457AE">
              <w:rPr>
                <w:rFonts w:ascii="Calibri" w:eastAsia="Times New Roman" w:hAnsi="Calibri" w:cs="Calibri"/>
                <w:b/>
                <w:bCs/>
                <w:color w:val="000000"/>
                <w:kern w:val="0"/>
                <w:vertAlign w:val="superscript"/>
                <w:lang w:val="pl-PL" w:eastAsia="en-GB"/>
                <w14:ligatures w14:val="none"/>
              </w:rPr>
              <w:t>2</w:t>
            </w:r>
            <w:r w:rsidRPr="004457AE">
              <w:rPr>
                <w:rFonts w:ascii="Calibri" w:eastAsia="Times New Roman" w:hAnsi="Calibri" w:cs="Calibri"/>
                <w:b/>
                <w:bCs/>
                <w:color w:val="000000"/>
                <w:kern w:val="0"/>
                <w:lang w:val="pl-PL" w:eastAsia="en-GB"/>
                <w14:ligatures w14:val="none"/>
              </w:rPr>
              <w:t xml:space="preserve"> diastolic BP (95% CI) : </w:t>
            </w:r>
          </w:p>
          <w:p w14:paraId="254B68D2" w14:textId="02556E65" w:rsidR="00C73EA6" w:rsidRPr="004457AE" w:rsidRDefault="00AD5FAD" w:rsidP="00C73EA6">
            <w:pPr>
              <w:spacing w:after="0" w:line="240" w:lineRule="auto"/>
              <w:jc w:val="center"/>
              <w:rPr>
                <w:rFonts w:ascii="Calibri" w:eastAsia="Times New Roman" w:hAnsi="Calibri" w:cs="Calibri"/>
                <w:color w:val="000000"/>
                <w:kern w:val="0"/>
                <w:lang w:val="pl-PL" w:eastAsia="en-GB"/>
                <w14:ligatures w14:val="none"/>
              </w:rPr>
            </w:pPr>
            <w:r w:rsidRPr="00AD5FAD">
              <w:rPr>
                <w:rFonts w:ascii="Calibri" w:eastAsia="Times New Roman" w:hAnsi="Calibri" w:cs="Calibri"/>
                <w:color w:val="000000"/>
                <w:kern w:val="0"/>
                <w:lang w:val="pl-PL" w:eastAsia="en-GB"/>
                <w14:ligatures w14:val="none"/>
              </w:rPr>
              <w:t>0.17 (0.06 to 0.28)</w:t>
            </w:r>
          </w:p>
        </w:tc>
      </w:tr>
    </w:tbl>
    <w:p w14:paraId="0E15350E" w14:textId="5DA0510F" w:rsidR="0008710E" w:rsidRPr="00435DD6" w:rsidRDefault="003A1F02">
      <w:pPr>
        <w:rPr>
          <w:rFonts w:ascii="Calibri" w:hAnsi="Calibri" w:cs="Calibri"/>
        </w:rPr>
      </w:pPr>
      <w:r w:rsidRPr="00435DD6">
        <w:rPr>
          <w:rFonts w:ascii="Calibri" w:hAnsi="Calibri" w:cs="Calibri"/>
          <w:sz w:val="16"/>
          <w:szCs w:val="16"/>
        </w:rPr>
        <w:t>BP</w:t>
      </w:r>
      <w:r w:rsidR="00A240BF" w:rsidRPr="00435DD6">
        <w:rPr>
          <w:rFonts w:ascii="Calibri" w:hAnsi="Calibri" w:cs="Calibri"/>
          <w:sz w:val="16"/>
          <w:szCs w:val="16"/>
        </w:rPr>
        <w:t xml:space="preserve"> = Blood pressure; </w:t>
      </w:r>
      <w:r w:rsidRPr="00435DD6">
        <w:rPr>
          <w:rFonts w:ascii="Calibri" w:hAnsi="Calibri" w:cs="Calibri"/>
          <w:sz w:val="16"/>
          <w:szCs w:val="16"/>
        </w:rPr>
        <w:t>SD = Standard dev</w:t>
      </w:r>
      <w:r w:rsidR="0020410A">
        <w:rPr>
          <w:rFonts w:ascii="Calibri" w:hAnsi="Calibri" w:cs="Calibri"/>
          <w:sz w:val="16"/>
          <w:szCs w:val="16"/>
        </w:rPr>
        <w:t>i</w:t>
      </w:r>
      <w:r w:rsidRPr="00435DD6">
        <w:rPr>
          <w:rFonts w:ascii="Calibri" w:hAnsi="Calibri" w:cs="Calibri"/>
          <w:sz w:val="16"/>
          <w:szCs w:val="16"/>
        </w:rPr>
        <w:t>ation</w:t>
      </w:r>
      <w:r w:rsidR="00A240BF" w:rsidRPr="00435DD6">
        <w:rPr>
          <w:rFonts w:ascii="Calibri" w:hAnsi="Calibri" w:cs="Calibri"/>
          <w:sz w:val="16"/>
          <w:szCs w:val="16"/>
        </w:rPr>
        <w:t>; CI = Confidence interval</w:t>
      </w:r>
      <w:r w:rsidR="00566021">
        <w:rPr>
          <w:rFonts w:ascii="Calibri" w:hAnsi="Calibri" w:cs="Calibri"/>
          <w:sz w:val="16"/>
          <w:szCs w:val="16"/>
        </w:rPr>
        <w:t>; NS = Not significant; * = CI does not span zero</w:t>
      </w:r>
      <w:r w:rsidR="00566021" w:rsidRPr="007F1C38">
        <w:rPr>
          <w:rFonts w:ascii="Calibri" w:hAnsi="Calibri" w:cs="Calibri"/>
          <w:sz w:val="16"/>
          <w:szCs w:val="16"/>
        </w:rPr>
        <w:t xml:space="preserve">. </w:t>
      </w:r>
      <w:r w:rsidR="00566021">
        <w:rPr>
          <w:rFonts w:ascii="Calibri" w:hAnsi="Calibri" w:cs="Calibri"/>
          <w:sz w:val="16"/>
          <w:szCs w:val="16"/>
        </w:rPr>
        <w:t>CI</w:t>
      </w:r>
      <w:r w:rsidR="00566021" w:rsidRPr="007F1C38">
        <w:rPr>
          <w:rFonts w:ascii="Calibri" w:hAnsi="Calibri" w:cs="Calibri"/>
          <w:sz w:val="16"/>
          <w:szCs w:val="16"/>
        </w:rPr>
        <w:t xml:space="preserve"> calculated</w:t>
      </w:r>
      <w:r w:rsidR="00566021" w:rsidRPr="00566021">
        <w:rPr>
          <w:rFonts w:ascii="Calibri" w:hAnsi="Calibri" w:cs="Calibri"/>
          <w:sz w:val="16"/>
          <w:szCs w:val="16"/>
        </w:rPr>
        <w:t xml:space="preserve"> </w:t>
      </w:r>
      <w:r w:rsidR="00367A2B" w:rsidRPr="00435DD6">
        <w:rPr>
          <w:rFonts w:ascii="Calibri" w:hAnsi="Calibri" w:cs="Calibri"/>
          <w:sz w:val="16"/>
          <w:szCs w:val="16"/>
        </w:rPr>
        <w:t xml:space="preserve">by iterating </w:t>
      </w:r>
      <w:r w:rsidR="00725CBB" w:rsidRPr="00435DD6">
        <w:rPr>
          <w:rFonts w:ascii="Calibri" w:hAnsi="Calibri" w:cs="Calibri"/>
          <w:sz w:val="16"/>
          <w:szCs w:val="16"/>
        </w:rPr>
        <w:t xml:space="preserve">Bayesian Model using 400 iterations each through </w:t>
      </w:r>
      <w:r w:rsidR="00583064">
        <w:rPr>
          <w:rFonts w:ascii="Calibri" w:hAnsi="Calibri" w:cs="Calibri"/>
          <w:sz w:val="16"/>
          <w:szCs w:val="16"/>
        </w:rPr>
        <w:t>10</w:t>
      </w:r>
      <w:r w:rsidR="00583064" w:rsidRPr="00435DD6">
        <w:rPr>
          <w:rFonts w:ascii="Calibri" w:hAnsi="Calibri" w:cs="Calibri"/>
          <w:sz w:val="16"/>
          <w:szCs w:val="16"/>
        </w:rPr>
        <w:t xml:space="preserve"> </w:t>
      </w:r>
      <w:r w:rsidR="00367A2B" w:rsidRPr="00435DD6">
        <w:rPr>
          <w:rFonts w:ascii="Calibri" w:hAnsi="Calibri" w:cs="Calibri"/>
          <w:sz w:val="16"/>
          <w:szCs w:val="16"/>
        </w:rPr>
        <w:t>bootstrap replications</w:t>
      </w:r>
      <w:r w:rsidR="00725CBB" w:rsidRPr="00435DD6">
        <w:rPr>
          <w:rFonts w:ascii="Calibri" w:hAnsi="Calibri" w:cs="Calibri"/>
          <w:sz w:val="16"/>
          <w:szCs w:val="16"/>
        </w:rPr>
        <w:t xml:space="preserve"> (sampling </w:t>
      </w:r>
      <w:r w:rsidR="007A6824" w:rsidRPr="00435DD6">
        <w:rPr>
          <w:rFonts w:ascii="Calibri" w:hAnsi="Calibri" w:cs="Calibri"/>
          <w:sz w:val="16"/>
          <w:szCs w:val="16"/>
        </w:rPr>
        <w:t>all data available from one patient with replacement)</w:t>
      </w:r>
      <w:r w:rsidR="00367A2B" w:rsidRPr="00435DD6">
        <w:rPr>
          <w:rFonts w:ascii="Calibri" w:hAnsi="Calibri" w:cs="Calibri"/>
          <w:sz w:val="16"/>
          <w:szCs w:val="16"/>
        </w:rPr>
        <w:t xml:space="preserve"> for each </w:t>
      </w:r>
      <w:r w:rsidR="004A7CDF" w:rsidRPr="00435DD6">
        <w:rPr>
          <w:rFonts w:ascii="Calibri" w:hAnsi="Calibri" w:cs="Calibri"/>
          <w:sz w:val="16"/>
          <w:szCs w:val="16"/>
        </w:rPr>
        <w:t>of the 10 imputed datasets.</w:t>
      </w:r>
      <w:r w:rsidR="00CB5384" w:rsidRPr="00435DD6">
        <w:rPr>
          <w:rFonts w:ascii="Calibri" w:hAnsi="Calibri" w:cs="Calibri"/>
          <w:sz w:val="16"/>
          <w:szCs w:val="16"/>
        </w:rPr>
        <w:t xml:space="preserve"> </w:t>
      </w:r>
      <w:r w:rsidR="0008710E" w:rsidRPr="00435DD6">
        <w:rPr>
          <w:rFonts w:ascii="Calibri" w:hAnsi="Calibri" w:cs="Calibri"/>
        </w:rPr>
        <w:br w:type="page"/>
      </w:r>
    </w:p>
    <w:p w14:paraId="135FE034" w14:textId="7D5ADCB0" w:rsidR="000966E5" w:rsidRPr="00435DD6" w:rsidRDefault="000966E5" w:rsidP="000966E5">
      <w:pPr>
        <w:pStyle w:val="Heading3"/>
        <w:rPr>
          <w:rFonts w:ascii="Calibri" w:hAnsi="Calibri" w:cs="Calibri"/>
        </w:rPr>
      </w:pPr>
      <w:r w:rsidRPr="00435DD6">
        <w:rPr>
          <w:rFonts w:ascii="Calibri" w:hAnsi="Calibri" w:cs="Calibri"/>
        </w:rPr>
        <w:lastRenderedPageBreak/>
        <w:t xml:space="preserve">Model 1: Sensitivity analysis A: </w:t>
      </w:r>
      <w:r w:rsidR="00BA72E4" w:rsidRPr="00435DD6">
        <w:rPr>
          <w:rFonts w:ascii="Calibri" w:hAnsi="Calibri" w:cs="Calibri"/>
        </w:rPr>
        <w:t xml:space="preserve">Complete case analysis: </w:t>
      </w:r>
      <w:r w:rsidRPr="00435DD6">
        <w:rPr>
          <w:rFonts w:ascii="Calibri" w:hAnsi="Calibri" w:cs="Calibri"/>
        </w:rPr>
        <w:t xml:space="preserve">Estimation of drug </w:t>
      </w:r>
      <w:r w:rsidR="00E85ABE" w:rsidRPr="00435DD6">
        <w:rPr>
          <w:rFonts w:ascii="Calibri" w:hAnsi="Calibri" w:cs="Calibri"/>
        </w:rPr>
        <w:t xml:space="preserve">dose </w:t>
      </w:r>
      <w:r w:rsidR="00C974D3" w:rsidRPr="00435DD6">
        <w:rPr>
          <w:rFonts w:ascii="Calibri" w:hAnsi="Calibri" w:cs="Calibri"/>
        </w:rPr>
        <w:t>e</w:t>
      </w:r>
      <w:r w:rsidRPr="00435DD6">
        <w:rPr>
          <w:rFonts w:ascii="Calibri" w:hAnsi="Calibri" w:cs="Calibri"/>
        </w:rPr>
        <w:t>ffect on BP</w:t>
      </w:r>
    </w:p>
    <w:p w14:paraId="6028E748" w14:textId="33FB354B" w:rsidR="000966E5" w:rsidRPr="00C04CC3" w:rsidRDefault="00787615" w:rsidP="000966E5">
      <w:pPr>
        <w:rPr>
          <w:rFonts w:ascii="Calibri" w:hAnsi="Calibri" w:cs="Calibri"/>
        </w:rPr>
      </w:pPr>
      <w:r w:rsidRPr="00435DD6">
        <w:rPr>
          <w:rFonts w:ascii="Calibri" w:hAnsi="Calibri" w:cs="Calibri"/>
          <w:b/>
          <w:bCs/>
        </w:rPr>
        <w:t>Number of patients</w:t>
      </w:r>
      <w:r w:rsidR="00FA2623">
        <w:rPr>
          <w:rFonts w:ascii="Calibri" w:hAnsi="Calibri" w:cs="Calibri"/>
          <w:b/>
          <w:bCs/>
        </w:rPr>
        <w:t xml:space="preserve"> in model</w:t>
      </w:r>
      <w:r w:rsidRPr="00435DD6">
        <w:rPr>
          <w:rFonts w:ascii="Calibri" w:hAnsi="Calibri" w:cs="Calibri"/>
          <w:b/>
          <w:bCs/>
        </w:rPr>
        <w:t>:</w:t>
      </w:r>
      <w:r w:rsidRPr="00435DD6">
        <w:rPr>
          <w:rFonts w:ascii="Calibri" w:hAnsi="Calibri" w:cs="Calibri"/>
        </w:rPr>
        <w:t xml:space="preserve"> </w:t>
      </w:r>
      <w:r w:rsidR="00650DBB">
        <w:rPr>
          <w:rFonts w:ascii="Calibri" w:hAnsi="Calibri" w:cs="Calibri"/>
        </w:rPr>
        <w:t>370</w:t>
      </w:r>
      <w:r w:rsidRPr="00435DD6">
        <w:rPr>
          <w:rFonts w:ascii="Calibri" w:hAnsi="Calibri" w:cs="Calibri"/>
        </w:rPr>
        <w:tab/>
      </w:r>
      <w:r w:rsidR="00C04CC3">
        <w:rPr>
          <w:rFonts w:ascii="Calibri" w:hAnsi="Calibri" w:cs="Calibri"/>
        </w:rPr>
        <w:tab/>
      </w:r>
      <w:r w:rsidR="00C04CC3">
        <w:rPr>
          <w:rFonts w:ascii="Calibri" w:hAnsi="Calibri" w:cs="Calibri"/>
        </w:rPr>
        <w:tab/>
      </w:r>
      <w:r w:rsidRPr="00435DD6">
        <w:rPr>
          <w:rFonts w:ascii="Calibri" w:hAnsi="Calibri" w:cs="Calibri"/>
          <w:b/>
          <w:bCs/>
        </w:rPr>
        <w:t>Number of visits</w:t>
      </w:r>
      <w:r w:rsidR="00FA2623">
        <w:rPr>
          <w:rFonts w:ascii="Calibri" w:hAnsi="Calibri" w:cs="Calibri"/>
          <w:b/>
          <w:bCs/>
        </w:rPr>
        <w:t xml:space="preserve"> in model</w:t>
      </w:r>
      <w:r w:rsidRPr="00435DD6">
        <w:rPr>
          <w:rFonts w:ascii="Calibri" w:hAnsi="Calibri" w:cs="Calibri"/>
          <w:b/>
          <w:bCs/>
        </w:rPr>
        <w:t>:</w:t>
      </w:r>
      <w:r w:rsidRPr="00C04CC3">
        <w:rPr>
          <w:rFonts w:ascii="Calibri" w:hAnsi="Calibri" w:cs="Calibri"/>
        </w:rPr>
        <w:t xml:space="preserve"> </w:t>
      </w:r>
      <w:r w:rsidR="00650DBB">
        <w:rPr>
          <w:rFonts w:ascii="Calibri" w:hAnsi="Calibri" w:cs="Calibri"/>
        </w:rPr>
        <w:t>2204</w:t>
      </w:r>
    </w:p>
    <w:tbl>
      <w:tblPr>
        <w:tblW w:w="9560" w:type="dxa"/>
        <w:tblLook w:val="04A0" w:firstRow="1" w:lastRow="0" w:firstColumn="1" w:lastColumn="0" w:noHBand="0" w:noVBand="1"/>
      </w:tblPr>
      <w:tblGrid>
        <w:gridCol w:w="2756"/>
        <w:gridCol w:w="2268"/>
        <w:gridCol w:w="2268"/>
        <w:gridCol w:w="2268"/>
      </w:tblGrid>
      <w:tr w:rsidR="000966E5" w:rsidRPr="004F411A" w14:paraId="0FEC0AE7" w14:textId="77777777" w:rsidTr="0083021E">
        <w:trPr>
          <w:trHeight w:val="680"/>
        </w:trPr>
        <w:tc>
          <w:tcPr>
            <w:tcW w:w="27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D9E6F" w14:textId="77777777" w:rsidR="000966E5" w:rsidRPr="00C04CC3" w:rsidRDefault="000966E5" w:rsidP="007F1C38">
            <w:pPr>
              <w:spacing w:after="0" w:line="240" w:lineRule="auto"/>
              <w:rPr>
                <w:rFonts w:ascii="Calibri" w:eastAsia="Times New Roman" w:hAnsi="Calibri" w:cs="Calibri"/>
                <w:b/>
                <w:bCs/>
                <w:color w:val="000000"/>
                <w:kern w:val="0"/>
                <w:lang w:eastAsia="en-GB"/>
                <w14:ligatures w14:val="none"/>
              </w:rPr>
            </w:pPr>
            <w:r w:rsidRPr="00C04CC3">
              <w:rPr>
                <w:rFonts w:ascii="Calibri" w:eastAsia="Times New Roman" w:hAnsi="Calibri" w:cs="Calibri"/>
                <w:b/>
                <w:bCs/>
                <w:color w:val="000000"/>
                <w:kern w:val="0"/>
                <w:lang w:eastAsia="en-GB"/>
                <w14:ligatures w14:val="none"/>
              </w:rPr>
              <w:t>Parameter</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02F3C3AC" w14:textId="77777777" w:rsidR="000966E5" w:rsidRPr="00C04CC3" w:rsidRDefault="000966E5" w:rsidP="007F1C38">
            <w:pPr>
              <w:spacing w:after="0" w:line="240" w:lineRule="auto"/>
              <w:jc w:val="center"/>
              <w:rPr>
                <w:rFonts w:ascii="Calibri" w:eastAsia="Times New Roman" w:hAnsi="Calibri" w:cs="Calibri"/>
                <w:b/>
                <w:bCs/>
                <w:color w:val="000000"/>
                <w:kern w:val="0"/>
                <w:lang w:eastAsia="en-GB"/>
                <w14:ligatures w14:val="none"/>
              </w:rPr>
            </w:pPr>
            <w:r w:rsidRPr="00C04CC3">
              <w:rPr>
                <w:rFonts w:ascii="Calibri" w:eastAsia="Times New Roman" w:hAnsi="Calibri" w:cs="Calibri"/>
                <w:b/>
                <w:bCs/>
                <w:color w:val="000000"/>
                <w:kern w:val="0"/>
                <w:lang w:eastAsia="en-GB"/>
                <w14:ligatures w14:val="none"/>
              </w:rPr>
              <w:t>Estimate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5CA64B90" w14:textId="77777777" w:rsidR="000966E5" w:rsidRPr="00C04CC3" w:rsidRDefault="000966E5" w:rsidP="007F1C38">
            <w:pPr>
              <w:spacing w:after="0" w:line="240" w:lineRule="auto"/>
              <w:jc w:val="center"/>
              <w:rPr>
                <w:rFonts w:ascii="Calibri" w:eastAsia="Times New Roman" w:hAnsi="Calibri" w:cs="Calibri"/>
                <w:b/>
                <w:bCs/>
                <w:color w:val="000000"/>
                <w:kern w:val="0"/>
                <w:lang w:eastAsia="en-GB"/>
                <w14:ligatures w14:val="none"/>
              </w:rPr>
            </w:pPr>
            <w:r w:rsidRPr="00C04CC3">
              <w:rPr>
                <w:rFonts w:ascii="Calibri" w:eastAsia="Times New Roman" w:hAnsi="Calibri" w:cs="Calibri"/>
                <w:b/>
                <w:bCs/>
                <w:color w:val="000000"/>
                <w:kern w:val="0"/>
                <w:lang w:eastAsia="en-GB"/>
                <w14:ligatures w14:val="none"/>
              </w:rPr>
              <w:t>Confidence Interval</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72ADC85A" w14:textId="77777777" w:rsidR="000966E5" w:rsidRPr="00C04CC3" w:rsidRDefault="000966E5" w:rsidP="007F1C38">
            <w:pPr>
              <w:spacing w:after="0" w:line="240" w:lineRule="auto"/>
              <w:jc w:val="center"/>
              <w:rPr>
                <w:rFonts w:ascii="Calibri" w:eastAsia="Times New Roman" w:hAnsi="Calibri" w:cs="Calibri"/>
                <w:b/>
                <w:bCs/>
                <w:color w:val="000000"/>
                <w:kern w:val="0"/>
                <w:lang w:eastAsia="en-GB"/>
                <w14:ligatures w14:val="none"/>
              </w:rPr>
            </w:pPr>
            <w:r w:rsidRPr="00C04CC3">
              <w:rPr>
                <w:rFonts w:ascii="Calibri" w:eastAsia="Times New Roman" w:hAnsi="Calibri" w:cs="Calibri"/>
                <w:b/>
                <w:bCs/>
                <w:color w:val="000000"/>
                <w:kern w:val="0"/>
                <w:lang w:eastAsia="en-GB"/>
                <w14:ligatures w14:val="none"/>
              </w:rPr>
              <w:t>Significance</w:t>
            </w:r>
          </w:p>
        </w:tc>
      </w:tr>
      <w:tr w:rsidR="000966E5" w:rsidRPr="004F411A" w14:paraId="46B8CB2C" w14:textId="77777777" w:rsidTr="0083021E">
        <w:trPr>
          <w:trHeight w:val="680"/>
        </w:trPr>
        <w:tc>
          <w:tcPr>
            <w:tcW w:w="9560" w:type="dxa"/>
            <w:gridSpan w:val="4"/>
            <w:tcBorders>
              <w:top w:val="nil"/>
              <w:left w:val="single" w:sz="4" w:space="0" w:color="auto"/>
              <w:bottom w:val="single" w:sz="4" w:space="0" w:color="auto"/>
              <w:right w:val="single" w:sz="4" w:space="0" w:color="auto"/>
            </w:tcBorders>
            <w:shd w:val="clear" w:color="auto" w:fill="auto"/>
            <w:vAlign w:val="center"/>
            <w:hideMark/>
          </w:tcPr>
          <w:p w14:paraId="5BBEEDE2" w14:textId="34372609" w:rsidR="000966E5" w:rsidRPr="00435DD6" w:rsidRDefault="000966E5" w:rsidP="00435EAD">
            <w:pPr>
              <w:spacing w:after="0" w:line="240" w:lineRule="auto"/>
              <w:rPr>
                <w:rFonts w:ascii="Calibri" w:eastAsia="Times New Roman" w:hAnsi="Calibri" w:cs="Calibri"/>
                <w:color w:val="000000"/>
                <w:kern w:val="0"/>
                <w:lang w:eastAsia="en-GB"/>
                <w14:ligatures w14:val="none"/>
              </w:rPr>
            </w:pPr>
            <w:r w:rsidRPr="00435DD6">
              <w:rPr>
                <w:rFonts w:ascii="Calibri" w:eastAsia="Times New Roman" w:hAnsi="Calibri" w:cs="Calibri"/>
                <w:b/>
                <w:bCs/>
                <w:color w:val="000000"/>
                <w:kern w:val="0"/>
                <w:lang w:eastAsia="en-GB"/>
                <w14:ligatures w14:val="none"/>
              </w:rPr>
              <w:t>Outcome: Systolic BP (Absolute values)</w:t>
            </w:r>
            <w:r w:rsidRPr="00435DD6">
              <w:rPr>
                <w:rFonts w:ascii="Calibri" w:eastAsia="Times New Roman" w:hAnsi="Calibri" w:cs="Calibri"/>
                <w:color w:val="000000"/>
                <w:kern w:val="0"/>
                <w:lang w:eastAsia="en-GB"/>
                <w14:ligatures w14:val="none"/>
              </w:rPr>
              <w:t> </w:t>
            </w:r>
          </w:p>
        </w:tc>
      </w:tr>
      <w:tr w:rsidR="0083021E" w:rsidRPr="004F411A" w14:paraId="7DF24052"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3A57292E" w14:textId="77777777" w:rsidR="0083021E" w:rsidRPr="00435DD6" w:rsidRDefault="0083021E" w:rsidP="0083021E">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tcPr>
          <w:p w14:paraId="3CD3AD84" w14:textId="47385E74"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98.682</w:t>
            </w:r>
          </w:p>
        </w:tc>
        <w:tc>
          <w:tcPr>
            <w:tcW w:w="2268" w:type="dxa"/>
            <w:tcBorders>
              <w:top w:val="nil"/>
              <w:left w:val="nil"/>
              <w:bottom w:val="single" w:sz="4" w:space="0" w:color="auto"/>
              <w:right w:val="single" w:sz="4" w:space="0" w:color="auto"/>
            </w:tcBorders>
            <w:shd w:val="clear" w:color="auto" w:fill="auto"/>
            <w:noWrap/>
          </w:tcPr>
          <w:p w14:paraId="1FB478B2" w14:textId="588C6AAC"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90.895 to 106.468</w:t>
            </w:r>
          </w:p>
        </w:tc>
        <w:tc>
          <w:tcPr>
            <w:tcW w:w="2268" w:type="dxa"/>
            <w:tcBorders>
              <w:top w:val="nil"/>
              <w:left w:val="nil"/>
              <w:bottom w:val="single" w:sz="4" w:space="0" w:color="auto"/>
              <w:right w:val="single" w:sz="4" w:space="0" w:color="auto"/>
            </w:tcBorders>
            <w:shd w:val="clear" w:color="auto" w:fill="auto"/>
            <w:noWrap/>
          </w:tcPr>
          <w:p w14:paraId="69871309" w14:textId="1DE51CDB"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w:t>
            </w:r>
          </w:p>
        </w:tc>
      </w:tr>
      <w:tr w:rsidR="0083021E" w:rsidRPr="004F411A" w14:paraId="586BFB36"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519A73E3" w14:textId="77777777" w:rsidR="0083021E" w:rsidRPr="00435DD6" w:rsidRDefault="0083021E" w:rsidP="0083021E">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tcPr>
          <w:p w14:paraId="2D5CAD19" w14:textId="7990C543"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0.998</w:t>
            </w:r>
          </w:p>
        </w:tc>
        <w:tc>
          <w:tcPr>
            <w:tcW w:w="2268" w:type="dxa"/>
            <w:tcBorders>
              <w:top w:val="nil"/>
              <w:left w:val="nil"/>
              <w:bottom w:val="single" w:sz="4" w:space="0" w:color="auto"/>
              <w:right w:val="single" w:sz="4" w:space="0" w:color="auto"/>
            </w:tcBorders>
            <w:shd w:val="clear" w:color="auto" w:fill="auto"/>
            <w:noWrap/>
          </w:tcPr>
          <w:p w14:paraId="5769658F" w14:textId="41EC9506"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-0.544 to 2.541</w:t>
            </w:r>
          </w:p>
        </w:tc>
        <w:tc>
          <w:tcPr>
            <w:tcW w:w="2268" w:type="dxa"/>
            <w:tcBorders>
              <w:top w:val="nil"/>
              <w:left w:val="nil"/>
              <w:bottom w:val="single" w:sz="4" w:space="0" w:color="auto"/>
              <w:right w:val="single" w:sz="4" w:space="0" w:color="auto"/>
            </w:tcBorders>
            <w:shd w:val="clear" w:color="auto" w:fill="auto"/>
            <w:noWrap/>
          </w:tcPr>
          <w:p w14:paraId="0169F1C0" w14:textId="2C1DE06C"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NS</w:t>
            </w:r>
          </w:p>
        </w:tc>
      </w:tr>
      <w:tr w:rsidR="0083021E" w:rsidRPr="004F411A" w14:paraId="6945944A"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419123C1" w14:textId="77777777" w:rsidR="0083021E" w:rsidRPr="00435DD6" w:rsidRDefault="0083021E" w:rsidP="0083021E">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tcPr>
          <w:p w14:paraId="78157FF2" w14:textId="11374F87"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-9.694</w:t>
            </w:r>
          </w:p>
        </w:tc>
        <w:tc>
          <w:tcPr>
            <w:tcW w:w="2268" w:type="dxa"/>
            <w:tcBorders>
              <w:top w:val="nil"/>
              <w:left w:val="nil"/>
              <w:bottom w:val="single" w:sz="4" w:space="0" w:color="auto"/>
              <w:right w:val="single" w:sz="4" w:space="0" w:color="auto"/>
            </w:tcBorders>
            <w:shd w:val="clear" w:color="auto" w:fill="auto"/>
            <w:noWrap/>
          </w:tcPr>
          <w:p w14:paraId="6BDA6923" w14:textId="11F29BAD"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-13.366 to -6.021</w:t>
            </w:r>
          </w:p>
        </w:tc>
        <w:tc>
          <w:tcPr>
            <w:tcW w:w="2268" w:type="dxa"/>
            <w:tcBorders>
              <w:top w:val="nil"/>
              <w:left w:val="nil"/>
              <w:bottom w:val="single" w:sz="4" w:space="0" w:color="auto"/>
              <w:right w:val="single" w:sz="4" w:space="0" w:color="auto"/>
            </w:tcBorders>
            <w:shd w:val="clear" w:color="auto" w:fill="auto"/>
            <w:noWrap/>
          </w:tcPr>
          <w:p w14:paraId="3500583B" w14:textId="234B0714"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w:t>
            </w:r>
          </w:p>
        </w:tc>
      </w:tr>
      <w:tr w:rsidR="0083021E" w:rsidRPr="004F411A" w14:paraId="1EE3E503"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2D56D850" w14:textId="77777777" w:rsidR="0083021E" w:rsidRPr="00435DD6" w:rsidRDefault="0083021E" w:rsidP="0083021E">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tcPr>
          <w:p w14:paraId="77B55172" w14:textId="105B4BD5"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0.068</w:t>
            </w:r>
          </w:p>
        </w:tc>
        <w:tc>
          <w:tcPr>
            <w:tcW w:w="2268" w:type="dxa"/>
            <w:tcBorders>
              <w:top w:val="nil"/>
              <w:left w:val="nil"/>
              <w:bottom w:val="single" w:sz="4" w:space="0" w:color="auto"/>
              <w:right w:val="single" w:sz="4" w:space="0" w:color="auto"/>
            </w:tcBorders>
            <w:shd w:val="clear" w:color="auto" w:fill="auto"/>
            <w:noWrap/>
          </w:tcPr>
          <w:p w14:paraId="02028132" w14:textId="1978DB62"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-0.473 to 0.609</w:t>
            </w:r>
          </w:p>
        </w:tc>
        <w:tc>
          <w:tcPr>
            <w:tcW w:w="2268" w:type="dxa"/>
            <w:tcBorders>
              <w:top w:val="nil"/>
              <w:left w:val="nil"/>
              <w:bottom w:val="single" w:sz="4" w:space="0" w:color="auto"/>
              <w:right w:val="single" w:sz="4" w:space="0" w:color="auto"/>
            </w:tcBorders>
            <w:shd w:val="clear" w:color="auto" w:fill="auto"/>
            <w:noWrap/>
          </w:tcPr>
          <w:p w14:paraId="35231B87" w14:textId="4C85107F"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NS</w:t>
            </w:r>
          </w:p>
        </w:tc>
      </w:tr>
      <w:tr w:rsidR="0083021E" w:rsidRPr="004F411A" w14:paraId="482C171C"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27D55BD7" w14:textId="77777777" w:rsidR="0083021E" w:rsidRPr="00435DD6" w:rsidRDefault="0083021E" w:rsidP="0083021E">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tcPr>
          <w:p w14:paraId="3F30FFFA" w14:textId="27D6C66F"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52123">
              <w:rPr>
                <w:rFonts w:ascii="Calibri" w:hAnsi="Calibri" w:cs="Calibri"/>
              </w:rPr>
              <w:t>-0.08</w:t>
            </w:r>
            <w:r w:rsidR="0001353F">
              <w:rPr>
                <w:rFonts w:ascii="Calibri" w:hAnsi="Calibri" w:cs="Calibri"/>
              </w:rPr>
              <w:t>0</w:t>
            </w:r>
          </w:p>
        </w:tc>
        <w:tc>
          <w:tcPr>
            <w:tcW w:w="2268" w:type="dxa"/>
            <w:tcBorders>
              <w:top w:val="nil"/>
              <w:left w:val="nil"/>
              <w:bottom w:val="single" w:sz="4" w:space="0" w:color="auto"/>
              <w:right w:val="single" w:sz="4" w:space="0" w:color="auto"/>
            </w:tcBorders>
            <w:shd w:val="clear" w:color="auto" w:fill="auto"/>
            <w:noWrap/>
          </w:tcPr>
          <w:p w14:paraId="55D8EE7D" w14:textId="7587522F"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-0.158 to -0.002</w:t>
            </w:r>
          </w:p>
        </w:tc>
        <w:tc>
          <w:tcPr>
            <w:tcW w:w="2268" w:type="dxa"/>
            <w:tcBorders>
              <w:top w:val="nil"/>
              <w:left w:val="nil"/>
              <w:bottom w:val="single" w:sz="4" w:space="0" w:color="auto"/>
              <w:right w:val="single" w:sz="4" w:space="0" w:color="auto"/>
            </w:tcBorders>
            <w:shd w:val="clear" w:color="auto" w:fill="auto"/>
            <w:noWrap/>
          </w:tcPr>
          <w:p w14:paraId="7E4214FD" w14:textId="6368C850"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w:t>
            </w:r>
          </w:p>
        </w:tc>
      </w:tr>
      <w:tr w:rsidR="0083021E" w:rsidRPr="004F411A" w14:paraId="0233B594"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5E7F67E9" w14:textId="77777777" w:rsidR="0083021E" w:rsidRPr="00435DD6" w:rsidRDefault="0083021E" w:rsidP="0083021E">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tcPr>
          <w:p w14:paraId="58C22E35" w14:textId="45D98CFD"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52123">
              <w:rPr>
                <w:rFonts w:ascii="Calibri" w:hAnsi="Calibri" w:cs="Calibri"/>
              </w:rPr>
              <w:t>0.41</w:t>
            </w:r>
            <w:r w:rsidR="0001353F">
              <w:rPr>
                <w:rFonts w:ascii="Calibri" w:hAnsi="Calibri" w:cs="Calibri"/>
              </w:rPr>
              <w:t>0</w:t>
            </w:r>
          </w:p>
        </w:tc>
        <w:tc>
          <w:tcPr>
            <w:tcW w:w="2268" w:type="dxa"/>
            <w:tcBorders>
              <w:top w:val="nil"/>
              <w:left w:val="nil"/>
              <w:bottom w:val="single" w:sz="4" w:space="0" w:color="auto"/>
              <w:right w:val="single" w:sz="4" w:space="0" w:color="auto"/>
            </w:tcBorders>
            <w:shd w:val="clear" w:color="auto" w:fill="auto"/>
            <w:noWrap/>
          </w:tcPr>
          <w:p w14:paraId="2C739BEB" w14:textId="46029D47"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0.222 to 0.599</w:t>
            </w:r>
          </w:p>
        </w:tc>
        <w:tc>
          <w:tcPr>
            <w:tcW w:w="2268" w:type="dxa"/>
            <w:tcBorders>
              <w:top w:val="nil"/>
              <w:left w:val="nil"/>
              <w:bottom w:val="single" w:sz="4" w:space="0" w:color="auto"/>
              <w:right w:val="single" w:sz="4" w:space="0" w:color="auto"/>
            </w:tcBorders>
            <w:shd w:val="clear" w:color="auto" w:fill="auto"/>
            <w:noWrap/>
          </w:tcPr>
          <w:p w14:paraId="6A315917" w14:textId="6D587EB0"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w:t>
            </w:r>
          </w:p>
        </w:tc>
      </w:tr>
      <w:tr w:rsidR="0083021E" w:rsidRPr="004F411A" w14:paraId="3E9CFB6E"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14C9A9AA" w14:textId="77777777" w:rsidR="0083021E" w:rsidRPr="00435DD6" w:rsidRDefault="0083021E" w:rsidP="0083021E">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fludrocortisone (µg)</w:t>
            </w:r>
          </w:p>
        </w:tc>
        <w:tc>
          <w:tcPr>
            <w:tcW w:w="2268" w:type="dxa"/>
            <w:tcBorders>
              <w:top w:val="nil"/>
              <w:left w:val="nil"/>
              <w:bottom w:val="single" w:sz="4" w:space="0" w:color="auto"/>
              <w:right w:val="single" w:sz="4" w:space="0" w:color="auto"/>
            </w:tcBorders>
            <w:shd w:val="clear" w:color="auto" w:fill="auto"/>
            <w:noWrap/>
          </w:tcPr>
          <w:p w14:paraId="177E8966" w14:textId="7701143B"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0.022</w:t>
            </w:r>
          </w:p>
        </w:tc>
        <w:tc>
          <w:tcPr>
            <w:tcW w:w="2268" w:type="dxa"/>
            <w:tcBorders>
              <w:top w:val="nil"/>
              <w:left w:val="nil"/>
              <w:bottom w:val="single" w:sz="4" w:space="0" w:color="auto"/>
              <w:right w:val="single" w:sz="4" w:space="0" w:color="auto"/>
            </w:tcBorders>
            <w:shd w:val="clear" w:color="auto" w:fill="auto"/>
            <w:noWrap/>
          </w:tcPr>
          <w:p w14:paraId="6C69BFBB" w14:textId="7F7203A8"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0.013 to 0.031</w:t>
            </w:r>
          </w:p>
        </w:tc>
        <w:tc>
          <w:tcPr>
            <w:tcW w:w="2268" w:type="dxa"/>
            <w:tcBorders>
              <w:top w:val="nil"/>
              <w:left w:val="nil"/>
              <w:bottom w:val="single" w:sz="4" w:space="0" w:color="auto"/>
              <w:right w:val="single" w:sz="4" w:space="0" w:color="auto"/>
            </w:tcBorders>
            <w:shd w:val="clear" w:color="auto" w:fill="auto"/>
            <w:noWrap/>
          </w:tcPr>
          <w:p w14:paraId="2FED532F" w14:textId="1D6904F6"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w:t>
            </w:r>
          </w:p>
        </w:tc>
      </w:tr>
      <w:tr w:rsidR="0083021E" w:rsidRPr="004F411A" w14:paraId="74AA5538" w14:textId="77777777" w:rsidTr="00F52123">
        <w:trPr>
          <w:trHeight w:val="552"/>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27667E22" w14:textId="77777777" w:rsidR="0083021E" w:rsidRPr="00435DD6" w:rsidRDefault="0083021E" w:rsidP="0083021E">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hydrocortisone equivalent (mg)</w:t>
            </w:r>
          </w:p>
        </w:tc>
        <w:tc>
          <w:tcPr>
            <w:tcW w:w="2268" w:type="dxa"/>
            <w:tcBorders>
              <w:top w:val="nil"/>
              <w:left w:val="nil"/>
              <w:bottom w:val="single" w:sz="4" w:space="0" w:color="auto"/>
              <w:right w:val="single" w:sz="4" w:space="0" w:color="auto"/>
            </w:tcBorders>
            <w:shd w:val="clear" w:color="auto" w:fill="auto"/>
            <w:noWrap/>
          </w:tcPr>
          <w:p w14:paraId="2201A9A8" w14:textId="60F01EEB"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0.079</w:t>
            </w:r>
          </w:p>
        </w:tc>
        <w:tc>
          <w:tcPr>
            <w:tcW w:w="2268" w:type="dxa"/>
            <w:tcBorders>
              <w:top w:val="nil"/>
              <w:left w:val="nil"/>
              <w:bottom w:val="single" w:sz="4" w:space="0" w:color="auto"/>
              <w:right w:val="single" w:sz="4" w:space="0" w:color="auto"/>
            </w:tcBorders>
            <w:shd w:val="clear" w:color="auto" w:fill="auto"/>
            <w:noWrap/>
          </w:tcPr>
          <w:p w14:paraId="34D65A90" w14:textId="76DEF722"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-0.056 to 0.215</w:t>
            </w:r>
          </w:p>
        </w:tc>
        <w:tc>
          <w:tcPr>
            <w:tcW w:w="2268" w:type="dxa"/>
            <w:tcBorders>
              <w:top w:val="nil"/>
              <w:left w:val="nil"/>
              <w:bottom w:val="single" w:sz="4" w:space="0" w:color="auto"/>
              <w:right w:val="single" w:sz="4" w:space="0" w:color="auto"/>
            </w:tcBorders>
            <w:shd w:val="clear" w:color="auto" w:fill="auto"/>
            <w:noWrap/>
          </w:tcPr>
          <w:p w14:paraId="1E5D198F" w14:textId="62BBC46B"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NS</w:t>
            </w:r>
          </w:p>
        </w:tc>
      </w:tr>
      <w:tr w:rsidR="0083021E" w:rsidRPr="004F411A" w14:paraId="49781EAA"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4594301E" w14:textId="77777777" w:rsidR="0083021E" w:rsidRPr="00435DD6" w:rsidRDefault="0083021E" w:rsidP="0083021E">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salt (g)</w:t>
            </w:r>
          </w:p>
        </w:tc>
        <w:tc>
          <w:tcPr>
            <w:tcW w:w="2268" w:type="dxa"/>
            <w:tcBorders>
              <w:top w:val="nil"/>
              <w:left w:val="nil"/>
              <w:bottom w:val="single" w:sz="4" w:space="0" w:color="auto"/>
              <w:right w:val="single" w:sz="4" w:space="0" w:color="auto"/>
            </w:tcBorders>
            <w:shd w:val="clear" w:color="auto" w:fill="auto"/>
            <w:noWrap/>
          </w:tcPr>
          <w:p w14:paraId="6106C297" w14:textId="586B1A75"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-1.655</w:t>
            </w:r>
          </w:p>
        </w:tc>
        <w:tc>
          <w:tcPr>
            <w:tcW w:w="2268" w:type="dxa"/>
            <w:tcBorders>
              <w:top w:val="nil"/>
              <w:left w:val="nil"/>
              <w:bottom w:val="single" w:sz="4" w:space="0" w:color="auto"/>
              <w:right w:val="single" w:sz="4" w:space="0" w:color="auto"/>
            </w:tcBorders>
            <w:shd w:val="clear" w:color="auto" w:fill="auto"/>
            <w:noWrap/>
          </w:tcPr>
          <w:p w14:paraId="5B6416EF" w14:textId="1FE2CF53"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-4.258 to 0.949</w:t>
            </w:r>
          </w:p>
        </w:tc>
        <w:tc>
          <w:tcPr>
            <w:tcW w:w="2268" w:type="dxa"/>
            <w:tcBorders>
              <w:top w:val="nil"/>
              <w:left w:val="nil"/>
              <w:bottom w:val="single" w:sz="4" w:space="0" w:color="auto"/>
              <w:right w:val="single" w:sz="4" w:space="0" w:color="auto"/>
            </w:tcBorders>
            <w:shd w:val="clear" w:color="auto" w:fill="auto"/>
            <w:noWrap/>
          </w:tcPr>
          <w:p w14:paraId="29D0C73C" w14:textId="5B386E4E"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NS</w:t>
            </w:r>
          </w:p>
        </w:tc>
      </w:tr>
      <w:tr w:rsidR="00787615" w:rsidRPr="001702C7" w14:paraId="0BA1DFDF" w14:textId="77777777" w:rsidTr="0083021E">
        <w:trPr>
          <w:trHeight w:val="680"/>
        </w:trPr>
        <w:tc>
          <w:tcPr>
            <w:tcW w:w="5024"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3A60A70E" w14:textId="77777777" w:rsidR="00787615" w:rsidRPr="00435DD6" w:rsidRDefault="00787615" w:rsidP="00787615">
            <w:pPr>
              <w:spacing w:after="0" w:line="240" w:lineRule="auto"/>
              <w:jc w:val="center"/>
              <w:rPr>
                <w:rFonts w:ascii="Calibri" w:hAnsi="Calibri" w:cs="Calibri"/>
                <w:b/>
                <w:bCs/>
                <w:color w:val="000000"/>
              </w:rPr>
            </w:pPr>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p>
          <w:p w14:paraId="68C329A6" w14:textId="730F23BB" w:rsidR="00787615" w:rsidRPr="00435DD6" w:rsidRDefault="00DD1ABD" w:rsidP="00787615">
            <w:pPr>
              <w:spacing w:after="0" w:line="240" w:lineRule="auto"/>
              <w:jc w:val="center"/>
              <w:rPr>
                <w:rFonts w:ascii="Calibri" w:eastAsia="Times New Roman" w:hAnsi="Calibri" w:cs="Calibri"/>
                <w:color w:val="000000"/>
                <w:kern w:val="0"/>
                <w:lang w:eastAsia="en-GB"/>
                <w14:ligatures w14:val="none"/>
              </w:rPr>
            </w:pPr>
            <w:r w:rsidRPr="00DD1ABD">
              <w:rPr>
                <w:rFonts w:ascii="Calibri" w:hAnsi="Calibri" w:cs="Calibri"/>
                <w:color w:val="000000"/>
              </w:rPr>
              <w:t>1.12 | 7.40</w:t>
            </w:r>
          </w:p>
        </w:tc>
        <w:tc>
          <w:tcPr>
            <w:tcW w:w="4536" w:type="dxa"/>
            <w:gridSpan w:val="2"/>
            <w:tcBorders>
              <w:top w:val="single" w:sz="4" w:space="0" w:color="auto"/>
              <w:left w:val="nil"/>
              <w:bottom w:val="single" w:sz="4" w:space="0" w:color="auto"/>
              <w:right w:val="single" w:sz="4" w:space="0" w:color="000000"/>
            </w:tcBorders>
            <w:shd w:val="clear" w:color="auto" w:fill="auto"/>
            <w:vAlign w:val="center"/>
            <w:hideMark/>
          </w:tcPr>
          <w:p w14:paraId="62C86D51" w14:textId="77777777" w:rsidR="00787615" w:rsidRPr="004457AE" w:rsidRDefault="00787615" w:rsidP="00787615">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systolic BP (95% CI) : </w:t>
            </w:r>
          </w:p>
          <w:p w14:paraId="7FEB9436" w14:textId="26DAB4D2" w:rsidR="00787615" w:rsidRPr="004457AE" w:rsidRDefault="00DD1ABD" w:rsidP="00787615">
            <w:pPr>
              <w:spacing w:after="0" w:line="240" w:lineRule="auto"/>
              <w:jc w:val="center"/>
              <w:rPr>
                <w:rFonts w:ascii="Calibri" w:eastAsia="Times New Roman" w:hAnsi="Calibri" w:cs="Calibri"/>
                <w:color w:val="000000"/>
                <w:kern w:val="0"/>
                <w:lang w:val="pl-PL" w:eastAsia="en-GB"/>
                <w14:ligatures w14:val="none"/>
              </w:rPr>
            </w:pPr>
            <w:r w:rsidRPr="00DD1ABD">
              <w:rPr>
                <w:rFonts w:ascii="Calibri" w:hAnsi="Calibri" w:cs="Calibri"/>
                <w:color w:val="000000"/>
                <w:lang w:val="pl-PL"/>
              </w:rPr>
              <w:t>0.27 (0.21 to 0.32)</w:t>
            </w:r>
          </w:p>
        </w:tc>
      </w:tr>
      <w:tr w:rsidR="000966E5" w:rsidRPr="004F411A" w14:paraId="3B640146" w14:textId="77777777" w:rsidTr="0083021E">
        <w:trPr>
          <w:trHeight w:val="680"/>
        </w:trPr>
        <w:tc>
          <w:tcPr>
            <w:tcW w:w="9560" w:type="dxa"/>
            <w:gridSpan w:val="4"/>
            <w:tcBorders>
              <w:top w:val="nil"/>
              <w:left w:val="single" w:sz="4" w:space="0" w:color="auto"/>
              <w:bottom w:val="single" w:sz="4" w:space="0" w:color="auto"/>
              <w:right w:val="single" w:sz="4" w:space="0" w:color="auto"/>
            </w:tcBorders>
            <w:shd w:val="clear" w:color="auto" w:fill="auto"/>
            <w:vAlign w:val="center"/>
            <w:hideMark/>
          </w:tcPr>
          <w:p w14:paraId="2A87EB8B" w14:textId="00DB0C24" w:rsidR="000966E5" w:rsidRPr="00435DD6" w:rsidRDefault="000966E5" w:rsidP="00435EAD">
            <w:pPr>
              <w:spacing w:after="0" w:line="240" w:lineRule="auto"/>
              <w:rPr>
                <w:rFonts w:ascii="Calibri" w:eastAsia="Times New Roman" w:hAnsi="Calibri" w:cs="Calibri"/>
                <w:color w:val="000000"/>
                <w:kern w:val="0"/>
                <w:lang w:eastAsia="en-GB"/>
                <w14:ligatures w14:val="none"/>
              </w:rPr>
            </w:pPr>
            <w:r w:rsidRPr="00435DD6">
              <w:rPr>
                <w:rFonts w:ascii="Calibri" w:eastAsia="Times New Roman" w:hAnsi="Calibri" w:cs="Calibri"/>
                <w:b/>
                <w:bCs/>
                <w:color w:val="000000"/>
                <w:kern w:val="0"/>
                <w:lang w:eastAsia="en-GB"/>
                <w14:ligatures w14:val="none"/>
              </w:rPr>
              <w:t>Outcome: Diastolic BP (Absolute values) </w:t>
            </w:r>
            <w:r w:rsidRPr="00435DD6">
              <w:rPr>
                <w:rFonts w:ascii="Calibri" w:eastAsia="Times New Roman" w:hAnsi="Calibri" w:cs="Calibri"/>
                <w:color w:val="000000"/>
                <w:kern w:val="0"/>
                <w:lang w:eastAsia="en-GB"/>
                <w14:ligatures w14:val="none"/>
              </w:rPr>
              <w:t> </w:t>
            </w:r>
          </w:p>
        </w:tc>
      </w:tr>
      <w:tr w:rsidR="00650DBB" w:rsidRPr="004F411A" w14:paraId="30EB61B0"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0691A2BD" w14:textId="77777777" w:rsidR="00650DBB" w:rsidRPr="00435DD6" w:rsidRDefault="00650DBB" w:rsidP="00650DB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tcPr>
          <w:p w14:paraId="1C1CEB01" w14:textId="2F57A7BE"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62.648</w:t>
            </w:r>
          </w:p>
        </w:tc>
        <w:tc>
          <w:tcPr>
            <w:tcW w:w="2268" w:type="dxa"/>
            <w:tcBorders>
              <w:top w:val="nil"/>
              <w:left w:val="nil"/>
              <w:bottom w:val="single" w:sz="4" w:space="0" w:color="auto"/>
              <w:right w:val="single" w:sz="4" w:space="0" w:color="auto"/>
            </w:tcBorders>
            <w:shd w:val="clear" w:color="auto" w:fill="auto"/>
            <w:noWrap/>
          </w:tcPr>
          <w:p w14:paraId="1C703DA3" w14:textId="50CAFA7D"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56.310 to 68.985</w:t>
            </w:r>
          </w:p>
        </w:tc>
        <w:tc>
          <w:tcPr>
            <w:tcW w:w="2268" w:type="dxa"/>
            <w:tcBorders>
              <w:top w:val="nil"/>
              <w:left w:val="nil"/>
              <w:bottom w:val="single" w:sz="4" w:space="0" w:color="auto"/>
              <w:right w:val="single" w:sz="4" w:space="0" w:color="auto"/>
            </w:tcBorders>
            <w:shd w:val="clear" w:color="auto" w:fill="auto"/>
            <w:noWrap/>
          </w:tcPr>
          <w:p w14:paraId="18F95981" w14:textId="15F87EC8"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w:t>
            </w:r>
          </w:p>
        </w:tc>
      </w:tr>
      <w:tr w:rsidR="00650DBB" w:rsidRPr="004F411A" w14:paraId="6F1A6B32"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510F5CC7" w14:textId="77777777" w:rsidR="00650DBB" w:rsidRPr="00435DD6" w:rsidRDefault="00650DBB" w:rsidP="00650DB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tcPr>
          <w:p w14:paraId="55670ED7" w14:textId="79246B4F"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0.688</w:t>
            </w:r>
          </w:p>
        </w:tc>
        <w:tc>
          <w:tcPr>
            <w:tcW w:w="2268" w:type="dxa"/>
            <w:tcBorders>
              <w:top w:val="nil"/>
              <w:left w:val="nil"/>
              <w:bottom w:val="single" w:sz="4" w:space="0" w:color="auto"/>
              <w:right w:val="single" w:sz="4" w:space="0" w:color="auto"/>
            </w:tcBorders>
            <w:shd w:val="clear" w:color="auto" w:fill="auto"/>
            <w:noWrap/>
          </w:tcPr>
          <w:p w14:paraId="6DB1320F" w14:textId="0535BFCC"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-0.452 to 1.828</w:t>
            </w:r>
          </w:p>
        </w:tc>
        <w:tc>
          <w:tcPr>
            <w:tcW w:w="2268" w:type="dxa"/>
            <w:tcBorders>
              <w:top w:val="nil"/>
              <w:left w:val="nil"/>
              <w:bottom w:val="single" w:sz="4" w:space="0" w:color="auto"/>
              <w:right w:val="single" w:sz="4" w:space="0" w:color="auto"/>
            </w:tcBorders>
            <w:shd w:val="clear" w:color="auto" w:fill="auto"/>
            <w:noWrap/>
          </w:tcPr>
          <w:p w14:paraId="41DA4F21" w14:textId="7A0B9F97"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NS</w:t>
            </w:r>
          </w:p>
        </w:tc>
      </w:tr>
      <w:tr w:rsidR="00650DBB" w:rsidRPr="004F411A" w14:paraId="1D7695C9"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638F3E92" w14:textId="77777777" w:rsidR="00650DBB" w:rsidRPr="00435DD6" w:rsidRDefault="00650DBB" w:rsidP="00650DB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tcPr>
          <w:p w14:paraId="096045FA" w14:textId="2AF663AF"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-2.778</w:t>
            </w:r>
          </w:p>
        </w:tc>
        <w:tc>
          <w:tcPr>
            <w:tcW w:w="2268" w:type="dxa"/>
            <w:tcBorders>
              <w:top w:val="nil"/>
              <w:left w:val="nil"/>
              <w:bottom w:val="single" w:sz="4" w:space="0" w:color="auto"/>
              <w:right w:val="single" w:sz="4" w:space="0" w:color="auto"/>
            </w:tcBorders>
            <w:shd w:val="clear" w:color="auto" w:fill="auto"/>
            <w:noWrap/>
          </w:tcPr>
          <w:p w14:paraId="4D69409E" w14:textId="495B05EB"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-6.878 to 1.322</w:t>
            </w:r>
          </w:p>
        </w:tc>
        <w:tc>
          <w:tcPr>
            <w:tcW w:w="2268" w:type="dxa"/>
            <w:tcBorders>
              <w:top w:val="nil"/>
              <w:left w:val="nil"/>
              <w:bottom w:val="single" w:sz="4" w:space="0" w:color="auto"/>
              <w:right w:val="single" w:sz="4" w:space="0" w:color="auto"/>
            </w:tcBorders>
            <w:shd w:val="clear" w:color="auto" w:fill="auto"/>
            <w:noWrap/>
          </w:tcPr>
          <w:p w14:paraId="59E0BB19" w14:textId="43FEDDF0"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NS</w:t>
            </w:r>
          </w:p>
        </w:tc>
      </w:tr>
      <w:tr w:rsidR="00650DBB" w:rsidRPr="004F411A" w14:paraId="5037742E"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695D027B" w14:textId="77777777" w:rsidR="00650DBB" w:rsidRPr="00435DD6" w:rsidRDefault="00650DBB" w:rsidP="00650DB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tcPr>
          <w:p w14:paraId="303506F2" w14:textId="23952AAA"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0.069</w:t>
            </w:r>
          </w:p>
        </w:tc>
        <w:tc>
          <w:tcPr>
            <w:tcW w:w="2268" w:type="dxa"/>
            <w:tcBorders>
              <w:top w:val="nil"/>
              <w:left w:val="nil"/>
              <w:bottom w:val="single" w:sz="4" w:space="0" w:color="auto"/>
              <w:right w:val="single" w:sz="4" w:space="0" w:color="auto"/>
            </w:tcBorders>
            <w:shd w:val="clear" w:color="auto" w:fill="auto"/>
            <w:noWrap/>
          </w:tcPr>
          <w:p w14:paraId="7D5838B8" w14:textId="2C927382"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-0.376 to 0.514</w:t>
            </w:r>
          </w:p>
        </w:tc>
        <w:tc>
          <w:tcPr>
            <w:tcW w:w="2268" w:type="dxa"/>
            <w:tcBorders>
              <w:top w:val="nil"/>
              <w:left w:val="nil"/>
              <w:bottom w:val="single" w:sz="4" w:space="0" w:color="auto"/>
              <w:right w:val="single" w:sz="4" w:space="0" w:color="auto"/>
            </w:tcBorders>
            <w:shd w:val="clear" w:color="auto" w:fill="auto"/>
            <w:noWrap/>
          </w:tcPr>
          <w:p w14:paraId="3C84DDA2" w14:textId="0965FB1A"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NS</w:t>
            </w:r>
          </w:p>
        </w:tc>
      </w:tr>
      <w:tr w:rsidR="00650DBB" w:rsidRPr="004F411A" w14:paraId="1FC7CAAA"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7A70EADD" w14:textId="77777777" w:rsidR="00650DBB" w:rsidRPr="00435DD6" w:rsidRDefault="00650DBB" w:rsidP="00650DB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tcPr>
          <w:p w14:paraId="58EF1E8A" w14:textId="285EC2C1"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-0.059</w:t>
            </w:r>
          </w:p>
        </w:tc>
        <w:tc>
          <w:tcPr>
            <w:tcW w:w="2268" w:type="dxa"/>
            <w:tcBorders>
              <w:top w:val="nil"/>
              <w:left w:val="nil"/>
              <w:bottom w:val="single" w:sz="4" w:space="0" w:color="auto"/>
              <w:right w:val="single" w:sz="4" w:space="0" w:color="auto"/>
            </w:tcBorders>
            <w:shd w:val="clear" w:color="auto" w:fill="auto"/>
            <w:noWrap/>
          </w:tcPr>
          <w:p w14:paraId="68737084" w14:textId="56622354"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-0.132 to 0.013</w:t>
            </w:r>
          </w:p>
        </w:tc>
        <w:tc>
          <w:tcPr>
            <w:tcW w:w="2268" w:type="dxa"/>
            <w:tcBorders>
              <w:top w:val="nil"/>
              <w:left w:val="nil"/>
              <w:bottom w:val="single" w:sz="4" w:space="0" w:color="auto"/>
              <w:right w:val="single" w:sz="4" w:space="0" w:color="auto"/>
            </w:tcBorders>
            <w:shd w:val="clear" w:color="auto" w:fill="auto"/>
            <w:noWrap/>
          </w:tcPr>
          <w:p w14:paraId="2FB076BC" w14:textId="0DF236B8"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NS</w:t>
            </w:r>
          </w:p>
        </w:tc>
      </w:tr>
      <w:tr w:rsidR="00650DBB" w:rsidRPr="004F411A" w14:paraId="5FED014A"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4EB6905B" w14:textId="77777777" w:rsidR="00650DBB" w:rsidRPr="00435DD6" w:rsidRDefault="00650DBB" w:rsidP="00650DB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tcPr>
          <w:p w14:paraId="4CCCE087" w14:textId="2029E539"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0.179</w:t>
            </w:r>
          </w:p>
        </w:tc>
        <w:tc>
          <w:tcPr>
            <w:tcW w:w="2268" w:type="dxa"/>
            <w:tcBorders>
              <w:top w:val="nil"/>
              <w:left w:val="nil"/>
              <w:bottom w:val="single" w:sz="4" w:space="0" w:color="auto"/>
              <w:right w:val="single" w:sz="4" w:space="0" w:color="auto"/>
            </w:tcBorders>
            <w:shd w:val="clear" w:color="auto" w:fill="auto"/>
            <w:noWrap/>
          </w:tcPr>
          <w:p w14:paraId="6ACE8357" w14:textId="024B6DEA"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0.123 to 0.234</w:t>
            </w:r>
          </w:p>
        </w:tc>
        <w:tc>
          <w:tcPr>
            <w:tcW w:w="2268" w:type="dxa"/>
            <w:tcBorders>
              <w:top w:val="nil"/>
              <w:left w:val="nil"/>
              <w:bottom w:val="single" w:sz="4" w:space="0" w:color="auto"/>
              <w:right w:val="single" w:sz="4" w:space="0" w:color="auto"/>
            </w:tcBorders>
            <w:shd w:val="clear" w:color="auto" w:fill="auto"/>
            <w:noWrap/>
          </w:tcPr>
          <w:p w14:paraId="0F919AD1" w14:textId="22C451F2"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w:t>
            </w:r>
          </w:p>
        </w:tc>
      </w:tr>
      <w:tr w:rsidR="00650DBB" w:rsidRPr="004F411A" w14:paraId="55292302"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22576B05" w14:textId="77777777" w:rsidR="00650DBB" w:rsidRPr="00435DD6" w:rsidRDefault="00650DBB" w:rsidP="00650DB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fludrocortisone (µg)</w:t>
            </w:r>
          </w:p>
        </w:tc>
        <w:tc>
          <w:tcPr>
            <w:tcW w:w="2268" w:type="dxa"/>
            <w:tcBorders>
              <w:top w:val="nil"/>
              <w:left w:val="nil"/>
              <w:bottom w:val="single" w:sz="4" w:space="0" w:color="auto"/>
              <w:right w:val="single" w:sz="4" w:space="0" w:color="auto"/>
            </w:tcBorders>
            <w:shd w:val="clear" w:color="auto" w:fill="auto"/>
            <w:noWrap/>
          </w:tcPr>
          <w:p w14:paraId="0EB17151" w14:textId="608883A3"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0.014</w:t>
            </w:r>
          </w:p>
        </w:tc>
        <w:tc>
          <w:tcPr>
            <w:tcW w:w="2268" w:type="dxa"/>
            <w:tcBorders>
              <w:top w:val="nil"/>
              <w:left w:val="nil"/>
              <w:bottom w:val="single" w:sz="4" w:space="0" w:color="auto"/>
              <w:right w:val="single" w:sz="4" w:space="0" w:color="auto"/>
            </w:tcBorders>
            <w:shd w:val="clear" w:color="auto" w:fill="auto"/>
            <w:noWrap/>
          </w:tcPr>
          <w:p w14:paraId="4854E360" w14:textId="702EE312"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0.006 to 0.021</w:t>
            </w:r>
          </w:p>
        </w:tc>
        <w:tc>
          <w:tcPr>
            <w:tcW w:w="2268" w:type="dxa"/>
            <w:tcBorders>
              <w:top w:val="nil"/>
              <w:left w:val="nil"/>
              <w:bottom w:val="single" w:sz="4" w:space="0" w:color="auto"/>
              <w:right w:val="single" w:sz="4" w:space="0" w:color="auto"/>
            </w:tcBorders>
            <w:shd w:val="clear" w:color="auto" w:fill="auto"/>
            <w:noWrap/>
          </w:tcPr>
          <w:p w14:paraId="7BA3C77E" w14:textId="5CAB56C0"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w:t>
            </w:r>
          </w:p>
        </w:tc>
      </w:tr>
      <w:tr w:rsidR="00650DBB" w:rsidRPr="004F411A" w14:paraId="6D8F1CA1" w14:textId="77777777" w:rsidTr="00F52123">
        <w:trPr>
          <w:trHeight w:val="552"/>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2630F5D8" w14:textId="77777777" w:rsidR="00650DBB" w:rsidRPr="00435DD6" w:rsidRDefault="00650DBB" w:rsidP="00650DB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hydrocortisone equivalent (mg)</w:t>
            </w:r>
          </w:p>
        </w:tc>
        <w:tc>
          <w:tcPr>
            <w:tcW w:w="2268" w:type="dxa"/>
            <w:tcBorders>
              <w:top w:val="nil"/>
              <w:left w:val="nil"/>
              <w:bottom w:val="single" w:sz="4" w:space="0" w:color="auto"/>
              <w:right w:val="single" w:sz="4" w:space="0" w:color="auto"/>
            </w:tcBorders>
            <w:shd w:val="clear" w:color="auto" w:fill="auto"/>
            <w:noWrap/>
          </w:tcPr>
          <w:p w14:paraId="3F542B72" w14:textId="342BF99D"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0.061</w:t>
            </w:r>
          </w:p>
        </w:tc>
        <w:tc>
          <w:tcPr>
            <w:tcW w:w="2268" w:type="dxa"/>
            <w:tcBorders>
              <w:top w:val="nil"/>
              <w:left w:val="nil"/>
              <w:bottom w:val="single" w:sz="4" w:space="0" w:color="auto"/>
              <w:right w:val="single" w:sz="4" w:space="0" w:color="auto"/>
            </w:tcBorders>
            <w:shd w:val="clear" w:color="auto" w:fill="auto"/>
            <w:noWrap/>
          </w:tcPr>
          <w:p w14:paraId="1B13954D" w14:textId="1613CB2A"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-0.025 to 0.147</w:t>
            </w:r>
          </w:p>
        </w:tc>
        <w:tc>
          <w:tcPr>
            <w:tcW w:w="2268" w:type="dxa"/>
            <w:tcBorders>
              <w:top w:val="nil"/>
              <w:left w:val="nil"/>
              <w:bottom w:val="single" w:sz="4" w:space="0" w:color="auto"/>
              <w:right w:val="single" w:sz="4" w:space="0" w:color="auto"/>
            </w:tcBorders>
            <w:shd w:val="clear" w:color="auto" w:fill="auto"/>
            <w:noWrap/>
          </w:tcPr>
          <w:p w14:paraId="59535921" w14:textId="1065B68B"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NS</w:t>
            </w:r>
          </w:p>
        </w:tc>
      </w:tr>
      <w:tr w:rsidR="00650DBB" w:rsidRPr="004F411A" w14:paraId="3B4B06EA"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264A3DEE" w14:textId="77777777" w:rsidR="00650DBB" w:rsidRPr="00435DD6" w:rsidRDefault="00650DBB" w:rsidP="00650DB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salt (g)</w:t>
            </w:r>
          </w:p>
        </w:tc>
        <w:tc>
          <w:tcPr>
            <w:tcW w:w="2268" w:type="dxa"/>
            <w:tcBorders>
              <w:top w:val="nil"/>
              <w:left w:val="nil"/>
              <w:bottom w:val="single" w:sz="4" w:space="0" w:color="auto"/>
              <w:right w:val="single" w:sz="4" w:space="0" w:color="auto"/>
            </w:tcBorders>
            <w:shd w:val="clear" w:color="auto" w:fill="auto"/>
            <w:noWrap/>
          </w:tcPr>
          <w:p w14:paraId="0936AD9A" w14:textId="2918B363"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-1.389</w:t>
            </w:r>
          </w:p>
        </w:tc>
        <w:tc>
          <w:tcPr>
            <w:tcW w:w="2268" w:type="dxa"/>
            <w:tcBorders>
              <w:top w:val="nil"/>
              <w:left w:val="nil"/>
              <w:bottom w:val="single" w:sz="4" w:space="0" w:color="auto"/>
              <w:right w:val="single" w:sz="4" w:space="0" w:color="auto"/>
            </w:tcBorders>
            <w:shd w:val="clear" w:color="auto" w:fill="auto"/>
            <w:noWrap/>
          </w:tcPr>
          <w:p w14:paraId="11AEB421" w14:textId="33A69BFB"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-2.888 to 0.110</w:t>
            </w:r>
          </w:p>
        </w:tc>
        <w:tc>
          <w:tcPr>
            <w:tcW w:w="2268" w:type="dxa"/>
            <w:tcBorders>
              <w:top w:val="nil"/>
              <w:left w:val="nil"/>
              <w:bottom w:val="single" w:sz="4" w:space="0" w:color="auto"/>
              <w:right w:val="single" w:sz="4" w:space="0" w:color="auto"/>
            </w:tcBorders>
            <w:shd w:val="clear" w:color="auto" w:fill="auto"/>
            <w:noWrap/>
          </w:tcPr>
          <w:p w14:paraId="76411EE4" w14:textId="19BABCCF"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NS</w:t>
            </w:r>
          </w:p>
        </w:tc>
      </w:tr>
      <w:tr w:rsidR="00787615" w:rsidRPr="001702C7" w14:paraId="4FDF510A" w14:textId="77777777" w:rsidTr="0083021E">
        <w:trPr>
          <w:trHeight w:val="680"/>
        </w:trPr>
        <w:tc>
          <w:tcPr>
            <w:tcW w:w="5024"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3ED40A08" w14:textId="76285068" w:rsidR="00787615" w:rsidRPr="00435DD6" w:rsidRDefault="00787615" w:rsidP="00787615">
            <w:pPr>
              <w:spacing w:after="0" w:line="240" w:lineRule="auto"/>
              <w:jc w:val="center"/>
              <w:rPr>
                <w:rFonts w:ascii="Calibri" w:hAnsi="Calibri" w:cs="Calibri"/>
                <w:b/>
                <w:bCs/>
                <w:color w:val="000000"/>
              </w:rPr>
            </w:pPr>
            <w:r w:rsidRPr="00435DD6">
              <w:rPr>
                <w:rFonts w:ascii="Calibri" w:hAnsi="Calibri" w:cs="Calibri"/>
                <w:b/>
                <w:bCs/>
                <w:color w:val="000000"/>
              </w:rPr>
              <w:t xml:space="preserve">SD of </w:t>
            </w:r>
            <w:proofErr w:type="spellStart"/>
            <w:r w:rsidRPr="004F411A">
              <w:rPr>
                <w:rFonts w:ascii="Calibri" w:hAnsi="Calibri" w:cs="Calibri"/>
                <w:b/>
                <w:bCs/>
                <w:color w:val="000000"/>
              </w:rPr>
              <w:t>r</w:t>
            </w:r>
            <w:r w:rsidRPr="00435DD6">
              <w:rPr>
                <w:rFonts w:ascii="Calibri" w:hAnsi="Calibri" w:cs="Calibri"/>
                <w:b/>
                <w:bCs/>
                <w:color w:val="000000"/>
              </w:rPr>
              <w:t>andom_slope</w:t>
            </w:r>
            <w:proofErr w:type="spellEnd"/>
            <w:r w:rsidRPr="00435DD6">
              <w:rPr>
                <w:rFonts w:ascii="Calibri" w:hAnsi="Calibri" w:cs="Calibri"/>
                <w:b/>
                <w:bCs/>
                <w:color w:val="000000"/>
              </w:rPr>
              <w:t xml:space="preserve"> | </w:t>
            </w:r>
            <w:proofErr w:type="spellStart"/>
            <w:r w:rsidRPr="004F411A">
              <w:rPr>
                <w:rFonts w:ascii="Calibri" w:hAnsi="Calibri" w:cs="Calibri"/>
                <w:b/>
                <w:bCs/>
                <w:color w:val="000000"/>
              </w:rPr>
              <w:t>r</w:t>
            </w:r>
            <w:r w:rsidRPr="00435DD6">
              <w:rPr>
                <w:rFonts w:ascii="Calibri" w:hAnsi="Calibri" w:cs="Calibri"/>
                <w:b/>
                <w:bCs/>
                <w:color w:val="000000"/>
              </w:rPr>
              <w:t>andom_</w:t>
            </w:r>
            <w:proofErr w:type="gramStart"/>
            <w:r w:rsidRPr="00435DD6">
              <w:rPr>
                <w:rFonts w:ascii="Calibri" w:hAnsi="Calibri" w:cs="Calibri"/>
                <w:b/>
                <w:bCs/>
                <w:color w:val="000000"/>
              </w:rPr>
              <w:t>intercept</w:t>
            </w:r>
            <w:proofErr w:type="spellEnd"/>
            <w:r w:rsidRPr="00435DD6">
              <w:rPr>
                <w:rFonts w:ascii="Calibri" w:hAnsi="Calibri" w:cs="Calibri"/>
                <w:b/>
                <w:bCs/>
                <w:color w:val="000000"/>
              </w:rPr>
              <w:t xml:space="preserve"> :</w:t>
            </w:r>
            <w:proofErr w:type="gramEnd"/>
            <w:r w:rsidRPr="00435DD6">
              <w:rPr>
                <w:rFonts w:ascii="Calibri" w:hAnsi="Calibri" w:cs="Calibri"/>
                <w:b/>
                <w:bCs/>
                <w:color w:val="000000"/>
              </w:rPr>
              <w:t xml:space="preserve"> </w:t>
            </w:r>
          </w:p>
          <w:p w14:paraId="052DFCEB" w14:textId="2BEA15C3" w:rsidR="00787615" w:rsidRPr="00435DD6" w:rsidRDefault="00DD1ABD" w:rsidP="00787615">
            <w:pPr>
              <w:spacing w:after="0" w:line="240" w:lineRule="auto"/>
              <w:jc w:val="center"/>
              <w:rPr>
                <w:rFonts w:ascii="Calibri" w:eastAsia="Times New Roman" w:hAnsi="Calibri" w:cs="Calibri"/>
                <w:color w:val="000000"/>
                <w:kern w:val="0"/>
                <w:lang w:eastAsia="en-GB"/>
                <w14:ligatures w14:val="none"/>
              </w:rPr>
            </w:pPr>
            <w:r w:rsidRPr="00DD1ABD">
              <w:rPr>
                <w:rFonts w:ascii="Calibri" w:hAnsi="Calibri" w:cs="Calibri"/>
                <w:color w:val="000000"/>
              </w:rPr>
              <w:t>0.35 | 3.44</w:t>
            </w:r>
          </w:p>
        </w:tc>
        <w:tc>
          <w:tcPr>
            <w:tcW w:w="4536" w:type="dxa"/>
            <w:gridSpan w:val="2"/>
            <w:tcBorders>
              <w:top w:val="single" w:sz="4" w:space="0" w:color="auto"/>
              <w:left w:val="nil"/>
              <w:bottom w:val="single" w:sz="4" w:space="0" w:color="auto"/>
              <w:right w:val="single" w:sz="4" w:space="0" w:color="000000"/>
            </w:tcBorders>
            <w:shd w:val="clear" w:color="auto" w:fill="auto"/>
            <w:vAlign w:val="center"/>
            <w:hideMark/>
          </w:tcPr>
          <w:p w14:paraId="551B9601" w14:textId="77777777" w:rsidR="00787615" w:rsidRPr="004457AE" w:rsidRDefault="00787615" w:rsidP="00787615">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diastolic BP (95% CI) : </w:t>
            </w:r>
          </w:p>
          <w:p w14:paraId="22A5DB6B" w14:textId="4E519508" w:rsidR="00787615" w:rsidRPr="004457AE" w:rsidRDefault="00DD1ABD" w:rsidP="00787615">
            <w:pPr>
              <w:spacing w:after="0" w:line="240" w:lineRule="auto"/>
              <w:jc w:val="center"/>
              <w:rPr>
                <w:rFonts w:ascii="Calibri" w:eastAsia="Times New Roman" w:hAnsi="Calibri" w:cs="Calibri"/>
                <w:color w:val="000000"/>
                <w:kern w:val="0"/>
                <w:lang w:val="pl-PL" w:eastAsia="en-GB"/>
                <w14:ligatures w14:val="none"/>
              </w:rPr>
            </w:pPr>
            <w:r w:rsidRPr="00DD1ABD">
              <w:rPr>
                <w:rFonts w:ascii="Calibri" w:hAnsi="Calibri" w:cs="Calibri"/>
                <w:color w:val="000000"/>
                <w:lang w:val="pl-PL"/>
              </w:rPr>
              <w:t>0.17 (0.10 to 0.24)</w:t>
            </w:r>
          </w:p>
        </w:tc>
      </w:tr>
    </w:tbl>
    <w:p w14:paraId="75099E5F" w14:textId="6BF4E935" w:rsidR="00191F41" w:rsidRPr="00435DD6" w:rsidRDefault="000966E5" w:rsidP="00191F41">
      <w:pPr>
        <w:rPr>
          <w:rFonts w:ascii="Calibri" w:hAnsi="Calibri" w:cs="Calibri"/>
          <w:sz w:val="16"/>
          <w:szCs w:val="16"/>
        </w:rPr>
      </w:pPr>
      <w:r w:rsidRPr="00435DD6">
        <w:rPr>
          <w:rFonts w:ascii="Calibri" w:hAnsi="Calibri" w:cs="Calibri"/>
          <w:sz w:val="16"/>
          <w:szCs w:val="16"/>
        </w:rPr>
        <w:t>BP = Blood pressure; SD = Standard dev</w:t>
      </w:r>
      <w:r w:rsidR="0020410A">
        <w:rPr>
          <w:rFonts w:ascii="Calibri" w:hAnsi="Calibri" w:cs="Calibri"/>
          <w:sz w:val="16"/>
          <w:szCs w:val="16"/>
        </w:rPr>
        <w:t>i</w:t>
      </w:r>
      <w:r w:rsidRPr="00435DD6">
        <w:rPr>
          <w:rFonts w:ascii="Calibri" w:hAnsi="Calibri" w:cs="Calibri"/>
          <w:sz w:val="16"/>
          <w:szCs w:val="16"/>
        </w:rPr>
        <w:t>ation; CI = Confidence interval</w:t>
      </w:r>
      <w:r w:rsidR="00566021">
        <w:rPr>
          <w:rFonts w:ascii="Calibri" w:hAnsi="Calibri" w:cs="Calibri"/>
          <w:sz w:val="16"/>
          <w:szCs w:val="16"/>
        </w:rPr>
        <w:t>; NS = Not significant; * = CI does not span zero</w:t>
      </w:r>
      <w:r w:rsidR="00566021" w:rsidRPr="007F1C38">
        <w:rPr>
          <w:rFonts w:ascii="Calibri" w:hAnsi="Calibri" w:cs="Calibri"/>
          <w:sz w:val="16"/>
          <w:szCs w:val="16"/>
        </w:rPr>
        <w:t xml:space="preserve">. </w:t>
      </w:r>
      <w:r w:rsidR="00566021">
        <w:rPr>
          <w:rFonts w:ascii="Calibri" w:hAnsi="Calibri" w:cs="Calibri"/>
          <w:sz w:val="16"/>
          <w:szCs w:val="16"/>
        </w:rPr>
        <w:t>CI</w:t>
      </w:r>
      <w:r w:rsidR="00566021" w:rsidRPr="007F1C38">
        <w:rPr>
          <w:rFonts w:ascii="Calibri" w:hAnsi="Calibri" w:cs="Calibri"/>
          <w:sz w:val="16"/>
          <w:szCs w:val="16"/>
        </w:rPr>
        <w:t xml:space="preserve"> calculated</w:t>
      </w:r>
      <w:r w:rsidR="00566021" w:rsidRPr="00566021">
        <w:rPr>
          <w:rFonts w:ascii="Calibri" w:hAnsi="Calibri" w:cs="Calibri"/>
          <w:sz w:val="16"/>
          <w:szCs w:val="16"/>
        </w:rPr>
        <w:t xml:space="preserve"> </w:t>
      </w:r>
      <w:r w:rsidRPr="00435DD6">
        <w:rPr>
          <w:rFonts w:ascii="Calibri" w:hAnsi="Calibri" w:cs="Calibri"/>
          <w:sz w:val="16"/>
          <w:szCs w:val="16"/>
        </w:rPr>
        <w:t xml:space="preserve">by iterating Bayesian Model using 400 iterations each through </w:t>
      </w:r>
      <w:r w:rsidR="00B8028C">
        <w:rPr>
          <w:rFonts w:ascii="Calibri" w:hAnsi="Calibri" w:cs="Calibri"/>
          <w:sz w:val="16"/>
          <w:szCs w:val="16"/>
        </w:rPr>
        <w:t>10</w:t>
      </w:r>
      <w:r w:rsidR="00B8028C" w:rsidRPr="00435DD6">
        <w:rPr>
          <w:rFonts w:ascii="Calibri" w:hAnsi="Calibri" w:cs="Calibri"/>
          <w:sz w:val="16"/>
          <w:szCs w:val="16"/>
        </w:rPr>
        <w:t xml:space="preserve"> </w:t>
      </w:r>
      <w:r w:rsidRPr="00435DD6">
        <w:rPr>
          <w:rFonts w:ascii="Calibri" w:hAnsi="Calibri" w:cs="Calibri"/>
          <w:sz w:val="16"/>
          <w:szCs w:val="16"/>
        </w:rPr>
        <w:t xml:space="preserve">bootstrap replications </w:t>
      </w:r>
      <w:r w:rsidR="00FD5B73" w:rsidRPr="00435DD6">
        <w:rPr>
          <w:rFonts w:ascii="Calibri" w:hAnsi="Calibri" w:cs="Calibri"/>
          <w:sz w:val="16"/>
          <w:szCs w:val="16"/>
        </w:rPr>
        <w:t>on complete data</w:t>
      </w:r>
      <w:r w:rsidRPr="00435DD6">
        <w:rPr>
          <w:rFonts w:ascii="Calibri" w:hAnsi="Calibri" w:cs="Calibri"/>
          <w:sz w:val="16"/>
          <w:szCs w:val="16"/>
        </w:rPr>
        <w:t xml:space="preserve">. </w:t>
      </w:r>
    </w:p>
    <w:p w14:paraId="1815DA72" w14:textId="6E732030" w:rsidR="000966E5" w:rsidRPr="00435DD6" w:rsidRDefault="00191F41" w:rsidP="000966E5">
      <w:pPr>
        <w:rPr>
          <w:rFonts w:ascii="Calibri" w:hAnsi="Calibri" w:cs="Calibri"/>
        </w:rPr>
      </w:pPr>
      <w:r w:rsidRPr="00435DD6">
        <w:rPr>
          <w:rFonts w:ascii="Calibri" w:hAnsi="Calibri" w:cs="Calibri"/>
          <w:sz w:val="16"/>
          <w:szCs w:val="16"/>
        </w:rPr>
        <w:t>Conclusion of sensitivity analysis: imputation strategy is robust and leads to estimates of similar direction and magnitude as complete case analysis.</w:t>
      </w:r>
      <w:r w:rsidR="000966E5" w:rsidRPr="00435DD6">
        <w:rPr>
          <w:rFonts w:ascii="Calibri" w:hAnsi="Calibri" w:cs="Calibri"/>
        </w:rPr>
        <w:br w:type="page"/>
      </w:r>
    </w:p>
    <w:p w14:paraId="6D0E1265" w14:textId="42283838" w:rsidR="003A1F02" w:rsidRPr="00435DD6" w:rsidRDefault="0008710E" w:rsidP="00435DD6">
      <w:pPr>
        <w:pStyle w:val="Heading3"/>
        <w:rPr>
          <w:rFonts w:ascii="Calibri" w:hAnsi="Calibri" w:cs="Calibri"/>
        </w:rPr>
      </w:pPr>
      <w:r w:rsidRPr="00435DD6">
        <w:rPr>
          <w:rFonts w:ascii="Calibri" w:hAnsi="Calibri" w:cs="Calibri"/>
        </w:rPr>
        <w:lastRenderedPageBreak/>
        <w:t xml:space="preserve">Model </w:t>
      </w:r>
      <w:r w:rsidR="000966E5" w:rsidRPr="00435DD6">
        <w:rPr>
          <w:rFonts w:ascii="Calibri" w:hAnsi="Calibri" w:cs="Calibri"/>
        </w:rPr>
        <w:t>1</w:t>
      </w:r>
      <w:r w:rsidRPr="00435DD6">
        <w:rPr>
          <w:rFonts w:ascii="Calibri" w:hAnsi="Calibri" w:cs="Calibri"/>
        </w:rPr>
        <w:t>:</w:t>
      </w:r>
      <w:r w:rsidR="00066F66" w:rsidRPr="00435DD6">
        <w:rPr>
          <w:rFonts w:ascii="Calibri" w:hAnsi="Calibri" w:cs="Calibri"/>
        </w:rPr>
        <w:t xml:space="preserve"> Sensitivity analysis</w:t>
      </w:r>
      <w:r w:rsidR="000966E5" w:rsidRPr="00435DD6">
        <w:rPr>
          <w:rFonts w:ascii="Calibri" w:hAnsi="Calibri" w:cs="Calibri"/>
        </w:rPr>
        <w:t xml:space="preserve"> B:</w:t>
      </w:r>
      <w:r w:rsidR="00066F66" w:rsidRPr="00435DD6">
        <w:rPr>
          <w:rFonts w:ascii="Calibri" w:hAnsi="Calibri" w:cs="Calibri"/>
        </w:rPr>
        <w:t xml:space="preserve"> </w:t>
      </w:r>
      <w:r w:rsidR="000966E5" w:rsidRPr="00435DD6">
        <w:rPr>
          <w:rFonts w:ascii="Calibri" w:hAnsi="Calibri" w:cs="Calibri"/>
        </w:rPr>
        <w:t>Estimation</w:t>
      </w:r>
      <w:r w:rsidR="00066F66" w:rsidRPr="00435DD6">
        <w:rPr>
          <w:rFonts w:ascii="Calibri" w:hAnsi="Calibri" w:cs="Calibri"/>
        </w:rPr>
        <w:t xml:space="preserve"> of drug </w:t>
      </w:r>
      <w:r w:rsidR="00E85ABE" w:rsidRPr="00435DD6">
        <w:rPr>
          <w:rFonts w:ascii="Calibri" w:hAnsi="Calibri" w:cs="Calibri"/>
        </w:rPr>
        <w:t xml:space="preserve">dose by BSA </w:t>
      </w:r>
      <w:r w:rsidR="00C974D3" w:rsidRPr="00435DD6">
        <w:rPr>
          <w:rFonts w:ascii="Calibri" w:hAnsi="Calibri" w:cs="Calibri"/>
        </w:rPr>
        <w:t>e</w:t>
      </w:r>
      <w:r w:rsidR="00066F66" w:rsidRPr="00435DD6">
        <w:rPr>
          <w:rFonts w:ascii="Calibri" w:hAnsi="Calibri" w:cs="Calibri"/>
        </w:rPr>
        <w:t>ffect</w:t>
      </w:r>
      <w:r w:rsidR="00C974D3" w:rsidRPr="00435DD6">
        <w:rPr>
          <w:rFonts w:ascii="Calibri" w:hAnsi="Calibri" w:cs="Calibri"/>
        </w:rPr>
        <w:t xml:space="preserve"> on</w:t>
      </w:r>
      <w:r w:rsidR="00066F66" w:rsidRPr="00435DD6">
        <w:rPr>
          <w:rFonts w:ascii="Calibri" w:hAnsi="Calibri" w:cs="Calibri"/>
        </w:rPr>
        <w:t xml:space="preserve"> BP SDS</w:t>
      </w:r>
    </w:p>
    <w:p w14:paraId="3528C16D" w14:textId="2C789859" w:rsidR="00066F66" w:rsidRPr="00435DD6" w:rsidRDefault="00FA2623" w:rsidP="003A1F02">
      <w:pPr>
        <w:rPr>
          <w:rFonts w:ascii="Calibri" w:hAnsi="Calibri" w:cs="Calibri"/>
        </w:rPr>
      </w:pPr>
      <w:r w:rsidRPr="00435DD6">
        <w:rPr>
          <w:rFonts w:ascii="Calibri" w:hAnsi="Calibri" w:cs="Calibri"/>
          <w:b/>
          <w:bCs/>
        </w:rPr>
        <w:t>Number of patients</w:t>
      </w:r>
      <w:r>
        <w:rPr>
          <w:rFonts w:ascii="Calibri" w:hAnsi="Calibri" w:cs="Calibri"/>
          <w:b/>
          <w:bCs/>
        </w:rPr>
        <w:t xml:space="preserve"> in model</w:t>
      </w:r>
      <w:r w:rsidRPr="00435DD6">
        <w:rPr>
          <w:rFonts w:ascii="Calibri" w:hAnsi="Calibri" w:cs="Calibri"/>
          <w:b/>
          <w:bCs/>
        </w:rPr>
        <w:t xml:space="preserve">: </w:t>
      </w:r>
      <w:r w:rsidRPr="00FA2623">
        <w:rPr>
          <w:rFonts w:ascii="Calibri" w:hAnsi="Calibri" w:cs="Calibri"/>
        </w:rPr>
        <w:t>42</w:t>
      </w:r>
      <w:r w:rsidR="004A64AF">
        <w:rPr>
          <w:rFonts w:ascii="Calibri" w:hAnsi="Calibri" w:cs="Calibri"/>
        </w:rPr>
        <w:t>2</w:t>
      </w:r>
      <w:r w:rsidRPr="00FA2623">
        <w:rPr>
          <w:rFonts w:ascii="Calibri" w:hAnsi="Calibri" w:cs="Calibri"/>
        </w:rPr>
        <w:tab/>
      </w:r>
      <w:r w:rsidR="00C04CC3">
        <w:rPr>
          <w:rFonts w:ascii="Calibri" w:hAnsi="Calibri" w:cs="Calibri"/>
        </w:rPr>
        <w:tab/>
      </w:r>
      <w:r w:rsidR="00C04CC3">
        <w:rPr>
          <w:rFonts w:ascii="Calibri" w:hAnsi="Calibri" w:cs="Calibri"/>
        </w:rPr>
        <w:tab/>
      </w:r>
      <w:r w:rsidRPr="00435DD6">
        <w:rPr>
          <w:rFonts w:ascii="Calibri" w:hAnsi="Calibri" w:cs="Calibri"/>
          <w:b/>
          <w:bCs/>
        </w:rPr>
        <w:t>Number of visits</w:t>
      </w:r>
      <w:r>
        <w:rPr>
          <w:rFonts w:ascii="Calibri" w:hAnsi="Calibri" w:cs="Calibri"/>
          <w:b/>
          <w:bCs/>
        </w:rPr>
        <w:t xml:space="preserve"> in model</w:t>
      </w:r>
      <w:r w:rsidRPr="00435DD6">
        <w:rPr>
          <w:rFonts w:ascii="Calibri" w:hAnsi="Calibri" w:cs="Calibri"/>
          <w:b/>
          <w:bCs/>
        </w:rPr>
        <w:t>:</w:t>
      </w:r>
      <w:r w:rsidRPr="00FA2623">
        <w:rPr>
          <w:rFonts w:ascii="Calibri" w:hAnsi="Calibri" w:cs="Calibri"/>
        </w:rPr>
        <w:t xml:space="preserve"> </w:t>
      </w:r>
      <w:r w:rsidR="004A64AF">
        <w:rPr>
          <w:rFonts w:ascii="Calibri" w:hAnsi="Calibri" w:cs="Calibri"/>
        </w:rPr>
        <w:t>3223</w:t>
      </w:r>
    </w:p>
    <w:tbl>
      <w:tblPr>
        <w:tblW w:w="9639" w:type="dxa"/>
        <w:tblLook w:val="04A0" w:firstRow="1" w:lastRow="0" w:firstColumn="1" w:lastColumn="0" w:noHBand="0" w:noVBand="1"/>
      </w:tblPr>
      <w:tblGrid>
        <w:gridCol w:w="2835"/>
        <w:gridCol w:w="2268"/>
        <w:gridCol w:w="2268"/>
        <w:gridCol w:w="2268"/>
      </w:tblGrid>
      <w:tr w:rsidR="00B14FBF" w:rsidRPr="004F411A" w14:paraId="4D474149" w14:textId="77777777" w:rsidTr="00F63158">
        <w:trPr>
          <w:trHeight w:val="680"/>
        </w:trPr>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BA1AFF" w14:textId="77777777" w:rsidR="00B14FBF" w:rsidRPr="004F411A" w:rsidRDefault="00B14FBF" w:rsidP="00B14FBF">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Parameter</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68AA99DA" w14:textId="77777777" w:rsidR="00B14FBF" w:rsidRPr="004F411A" w:rsidRDefault="00B14FBF" w:rsidP="00B14FBF">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Estimate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73DD2BB7" w14:textId="47B76355" w:rsidR="00B14FBF" w:rsidRPr="004F411A" w:rsidRDefault="00B14FBF" w:rsidP="00B14FBF">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Confidence</w:t>
            </w:r>
            <w:r w:rsidR="00066F66" w:rsidRPr="004F411A">
              <w:rPr>
                <w:rFonts w:ascii="Calibri" w:eastAsia="Times New Roman" w:hAnsi="Calibri" w:cs="Calibri"/>
                <w:b/>
                <w:bCs/>
                <w:color w:val="000000"/>
                <w:kern w:val="0"/>
                <w:lang w:eastAsia="en-GB"/>
                <w14:ligatures w14:val="none"/>
              </w:rPr>
              <w:t xml:space="preserve"> </w:t>
            </w:r>
            <w:r w:rsidRPr="004F411A">
              <w:rPr>
                <w:rFonts w:ascii="Calibri" w:eastAsia="Times New Roman" w:hAnsi="Calibri" w:cs="Calibri"/>
                <w:b/>
                <w:bCs/>
                <w:color w:val="000000"/>
                <w:kern w:val="0"/>
                <w:lang w:eastAsia="en-GB"/>
                <w14:ligatures w14:val="none"/>
              </w:rPr>
              <w:t>Interval</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06E2FE6D" w14:textId="77777777" w:rsidR="00B14FBF" w:rsidRPr="004F411A" w:rsidRDefault="00B14FBF" w:rsidP="00B14FBF">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Significance</w:t>
            </w:r>
          </w:p>
        </w:tc>
      </w:tr>
      <w:tr w:rsidR="00066F66" w:rsidRPr="004F411A" w14:paraId="4EDC06CF" w14:textId="77777777" w:rsidTr="00F63158">
        <w:trPr>
          <w:trHeight w:val="680"/>
        </w:trPr>
        <w:tc>
          <w:tcPr>
            <w:tcW w:w="9639" w:type="dxa"/>
            <w:gridSpan w:val="4"/>
            <w:tcBorders>
              <w:top w:val="nil"/>
              <w:left w:val="single" w:sz="4" w:space="0" w:color="auto"/>
              <w:bottom w:val="single" w:sz="4" w:space="0" w:color="auto"/>
              <w:right w:val="single" w:sz="4" w:space="0" w:color="auto"/>
            </w:tcBorders>
            <w:shd w:val="clear" w:color="auto" w:fill="auto"/>
            <w:vAlign w:val="center"/>
            <w:hideMark/>
          </w:tcPr>
          <w:p w14:paraId="58A1B650" w14:textId="7763B6B2" w:rsidR="00066F66" w:rsidRPr="004F411A" w:rsidRDefault="00066F66" w:rsidP="00435EAD">
            <w:pPr>
              <w:spacing w:after="0" w:line="240" w:lineRule="auto"/>
              <w:rPr>
                <w:rFonts w:ascii="Calibri" w:eastAsia="Times New Roman" w:hAnsi="Calibri" w:cs="Calibri"/>
                <w:color w:val="000000"/>
                <w:kern w:val="0"/>
                <w:lang w:eastAsia="en-GB"/>
                <w14:ligatures w14:val="none"/>
              </w:rPr>
            </w:pPr>
            <w:r w:rsidRPr="004F411A">
              <w:rPr>
                <w:rFonts w:ascii="Calibri" w:eastAsia="Times New Roman" w:hAnsi="Calibri" w:cs="Calibri"/>
                <w:b/>
                <w:bCs/>
                <w:color w:val="000000"/>
                <w:kern w:val="0"/>
                <w:lang w:eastAsia="en-GB"/>
                <w14:ligatures w14:val="none"/>
              </w:rPr>
              <w:t>Outcome: Systolic BP (SD Score)</w:t>
            </w:r>
            <w:r w:rsidRPr="004F411A">
              <w:rPr>
                <w:rFonts w:ascii="Calibri" w:eastAsia="Times New Roman" w:hAnsi="Calibri" w:cs="Calibri"/>
                <w:color w:val="000000"/>
                <w:kern w:val="0"/>
                <w:lang w:eastAsia="en-GB"/>
                <w14:ligatures w14:val="none"/>
              </w:rPr>
              <w:t> </w:t>
            </w:r>
          </w:p>
        </w:tc>
      </w:tr>
      <w:tr w:rsidR="00F63158" w:rsidRPr="004F411A" w14:paraId="1A51C9A7"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9FE14AE" w14:textId="77777777"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tcPr>
          <w:p w14:paraId="536C3D1D" w14:textId="6655BCEF"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1.428</w:t>
            </w:r>
          </w:p>
        </w:tc>
        <w:tc>
          <w:tcPr>
            <w:tcW w:w="2268" w:type="dxa"/>
            <w:tcBorders>
              <w:top w:val="nil"/>
              <w:left w:val="nil"/>
              <w:bottom w:val="single" w:sz="4" w:space="0" w:color="auto"/>
              <w:right w:val="single" w:sz="4" w:space="0" w:color="auto"/>
            </w:tcBorders>
            <w:shd w:val="clear" w:color="auto" w:fill="auto"/>
            <w:noWrap/>
          </w:tcPr>
          <w:p w14:paraId="7A715C92" w14:textId="7A9F34AD"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1.162 to 1.694</w:t>
            </w:r>
          </w:p>
        </w:tc>
        <w:tc>
          <w:tcPr>
            <w:tcW w:w="2268" w:type="dxa"/>
            <w:tcBorders>
              <w:top w:val="nil"/>
              <w:left w:val="nil"/>
              <w:bottom w:val="single" w:sz="4" w:space="0" w:color="auto"/>
              <w:right w:val="single" w:sz="4" w:space="0" w:color="auto"/>
            </w:tcBorders>
            <w:shd w:val="clear" w:color="auto" w:fill="auto"/>
            <w:noWrap/>
          </w:tcPr>
          <w:p w14:paraId="69F9417A" w14:textId="556E46D4"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w:t>
            </w:r>
          </w:p>
        </w:tc>
      </w:tr>
      <w:tr w:rsidR="00F63158" w:rsidRPr="004F411A" w14:paraId="3236A0F1"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EB1C776" w14:textId="77777777"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tcPr>
          <w:p w14:paraId="153DD1C3" w14:textId="1C18AFC8"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0.163</w:t>
            </w:r>
          </w:p>
        </w:tc>
        <w:tc>
          <w:tcPr>
            <w:tcW w:w="2268" w:type="dxa"/>
            <w:tcBorders>
              <w:top w:val="nil"/>
              <w:left w:val="nil"/>
              <w:bottom w:val="single" w:sz="4" w:space="0" w:color="auto"/>
              <w:right w:val="single" w:sz="4" w:space="0" w:color="auto"/>
            </w:tcBorders>
            <w:shd w:val="clear" w:color="auto" w:fill="auto"/>
            <w:noWrap/>
          </w:tcPr>
          <w:p w14:paraId="7FA4DBC9" w14:textId="1693ACA3"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-0.007 to 0.334</w:t>
            </w:r>
          </w:p>
        </w:tc>
        <w:tc>
          <w:tcPr>
            <w:tcW w:w="2268" w:type="dxa"/>
            <w:tcBorders>
              <w:top w:val="nil"/>
              <w:left w:val="nil"/>
              <w:bottom w:val="single" w:sz="4" w:space="0" w:color="auto"/>
              <w:right w:val="single" w:sz="4" w:space="0" w:color="auto"/>
            </w:tcBorders>
            <w:shd w:val="clear" w:color="auto" w:fill="auto"/>
            <w:noWrap/>
          </w:tcPr>
          <w:p w14:paraId="7290A5D4" w14:textId="74CC9A74"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NS</w:t>
            </w:r>
          </w:p>
        </w:tc>
      </w:tr>
      <w:tr w:rsidR="00F63158" w:rsidRPr="004F411A" w14:paraId="2B9F3892"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4C8F8D1" w14:textId="77777777"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tcPr>
          <w:p w14:paraId="5CFE5DC3" w14:textId="31668464"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-0.068</w:t>
            </w:r>
          </w:p>
        </w:tc>
        <w:tc>
          <w:tcPr>
            <w:tcW w:w="2268" w:type="dxa"/>
            <w:tcBorders>
              <w:top w:val="nil"/>
              <w:left w:val="nil"/>
              <w:bottom w:val="single" w:sz="4" w:space="0" w:color="auto"/>
              <w:right w:val="single" w:sz="4" w:space="0" w:color="auto"/>
            </w:tcBorders>
            <w:shd w:val="clear" w:color="auto" w:fill="auto"/>
            <w:noWrap/>
          </w:tcPr>
          <w:p w14:paraId="255FFB27" w14:textId="02B4C34D"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-0.093 to -0.044</w:t>
            </w:r>
          </w:p>
        </w:tc>
        <w:tc>
          <w:tcPr>
            <w:tcW w:w="2268" w:type="dxa"/>
            <w:tcBorders>
              <w:top w:val="nil"/>
              <w:left w:val="nil"/>
              <w:bottom w:val="single" w:sz="4" w:space="0" w:color="auto"/>
              <w:right w:val="single" w:sz="4" w:space="0" w:color="auto"/>
            </w:tcBorders>
            <w:shd w:val="clear" w:color="auto" w:fill="auto"/>
            <w:noWrap/>
          </w:tcPr>
          <w:p w14:paraId="6E32BD90" w14:textId="218423E6"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w:t>
            </w:r>
          </w:p>
        </w:tc>
      </w:tr>
      <w:tr w:rsidR="00F63158" w:rsidRPr="004F411A" w14:paraId="60F06FC0"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75E6CC1" w14:textId="77777777" w:rsidR="00F63158" w:rsidRPr="004F411A"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 xml:space="preserve">Daily fludrocortisone per BSA </w:t>
            </w:r>
          </w:p>
          <w:p w14:paraId="164A0B3D" w14:textId="140322E5"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(µg/m</w:t>
            </w:r>
            <w:r w:rsidRPr="00435DD6">
              <w:rPr>
                <w:rFonts w:ascii="Calibri" w:eastAsia="Times New Roman" w:hAnsi="Calibri" w:cs="Calibri"/>
                <w:b/>
                <w:bCs/>
                <w:color w:val="000000"/>
                <w:kern w:val="0"/>
                <w:vertAlign w:val="superscript"/>
                <w:lang w:eastAsia="en-GB"/>
                <w14:ligatures w14:val="none"/>
              </w:rPr>
              <w:t>2</w:t>
            </w:r>
            <w:r w:rsidRPr="00435DD6">
              <w:rPr>
                <w:rFonts w:ascii="Calibri" w:eastAsia="Times New Roman" w:hAnsi="Calibri" w:cs="Calibri"/>
                <w:b/>
                <w:bCs/>
                <w:color w:val="000000"/>
                <w:kern w:val="0"/>
                <w:lang w:eastAsia="en-GB"/>
                <w14:ligatures w14:val="none"/>
              </w:rPr>
              <w:t>)</w:t>
            </w:r>
          </w:p>
        </w:tc>
        <w:tc>
          <w:tcPr>
            <w:tcW w:w="2268" w:type="dxa"/>
            <w:tcBorders>
              <w:top w:val="nil"/>
              <w:left w:val="nil"/>
              <w:bottom w:val="single" w:sz="4" w:space="0" w:color="auto"/>
              <w:right w:val="single" w:sz="4" w:space="0" w:color="auto"/>
            </w:tcBorders>
            <w:shd w:val="clear" w:color="auto" w:fill="auto"/>
            <w:noWrap/>
          </w:tcPr>
          <w:p w14:paraId="319DE09A" w14:textId="658E7A5C"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0.001</w:t>
            </w:r>
          </w:p>
        </w:tc>
        <w:tc>
          <w:tcPr>
            <w:tcW w:w="2268" w:type="dxa"/>
            <w:tcBorders>
              <w:top w:val="nil"/>
              <w:left w:val="nil"/>
              <w:bottom w:val="single" w:sz="4" w:space="0" w:color="auto"/>
              <w:right w:val="single" w:sz="4" w:space="0" w:color="auto"/>
            </w:tcBorders>
            <w:shd w:val="clear" w:color="auto" w:fill="auto"/>
            <w:noWrap/>
          </w:tcPr>
          <w:p w14:paraId="10BE4BB1" w14:textId="36919904"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0.001 to 0.002</w:t>
            </w:r>
          </w:p>
        </w:tc>
        <w:tc>
          <w:tcPr>
            <w:tcW w:w="2268" w:type="dxa"/>
            <w:tcBorders>
              <w:top w:val="nil"/>
              <w:left w:val="nil"/>
              <w:bottom w:val="single" w:sz="4" w:space="0" w:color="auto"/>
              <w:right w:val="single" w:sz="4" w:space="0" w:color="auto"/>
            </w:tcBorders>
            <w:shd w:val="clear" w:color="auto" w:fill="auto"/>
            <w:noWrap/>
          </w:tcPr>
          <w:p w14:paraId="6F6A6D4F" w14:textId="2FC4DB1B"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w:t>
            </w:r>
          </w:p>
        </w:tc>
      </w:tr>
      <w:tr w:rsidR="00F63158" w:rsidRPr="004F411A" w14:paraId="5D69FBB6"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02FC02ED" w14:textId="77777777"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hydrocortisone equivalent per BSA (mg/m</w:t>
            </w:r>
            <w:r w:rsidRPr="00435DD6">
              <w:rPr>
                <w:rFonts w:ascii="Calibri" w:eastAsia="Times New Roman" w:hAnsi="Calibri" w:cs="Calibri"/>
                <w:b/>
                <w:bCs/>
                <w:color w:val="000000"/>
                <w:kern w:val="0"/>
                <w:vertAlign w:val="superscript"/>
                <w:lang w:eastAsia="en-GB"/>
                <w14:ligatures w14:val="none"/>
              </w:rPr>
              <w:t>2</w:t>
            </w:r>
            <w:r w:rsidRPr="00435DD6">
              <w:rPr>
                <w:rFonts w:ascii="Calibri" w:eastAsia="Times New Roman" w:hAnsi="Calibri" w:cs="Calibri"/>
                <w:b/>
                <w:bCs/>
                <w:color w:val="000000"/>
                <w:kern w:val="0"/>
                <w:lang w:eastAsia="en-GB"/>
                <w14:ligatures w14:val="none"/>
              </w:rPr>
              <w:t>)</w:t>
            </w:r>
          </w:p>
        </w:tc>
        <w:tc>
          <w:tcPr>
            <w:tcW w:w="2268" w:type="dxa"/>
            <w:tcBorders>
              <w:top w:val="nil"/>
              <w:left w:val="nil"/>
              <w:bottom w:val="single" w:sz="4" w:space="0" w:color="auto"/>
              <w:right w:val="single" w:sz="4" w:space="0" w:color="auto"/>
            </w:tcBorders>
            <w:shd w:val="clear" w:color="auto" w:fill="auto"/>
            <w:noWrap/>
          </w:tcPr>
          <w:p w14:paraId="19090056" w14:textId="70B7B1CD"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0.003</w:t>
            </w:r>
          </w:p>
        </w:tc>
        <w:tc>
          <w:tcPr>
            <w:tcW w:w="2268" w:type="dxa"/>
            <w:tcBorders>
              <w:top w:val="nil"/>
              <w:left w:val="nil"/>
              <w:bottom w:val="single" w:sz="4" w:space="0" w:color="auto"/>
              <w:right w:val="single" w:sz="4" w:space="0" w:color="auto"/>
            </w:tcBorders>
            <w:shd w:val="clear" w:color="auto" w:fill="auto"/>
            <w:noWrap/>
          </w:tcPr>
          <w:p w14:paraId="095EAC9A" w14:textId="3E946911"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-0.010 to 0.016</w:t>
            </w:r>
          </w:p>
        </w:tc>
        <w:tc>
          <w:tcPr>
            <w:tcW w:w="2268" w:type="dxa"/>
            <w:tcBorders>
              <w:top w:val="nil"/>
              <w:left w:val="nil"/>
              <w:bottom w:val="single" w:sz="4" w:space="0" w:color="auto"/>
              <w:right w:val="single" w:sz="4" w:space="0" w:color="auto"/>
            </w:tcBorders>
            <w:shd w:val="clear" w:color="auto" w:fill="auto"/>
            <w:noWrap/>
          </w:tcPr>
          <w:p w14:paraId="101053C2" w14:textId="6A3945FD"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NS</w:t>
            </w:r>
          </w:p>
        </w:tc>
      </w:tr>
      <w:tr w:rsidR="00F63158" w:rsidRPr="004F411A" w14:paraId="5AF8FF76"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450DB0A" w14:textId="77777777" w:rsidR="00F63158" w:rsidRPr="004F411A"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 xml:space="preserve">Daily salt per BSA </w:t>
            </w:r>
          </w:p>
          <w:p w14:paraId="45EA64D6" w14:textId="6AC00A1D"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(g/m</w:t>
            </w:r>
            <w:r w:rsidRPr="00435DD6">
              <w:rPr>
                <w:rFonts w:ascii="Calibri" w:eastAsia="Times New Roman" w:hAnsi="Calibri" w:cs="Calibri"/>
                <w:b/>
                <w:bCs/>
                <w:color w:val="000000"/>
                <w:kern w:val="0"/>
                <w:vertAlign w:val="superscript"/>
                <w:lang w:eastAsia="en-GB"/>
                <w14:ligatures w14:val="none"/>
              </w:rPr>
              <w:t>2</w:t>
            </w:r>
            <w:r w:rsidRPr="00435DD6">
              <w:rPr>
                <w:rFonts w:ascii="Calibri" w:eastAsia="Times New Roman" w:hAnsi="Calibri" w:cs="Calibri"/>
                <w:b/>
                <w:bCs/>
                <w:color w:val="000000"/>
                <w:kern w:val="0"/>
                <w:lang w:eastAsia="en-GB"/>
                <w14:ligatures w14:val="none"/>
              </w:rPr>
              <w:t>)</w:t>
            </w:r>
          </w:p>
        </w:tc>
        <w:tc>
          <w:tcPr>
            <w:tcW w:w="2268" w:type="dxa"/>
            <w:tcBorders>
              <w:top w:val="nil"/>
              <w:left w:val="nil"/>
              <w:bottom w:val="single" w:sz="4" w:space="0" w:color="auto"/>
              <w:right w:val="single" w:sz="4" w:space="0" w:color="auto"/>
            </w:tcBorders>
            <w:shd w:val="clear" w:color="auto" w:fill="auto"/>
            <w:noWrap/>
          </w:tcPr>
          <w:p w14:paraId="4C2B38EA" w14:textId="0E3850CF"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-0.021</w:t>
            </w:r>
          </w:p>
        </w:tc>
        <w:tc>
          <w:tcPr>
            <w:tcW w:w="2268" w:type="dxa"/>
            <w:tcBorders>
              <w:top w:val="nil"/>
              <w:left w:val="nil"/>
              <w:bottom w:val="single" w:sz="4" w:space="0" w:color="auto"/>
              <w:right w:val="single" w:sz="4" w:space="0" w:color="auto"/>
            </w:tcBorders>
            <w:shd w:val="clear" w:color="auto" w:fill="auto"/>
            <w:noWrap/>
          </w:tcPr>
          <w:p w14:paraId="31333450" w14:textId="359A7084"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-0.116 to 0.073</w:t>
            </w:r>
          </w:p>
        </w:tc>
        <w:tc>
          <w:tcPr>
            <w:tcW w:w="2268" w:type="dxa"/>
            <w:tcBorders>
              <w:top w:val="nil"/>
              <w:left w:val="nil"/>
              <w:bottom w:val="single" w:sz="4" w:space="0" w:color="auto"/>
              <w:right w:val="single" w:sz="4" w:space="0" w:color="auto"/>
            </w:tcBorders>
            <w:shd w:val="clear" w:color="auto" w:fill="auto"/>
            <w:noWrap/>
          </w:tcPr>
          <w:p w14:paraId="146AA999" w14:textId="5AC3C6C4"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NS</w:t>
            </w:r>
          </w:p>
        </w:tc>
      </w:tr>
      <w:tr w:rsidR="00F63158" w:rsidRPr="004F411A" w14:paraId="00649521"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D6D4A81" w14:textId="52CA6BB8"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BMI SD Score</w:t>
            </w:r>
          </w:p>
        </w:tc>
        <w:tc>
          <w:tcPr>
            <w:tcW w:w="2268" w:type="dxa"/>
            <w:tcBorders>
              <w:top w:val="nil"/>
              <w:left w:val="nil"/>
              <w:bottom w:val="single" w:sz="4" w:space="0" w:color="auto"/>
              <w:right w:val="single" w:sz="4" w:space="0" w:color="auto"/>
            </w:tcBorders>
            <w:shd w:val="clear" w:color="auto" w:fill="auto"/>
            <w:noWrap/>
          </w:tcPr>
          <w:p w14:paraId="04CFFB47" w14:textId="79AA9FF0"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0.081</w:t>
            </w:r>
          </w:p>
        </w:tc>
        <w:tc>
          <w:tcPr>
            <w:tcW w:w="2268" w:type="dxa"/>
            <w:tcBorders>
              <w:top w:val="nil"/>
              <w:left w:val="nil"/>
              <w:bottom w:val="single" w:sz="4" w:space="0" w:color="auto"/>
              <w:right w:val="single" w:sz="4" w:space="0" w:color="auto"/>
            </w:tcBorders>
            <w:shd w:val="clear" w:color="auto" w:fill="auto"/>
            <w:noWrap/>
          </w:tcPr>
          <w:p w14:paraId="39E7800D" w14:textId="691205B6"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0.021 to 0.141</w:t>
            </w:r>
          </w:p>
        </w:tc>
        <w:tc>
          <w:tcPr>
            <w:tcW w:w="2268" w:type="dxa"/>
            <w:tcBorders>
              <w:top w:val="nil"/>
              <w:left w:val="nil"/>
              <w:bottom w:val="single" w:sz="4" w:space="0" w:color="auto"/>
              <w:right w:val="single" w:sz="4" w:space="0" w:color="auto"/>
            </w:tcBorders>
            <w:shd w:val="clear" w:color="auto" w:fill="auto"/>
            <w:noWrap/>
          </w:tcPr>
          <w:p w14:paraId="0128417A" w14:textId="14BB80FC"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w:t>
            </w:r>
          </w:p>
        </w:tc>
      </w:tr>
      <w:tr w:rsidR="00B14FBF" w:rsidRPr="001702C7" w14:paraId="4FC565AE" w14:textId="77777777" w:rsidTr="00F63158">
        <w:trPr>
          <w:trHeight w:val="680"/>
        </w:trPr>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860194D" w14:textId="77777777" w:rsidR="000E216C" w:rsidRDefault="00B14FBF" w:rsidP="00B14FBF">
            <w:pPr>
              <w:spacing w:after="0" w:line="240" w:lineRule="auto"/>
              <w:jc w:val="center"/>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 xml:space="preserve">SD of random slope | random </w:t>
            </w:r>
            <w:proofErr w:type="gramStart"/>
            <w:r w:rsidRPr="00435DD6">
              <w:rPr>
                <w:rFonts w:ascii="Calibri" w:eastAsia="Times New Roman" w:hAnsi="Calibri" w:cs="Calibri"/>
                <w:b/>
                <w:bCs/>
                <w:color w:val="000000"/>
                <w:kern w:val="0"/>
                <w:lang w:eastAsia="en-GB"/>
                <w14:ligatures w14:val="none"/>
              </w:rPr>
              <w:t>intercept :</w:t>
            </w:r>
            <w:proofErr w:type="gramEnd"/>
            <w:r w:rsidRPr="00435DD6">
              <w:rPr>
                <w:rFonts w:ascii="Calibri" w:eastAsia="Times New Roman" w:hAnsi="Calibri" w:cs="Calibri"/>
                <w:b/>
                <w:bCs/>
                <w:color w:val="000000"/>
                <w:kern w:val="0"/>
                <w:lang w:eastAsia="en-GB"/>
                <w14:ligatures w14:val="none"/>
              </w:rPr>
              <w:t xml:space="preserve"> </w:t>
            </w:r>
          </w:p>
          <w:p w14:paraId="2DB9C21F" w14:textId="26657A1C" w:rsidR="00B14FBF" w:rsidRPr="00435DD6" w:rsidRDefault="00F63158" w:rsidP="000E216C">
            <w:pPr>
              <w:spacing w:after="0" w:line="240" w:lineRule="auto"/>
              <w:jc w:val="center"/>
              <w:rPr>
                <w:rFonts w:ascii="Calibri" w:eastAsia="Times New Roman" w:hAnsi="Calibri" w:cs="Calibri"/>
                <w:b/>
                <w:bCs/>
                <w:color w:val="000000"/>
                <w:kern w:val="0"/>
                <w:lang w:eastAsia="en-GB"/>
                <w14:ligatures w14:val="none"/>
              </w:rPr>
            </w:pPr>
            <w:r w:rsidRPr="00F63158">
              <w:rPr>
                <w:rFonts w:ascii="Calibri" w:eastAsia="Times New Roman" w:hAnsi="Calibri" w:cs="Calibri"/>
                <w:color w:val="000000"/>
                <w:kern w:val="0"/>
                <w:lang w:eastAsia="en-GB"/>
                <w14:ligatures w14:val="none"/>
              </w:rPr>
              <w:t>0.08 | 0.54</w:t>
            </w:r>
          </w:p>
        </w:tc>
        <w:tc>
          <w:tcPr>
            <w:tcW w:w="4536" w:type="dxa"/>
            <w:gridSpan w:val="2"/>
            <w:tcBorders>
              <w:top w:val="single" w:sz="4" w:space="0" w:color="auto"/>
              <w:left w:val="nil"/>
              <w:bottom w:val="single" w:sz="4" w:space="0" w:color="auto"/>
              <w:right w:val="single" w:sz="4" w:space="0" w:color="auto"/>
            </w:tcBorders>
            <w:shd w:val="clear" w:color="auto" w:fill="auto"/>
            <w:vAlign w:val="center"/>
            <w:hideMark/>
          </w:tcPr>
          <w:p w14:paraId="3A6FF53C" w14:textId="77777777" w:rsidR="000E216C" w:rsidRPr="004457AE" w:rsidRDefault="00B14FBF" w:rsidP="00B14FBF">
            <w:pPr>
              <w:spacing w:after="0" w:line="240" w:lineRule="auto"/>
              <w:jc w:val="center"/>
              <w:rPr>
                <w:rFonts w:ascii="Calibri" w:eastAsia="Times New Roman" w:hAnsi="Calibri" w:cs="Calibri"/>
                <w:b/>
                <w:bCs/>
                <w:color w:val="000000"/>
                <w:kern w:val="0"/>
                <w:lang w:val="pl-PL" w:eastAsia="en-GB"/>
                <w14:ligatures w14:val="none"/>
              </w:rPr>
            </w:pPr>
            <w:r w:rsidRPr="004457AE">
              <w:rPr>
                <w:rFonts w:ascii="Calibri" w:eastAsia="Times New Roman" w:hAnsi="Calibri" w:cs="Calibri"/>
                <w:b/>
                <w:bCs/>
                <w:color w:val="000000"/>
                <w:kern w:val="0"/>
                <w:lang w:val="pl-PL" w:eastAsia="en-GB"/>
                <w14:ligatures w14:val="none"/>
              </w:rPr>
              <w:t>R</w:t>
            </w:r>
            <w:r w:rsidRPr="004457AE">
              <w:rPr>
                <w:rFonts w:ascii="Calibri" w:eastAsia="Times New Roman" w:hAnsi="Calibri" w:cs="Calibri"/>
                <w:b/>
                <w:bCs/>
                <w:color w:val="000000"/>
                <w:kern w:val="0"/>
                <w:vertAlign w:val="superscript"/>
                <w:lang w:val="pl-PL" w:eastAsia="en-GB"/>
                <w14:ligatures w14:val="none"/>
              </w:rPr>
              <w:t>2</w:t>
            </w:r>
            <w:r w:rsidRPr="004457AE">
              <w:rPr>
                <w:rFonts w:ascii="Calibri" w:eastAsia="Times New Roman" w:hAnsi="Calibri" w:cs="Calibri"/>
                <w:b/>
                <w:bCs/>
                <w:color w:val="000000"/>
                <w:kern w:val="0"/>
                <w:lang w:val="pl-PL" w:eastAsia="en-GB"/>
                <w14:ligatures w14:val="none"/>
              </w:rPr>
              <w:t xml:space="preserve"> systolic BP (95% CI) : </w:t>
            </w:r>
          </w:p>
          <w:p w14:paraId="4A58E7E7" w14:textId="75C5DC43" w:rsidR="00B14FBF" w:rsidRPr="004457AE" w:rsidRDefault="009E295F" w:rsidP="000E216C">
            <w:pPr>
              <w:spacing w:after="0" w:line="240" w:lineRule="auto"/>
              <w:jc w:val="center"/>
              <w:rPr>
                <w:rFonts w:ascii="Calibri" w:eastAsia="Times New Roman" w:hAnsi="Calibri" w:cs="Calibri"/>
                <w:color w:val="000000"/>
                <w:kern w:val="0"/>
                <w:lang w:val="pl-PL" w:eastAsia="en-GB"/>
                <w14:ligatures w14:val="none"/>
              </w:rPr>
            </w:pPr>
            <w:r w:rsidRPr="009E295F">
              <w:rPr>
                <w:rFonts w:ascii="Calibri" w:eastAsia="Times New Roman" w:hAnsi="Calibri" w:cs="Calibri"/>
                <w:color w:val="000000"/>
                <w:kern w:val="0"/>
                <w:lang w:val="pl-PL" w:eastAsia="en-GB"/>
                <w14:ligatures w14:val="none"/>
              </w:rPr>
              <w:t>0.31 (0.18 to 0.44)</w:t>
            </w:r>
          </w:p>
        </w:tc>
      </w:tr>
      <w:tr w:rsidR="00066F66" w:rsidRPr="004F411A" w14:paraId="1511EBD5" w14:textId="77777777" w:rsidTr="00F63158">
        <w:trPr>
          <w:trHeight w:val="680"/>
        </w:trPr>
        <w:tc>
          <w:tcPr>
            <w:tcW w:w="9639" w:type="dxa"/>
            <w:gridSpan w:val="4"/>
            <w:tcBorders>
              <w:top w:val="nil"/>
              <w:left w:val="single" w:sz="4" w:space="0" w:color="auto"/>
              <w:bottom w:val="single" w:sz="4" w:space="0" w:color="auto"/>
              <w:right w:val="single" w:sz="4" w:space="0" w:color="auto"/>
            </w:tcBorders>
            <w:shd w:val="clear" w:color="auto" w:fill="auto"/>
            <w:vAlign w:val="center"/>
            <w:hideMark/>
          </w:tcPr>
          <w:p w14:paraId="16F6CC8D" w14:textId="673082F1" w:rsidR="00066F66" w:rsidRPr="004F411A" w:rsidRDefault="00066F66" w:rsidP="00435EAD">
            <w:pPr>
              <w:spacing w:after="0" w:line="240" w:lineRule="auto"/>
              <w:rPr>
                <w:rFonts w:ascii="Calibri" w:eastAsia="Times New Roman" w:hAnsi="Calibri" w:cs="Calibri"/>
                <w:color w:val="000000"/>
                <w:kern w:val="0"/>
                <w:lang w:eastAsia="en-GB"/>
                <w14:ligatures w14:val="none"/>
              </w:rPr>
            </w:pPr>
            <w:r w:rsidRPr="004F411A">
              <w:rPr>
                <w:rFonts w:ascii="Calibri" w:eastAsia="Times New Roman" w:hAnsi="Calibri" w:cs="Calibri"/>
                <w:b/>
                <w:bCs/>
                <w:color w:val="000000"/>
                <w:kern w:val="0"/>
                <w:lang w:eastAsia="en-GB"/>
                <w14:ligatures w14:val="none"/>
              </w:rPr>
              <w:t>Outcome: Diastolic BP (SD Score)</w:t>
            </w:r>
            <w:r w:rsidRPr="004F411A">
              <w:rPr>
                <w:rFonts w:ascii="Calibri" w:eastAsia="Times New Roman" w:hAnsi="Calibri" w:cs="Calibri"/>
                <w:color w:val="000000"/>
                <w:kern w:val="0"/>
                <w:lang w:eastAsia="en-GB"/>
                <w14:ligatures w14:val="none"/>
              </w:rPr>
              <w:t>  </w:t>
            </w:r>
          </w:p>
        </w:tc>
      </w:tr>
      <w:tr w:rsidR="00F63158" w:rsidRPr="004F411A" w14:paraId="366E41CD" w14:textId="77777777" w:rsidTr="00300B04">
        <w:trPr>
          <w:trHeight w:val="82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B90FD1A" w14:textId="77777777"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tcPr>
          <w:p w14:paraId="344ACD86" w14:textId="15B7FDA8"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1.755</w:t>
            </w:r>
          </w:p>
        </w:tc>
        <w:tc>
          <w:tcPr>
            <w:tcW w:w="2268" w:type="dxa"/>
            <w:tcBorders>
              <w:top w:val="nil"/>
              <w:left w:val="nil"/>
              <w:bottom w:val="single" w:sz="4" w:space="0" w:color="auto"/>
              <w:right w:val="single" w:sz="4" w:space="0" w:color="auto"/>
            </w:tcBorders>
            <w:shd w:val="clear" w:color="auto" w:fill="auto"/>
            <w:noWrap/>
          </w:tcPr>
          <w:p w14:paraId="34BB69EB" w14:textId="1038DF7D"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1.545 to 1.965</w:t>
            </w:r>
          </w:p>
        </w:tc>
        <w:tc>
          <w:tcPr>
            <w:tcW w:w="2268" w:type="dxa"/>
            <w:tcBorders>
              <w:top w:val="nil"/>
              <w:left w:val="nil"/>
              <w:bottom w:val="single" w:sz="4" w:space="0" w:color="auto"/>
              <w:right w:val="single" w:sz="4" w:space="0" w:color="auto"/>
            </w:tcBorders>
            <w:shd w:val="clear" w:color="auto" w:fill="auto"/>
            <w:noWrap/>
          </w:tcPr>
          <w:p w14:paraId="14DB26DA" w14:textId="56EDB174"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w:t>
            </w:r>
          </w:p>
        </w:tc>
      </w:tr>
      <w:tr w:rsidR="00F63158" w:rsidRPr="004F411A" w14:paraId="73B753ED"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EDF2FB0" w14:textId="77777777"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tcPr>
          <w:p w14:paraId="13354117" w14:textId="34DBBBA8"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0.163</w:t>
            </w:r>
          </w:p>
        </w:tc>
        <w:tc>
          <w:tcPr>
            <w:tcW w:w="2268" w:type="dxa"/>
            <w:tcBorders>
              <w:top w:val="nil"/>
              <w:left w:val="nil"/>
              <w:bottom w:val="single" w:sz="4" w:space="0" w:color="auto"/>
              <w:right w:val="single" w:sz="4" w:space="0" w:color="auto"/>
            </w:tcBorders>
            <w:shd w:val="clear" w:color="auto" w:fill="auto"/>
            <w:noWrap/>
          </w:tcPr>
          <w:p w14:paraId="7D0ED423" w14:textId="0365E47A"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0.019 to 0.307</w:t>
            </w:r>
          </w:p>
        </w:tc>
        <w:tc>
          <w:tcPr>
            <w:tcW w:w="2268" w:type="dxa"/>
            <w:tcBorders>
              <w:top w:val="nil"/>
              <w:left w:val="nil"/>
              <w:bottom w:val="single" w:sz="4" w:space="0" w:color="auto"/>
              <w:right w:val="single" w:sz="4" w:space="0" w:color="auto"/>
            </w:tcBorders>
            <w:shd w:val="clear" w:color="auto" w:fill="auto"/>
            <w:noWrap/>
          </w:tcPr>
          <w:p w14:paraId="3CED392D" w14:textId="76FAD317"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w:t>
            </w:r>
          </w:p>
        </w:tc>
      </w:tr>
      <w:tr w:rsidR="00F63158" w:rsidRPr="004F411A" w14:paraId="35513006"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B1BB078" w14:textId="77777777"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tcPr>
          <w:p w14:paraId="504DD1B8" w14:textId="22E8842C"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-0.14</w:t>
            </w:r>
            <w:r w:rsidR="0001353F">
              <w:t>0</w:t>
            </w:r>
          </w:p>
        </w:tc>
        <w:tc>
          <w:tcPr>
            <w:tcW w:w="2268" w:type="dxa"/>
            <w:tcBorders>
              <w:top w:val="nil"/>
              <w:left w:val="nil"/>
              <w:bottom w:val="single" w:sz="4" w:space="0" w:color="auto"/>
              <w:right w:val="single" w:sz="4" w:space="0" w:color="auto"/>
            </w:tcBorders>
            <w:shd w:val="clear" w:color="auto" w:fill="auto"/>
            <w:noWrap/>
          </w:tcPr>
          <w:p w14:paraId="54736FC9" w14:textId="446524BF"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-0.161 to -0.119</w:t>
            </w:r>
          </w:p>
        </w:tc>
        <w:tc>
          <w:tcPr>
            <w:tcW w:w="2268" w:type="dxa"/>
            <w:tcBorders>
              <w:top w:val="nil"/>
              <w:left w:val="nil"/>
              <w:bottom w:val="single" w:sz="4" w:space="0" w:color="auto"/>
              <w:right w:val="single" w:sz="4" w:space="0" w:color="auto"/>
            </w:tcBorders>
            <w:shd w:val="clear" w:color="auto" w:fill="auto"/>
            <w:noWrap/>
          </w:tcPr>
          <w:p w14:paraId="6B945A18" w14:textId="51E450B4"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w:t>
            </w:r>
          </w:p>
        </w:tc>
      </w:tr>
      <w:tr w:rsidR="00F63158" w:rsidRPr="004F411A" w14:paraId="3DA3CE14"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06AC1FD7" w14:textId="2217CD9D"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fludrocortisone per BSA (µg/m</w:t>
            </w:r>
            <w:r w:rsidRPr="00435DD6">
              <w:rPr>
                <w:rFonts w:ascii="Calibri" w:eastAsia="Times New Roman" w:hAnsi="Calibri" w:cs="Calibri"/>
                <w:b/>
                <w:bCs/>
                <w:color w:val="000000"/>
                <w:kern w:val="0"/>
                <w:vertAlign w:val="superscript"/>
                <w:lang w:eastAsia="en-GB"/>
                <w14:ligatures w14:val="none"/>
              </w:rPr>
              <w:t>2</w:t>
            </w:r>
            <w:r w:rsidRPr="00435DD6">
              <w:rPr>
                <w:rFonts w:ascii="Calibri" w:eastAsia="Times New Roman" w:hAnsi="Calibri" w:cs="Calibri"/>
                <w:b/>
                <w:bCs/>
                <w:color w:val="000000"/>
                <w:kern w:val="0"/>
                <w:lang w:eastAsia="en-GB"/>
                <w14:ligatures w14:val="none"/>
              </w:rPr>
              <w:t>)</w:t>
            </w:r>
          </w:p>
        </w:tc>
        <w:tc>
          <w:tcPr>
            <w:tcW w:w="2268" w:type="dxa"/>
            <w:tcBorders>
              <w:top w:val="nil"/>
              <w:left w:val="nil"/>
              <w:bottom w:val="single" w:sz="4" w:space="0" w:color="auto"/>
              <w:right w:val="single" w:sz="4" w:space="0" w:color="auto"/>
            </w:tcBorders>
            <w:shd w:val="clear" w:color="auto" w:fill="auto"/>
            <w:noWrap/>
          </w:tcPr>
          <w:p w14:paraId="144E1D6D" w14:textId="3C1555D3"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0.001</w:t>
            </w:r>
          </w:p>
        </w:tc>
        <w:tc>
          <w:tcPr>
            <w:tcW w:w="2268" w:type="dxa"/>
            <w:tcBorders>
              <w:top w:val="nil"/>
              <w:left w:val="nil"/>
              <w:bottom w:val="single" w:sz="4" w:space="0" w:color="auto"/>
              <w:right w:val="single" w:sz="4" w:space="0" w:color="auto"/>
            </w:tcBorders>
            <w:shd w:val="clear" w:color="auto" w:fill="auto"/>
            <w:noWrap/>
          </w:tcPr>
          <w:p w14:paraId="13CB996B" w14:textId="2F69E19E"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0.001 to 0.002</w:t>
            </w:r>
          </w:p>
        </w:tc>
        <w:tc>
          <w:tcPr>
            <w:tcW w:w="2268" w:type="dxa"/>
            <w:tcBorders>
              <w:top w:val="nil"/>
              <w:left w:val="nil"/>
              <w:bottom w:val="single" w:sz="4" w:space="0" w:color="auto"/>
              <w:right w:val="single" w:sz="4" w:space="0" w:color="auto"/>
            </w:tcBorders>
            <w:shd w:val="clear" w:color="auto" w:fill="auto"/>
            <w:noWrap/>
          </w:tcPr>
          <w:p w14:paraId="04C967E7" w14:textId="597CD6CC"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w:t>
            </w:r>
          </w:p>
        </w:tc>
      </w:tr>
      <w:tr w:rsidR="00F63158" w:rsidRPr="004F411A" w14:paraId="1C37386F"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025A1D7" w14:textId="77777777"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hydrocortisone equivalent per BSA (mg/m</w:t>
            </w:r>
            <w:r w:rsidRPr="00435DD6">
              <w:rPr>
                <w:rFonts w:ascii="Calibri" w:eastAsia="Times New Roman" w:hAnsi="Calibri" w:cs="Calibri"/>
                <w:b/>
                <w:bCs/>
                <w:color w:val="000000"/>
                <w:kern w:val="0"/>
                <w:vertAlign w:val="superscript"/>
                <w:lang w:eastAsia="en-GB"/>
                <w14:ligatures w14:val="none"/>
              </w:rPr>
              <w:t>2</w:t>
            </w:r>
            <w:r w:rsidRPr="00435DD6">
              <w:rPr>
                <w:rFonts w:ascii="Calibri" w:eastAsia="Times New Roman" w:hAnsi="Calibri" w:cs="Calibri"/>
                <w:b/>
                <w:bCs/>
                <w:color w:val="000000"/>
                <w:kern w:val="0"/>
                <w:lang w:eastAsia="en-GB"/>
                <w14:ligatures w14:val="none"/>
              </w:rPr>
              <w:t>)</w:t>
            </w:r>
          </w:p>
        </w:tc>
        <w:tc>
          <w:tcPr>
            <w:tcW w:w="2268" w:type="dxa"/>
            <w:tcBorders>
              <w:top w:val="nil"/>
              <w:left w:val="nil"/>
              <w:bottom w:val="single" w:sz="4" w:space="0" w:color="auto"/>
              <w:right w:val="single" w:sz="4" w:space="0" w:color="auto"/>
            </w:tcBorders>
            <w:shd w:val="clear" w:color="auto" w:fill="auto"/>
            <w:noWrap/>
          </w:tcPr>
          <w:p w14:paraId="4EBEA75F" w14:textId="1F60BFEA"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0.005</w:t>
            </w:r>
          </w:p>
        </w:tc>
        <w:tc>
          <w:tcPr>
            <w:tcW w:w="2268" w:type="dxa"/>
            <w:tcBorders>
              <w:top w:val="nil"/>
              <w:left w:val="nil"/>
              <w:bottom w:val="single" w:sz="4" w:space="0" w:color="auto"/>
              <w:right w:val="single" w:sz="4" w:space="0" w:color="auto"/>
            </w:tcBorders>
            <w:shd w:val="clear" w:color="auto" w:fill="auto"/>
            <w:noWrap/>
          </w:tcPr>
          <w:p w14:paraId="0327C16E" w14:textId="42AE8F43"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-0.005 to 0.015</w:t>
            </w:r>
          </w:p>
        </w:tc>
        <w:tc>
          <w:tcPr>
            <w:tcW w:w="2268" w:type="dxa"/>
            <w:tcBorders>
              <w:top w:val="nil"/>
              <w:left w:val="nil"/>
              <w:bottom w:val="single" w:sz="4" w:space="0" w:color="auto"/>
              <w:right w:val="single" w:sz="4" w:space="0" w:color="auto"/>
            </w:tcBorders>
            <w:shd w:val="clear" w:color="auto" w:fill="auto"/>
            <w:noWrap/>
          </w:tcPr>
          <w:p w14:paraId="27344B3D" w14:textId="70C6D040"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NS</w:t>
            </w:r>
          </w:p>
        </w:tc>
      </w:tr>
      <w:tr w:rsidR="00F63158" w:rsidRPr="004F411A" w14:paraId="35CFC2FF"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11C0BA4" w14:textId="77777777" w:rsidR="00F63158" w:rsidRPr="004F411A"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 xml:space="preserve">Daily salt per BSA </w:t>
            </w:r>
          </w:p>
          <w:p w14:paraId="0D7CB991" w14:textId="1C7EA210"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(g/m</w:t>
            </w:r>
            <w:r w:rsidRPr="00435DD6">
              <w:rPr>
                <w:rFonts w:ascii="Calibri" w:eastAsia="Times New Roman" w:hAnsi="Calibri" w:cs="Calibri"/>
                <w:b/>
                <w:bCs/>
                <w:color w:val="000000"/>
                <w:kern w:val="0"/>
                <w:vertAlign w:val="superscript"/>
                <w:lang w:eastAsia="en-GB"/>
                <w14:ligatures w14:val="none"/>
              </w:rPr>
              <w:t>2</w:t>
            </w:r>
            <w:r w:rsidRPr="00435DD6">
              <w:rPr>
                <w:rFonts w:ascii="Calibri" w:eastAsia="Times New Roman" w:hAnsi="Calibri" w:cs="Calibri"/>
                <w:b/>
                <w:bCs/>
                <w:color w:val="000000"/>
                <w:kern w:val="0"/>
                <w:lang w:eastAsia="en-GB"/>
                <w14:ligatures w14:val="none"/>
              </w:rPr>
              <w:t>)</w:t>
            </w:r>
          </w:p>
        </w:tc>
        <w:tc>
          <w:tcPr>
            <w:tcW w:w="2268" w:type="dxa"/>
            <w:tcBorders>
              <w:top w:val="nil"/>
              <w:left w:val="nil"/>
              <w:bottom w:val="single" w:sz="4" w:space="0" w:color="auto"/>
              <w:right w:val="single" w:sz="4" w:space="0" w:color="auto"/>
            </w:tcBorders>
            <w:shd w:val="clear" w:color="auto" w:fill="auto"/>
            <w:noWrap/>
          </w:tcPr>
          <w:p w14:paraId="04E7AED8" w14:textId="3C3EA9E7"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0.023</w:t>
            </w:r>
          </w:p>
        </w:tc>
        <w:tc>
          <w:tcPr>
            <w:tcW w:w="2268" w:type="dxa"/>
            <w:tcBorders>
              <w:top w:val="nil"/>
              <w:left w:val="nil"/>
              <w:bottom w:val="single" w:sz="4" w:space="0" w:color="auto"/>
              <w:right w:val="single" w:sz="4" w:space="0" w:color="auto"/>
            </w:tcBorders>
            <w:shd w:val="clear" w:color="auto" w:fill="auto"/>
            <w:noWrap/>
          </w:tcPr>
          <w:p w14:paraId="472B4CAA" w14:textId="2B22C83B"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-0.045 to 0.092</w:t>
            </w:r>
          </w:p>
        </w:tc>
        <w:tc>
          <w:tcPr>
            <w:tcW w:w="2268" w:type="dxa"/>
            <w:tcBorders>
              <w:top w:val="nil"/>
              <w:left w:val="nil"/>
              <w:bottom w:val="single" w:sz="4" w:space="0" w:color="auto"/>
              <w:right w:val="single" w:sz="4" w:space="0" w:color="auto"/>
            </w:tcBorders>
            <w:shd w:val="clear" w:color="auto" w:fill="auto"/>
            <w:noWrap/>
          </w:tcPr>
          <w:p w14:paraId="6328F870" w14:textId="3C91709A"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NS</w:t>
            </w:r>
          </w:p>
        </w:tc>
      </w:tr>
      <w:tr w:rsidR="00F63158" w:rsidRPr="004F411A" w14:paraId="1C1C0411"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E787019" w14:textId="26773E90"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BMI SD Score</w:t>
            </w:r>
          </w:p>
        </w:tc>
        <w:tc>
          <w:tcPr>
            <w:tcW w:w="2268" w:type="dxa"/>
            <w:tcBorders>
              <w:top w:val="nil"/>
              <w:left w:val="nil"/>
              <w:bottom w:val="single" w:sz="4" w:space="0" w:color="auto"/>
              <w:right w:val="single" w:sz="4" w:space="0" w:color="auto"/>
            </w:tcBorders>
            <w:shd w:val="clear" w:color="auto" w:fill="auto"/>
            <w:noWrap/>
          </w:tcPr>
          <w:p w14:paraId="6D716983" w14:textId="314EA29C"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-0.007</w:t>
            </w:r>
          </w:p>
        </w:tc>
        <w:tc>
          <w:tcPr>
            <w:tcW w:w="2268" w:type="dxa"/>
            <w:tcBorders>
              <w:top w:val="nil"/>
              <w:left w:val="nil"/>
              <w:bottom w:val="single" w:sz="4" w:space="0" w:color="auto"/>
              <w:right w:val="single" w:sz="4" w:space="0" w:color="auto"/>
            </w:tcBorders>
            <w:shd w:val="clear" w:color="auto" w:fill="auto"/>
            <w:noWrap/>
          </w:tcPr>
          <w:p w14:paraId="32E9BF4D" w14:textId="25B758B6"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-0.052 to 0.037</w:t>
            </w:r>
          </w:p>
        </w:tc>
        <w:tc>
          <w:tcPr>
            <w:tcW w:w="2268" w:type="dxa"/>
            <w:tcBorders>
              <w:top w:val="nil"/>
              <w:left w:val="nil"/>
              <w:bottom w:val="single" w:sz="4" w:space="0" w:color="auto"/>
              <w:right w:val="single" w:sz="4" w:space="0" w:color="auto"/>
            </w:tcBorders>
            <w:shd w:val="clear" w:color="auto" w:fill="auto"/>
            <w:noWrap/>
          </w:tcPr>
          <w:p w14:paraId="4C5CB86D" w14:textId="762701FA"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NS</w:t>
            </w:r>
          </w:p>
        </w:tc>
      </w:tr>
      <w:tr w:rsidR="00B14FBF" w:rsidRPr="001702C7" w14:paraId="156EC7AB" w14:textId="77777777" w:rsidTr="00F63158">
        <w:trPr>
          <w:trHeight w:val="680"/>
        </w:trPr>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BCAC40E" w14:textId="77777777" w:rsidR="00B14FBF" w:rsidRPr="00435DD6" w:rsidRDefault="00B14FBF" w:rsidP="00B14FBF">
            <w:pPr>
              <w:spacing w:after="0" w:line="240" w:lineRule="auto"/>
              <w:jc w:val="center"/>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 xml:space="preserve">SD of random slope | random </w:t>
            </w:r>
            <w:proofErr w:type="gramStart"/>
            <w:r w:rsidRPr="00435DD6">
              <w:rPr>
                <w:rFonts w:ascii="Calibri" w:eastAsia="Times New Roman" w:hAnsi="Calibri" w:cs="Calibri"/>
                <w:b/>
                <w:bCs/>
                <w:color w:val="000000"/>
                <w:kern w:val="0"/>
                <w:lang w:eastAsia="en-GB"/>
                <w14:ligatures w14:val="none"/>
              </w:rPr>
              <w:t>intercept :</w:t>
            </w:r>
            <w:proofErr w:type="gramEnd"/>
            <w:r w:rsidRPr="00435DD6">
              <w:rPr>
                <w:rFonts w:ascii="Calibri" w:eastAsia="Times New Roman" w:hAnsi="Calibri" w:cs="Calibri"/>
                <w:b/>
                <w:bCs/>
                <w:color w:val="000000"/>
                <w:kern w:val="0"/>
                <w:lang w:eastAsia="en-GB"/>
                <w14:ligatures w14:val="none"/>
              </w:rPr>
              <w:t xml:space="preserve"> </w:t>
            </w:r>
          </w:p>
          <w:p w14:paraId="79D4CB2D" w14:textId="76F0D902" w:rsidR="00B14FBF" w:rsidRPr="004F411A" w:rsidRDefault="009E295F" w:rsidP="00B14FBF">
            <w:pPr>
              <w:spacing w:after="0" w:line="240" w:lineRule="auto"/>
              <w:jc w:val="center"/>
              <w:rPr>
                <w:rFonts w:ascii="Calibri" w:eastAsia="Times New Roman" w:hAnsi="Calibri" w:cs="Calibri"/>
                <w:color w:val="000000"/>
                <w:kern w:val="0"/>
                <w:lang w:eastAsia="en-GB"/>
                <w14:ligatures w14:val="none"/>
              </w:rPr>
            </w:pPr>
            <w:r w:rsidRPr="009E295F">
              <w:rPr>
                <w:rFonts w:ascii="Calibri" w:eastAsia="Times New Roman" w:hAnsi="Calibri" w:cs="Calibri"/>
                <w:color w:val="000000"/>
                <w:kern w:val="0"/>
                <w:lang w:eastAsia="en-GB"/>
                <w14:ligatures w14:val="none"/>
              </w:rPr>
              <w:t>0.08 | 0.38</w:t>
            </w:r>
          </w:p>
        </w:tc>
        <w:tc>
          <w:tcPr>
            <w:tcW w:w="4536" w:type="dxa"/>
            <w:gridSpan w:val="2"/>
            <w:tcBorders>
              <w:top w:val="single" w:sz="4" w:space="0" w:color="auto"/>
              <w:left w:val="nil"/>
              <w:bottom w:val="single" w:sz="4" w:space="0" w:color="auto"/>
              <w:right w:val="single" w:sz="4" w:space="0" w:color="auto"/>
            </w:tcBorders>
            <w:shd w:val="clear" w:color="auto" w:fill="auto"/>
            <w:vAlign w:val="center"/>
            <w:hideMark/>
          </w:tcPr>
          <w:p w14:paraId="05B4CE89" w14:textId="77777777" w:rsidR="00066F66" w:rsidRPr="004457AE" w:rsidRDefault="00B14FBF" w:rsidP="00B14FBF">
            <w:pPr>
              <w:spacing w:after="0" w:line="240" w:lineRule="auto"/>
              <w:jc w:val="center"/>
              <w:rPr>
                <w:rFonts w:ascii="Calibri" w:eastAsia="Times New Roman" w:hAnsi="Calibri" w:cs="Calibri"/>
                <w:b/>
                <w:bCs/>
                <w:color w:val="000000"/>
                <w:kern w:val="0"/>
                <w:lang w:val="pl-PL" w:eastAsia="en-GB"/>
                <w14:ligatures w14:val="none"/>
              </w:rPr>
            </w:pPr>
            <w:r w:rsidRPr="004457AE">
              <w:rPr>
                <w:rFonts w:ascii="Calibri" w:eastAsia="Times New Roman" w:hAnsi="Calibri" w:cs="Calibri"/>
                <w:b/>
                <w:bCs/>
                <w:color w:val="000000"/>
                <w:kern w:val="0"/>
                <w:lang w:val="pl-PL" w:eastAsia="en-GB"/>
                <w14:ligatures w14:val="none"/>
              </w:rPr>
              <w:t>R</w:t>
            </w:r>
            <w:r w:rsidRPr="004457AE">
              <w:rPr>
                <w:rFonts w:ascii="Calibri" w:eastAsia="Times New Roman" w:hAnsi="Calibri" w:cs="Calibri"/>
                <w:b/>
                <w:bCs/>
                <w:color w:val="000000"/>
                <w:kern w:val="0"/>
                <w:vertAlign w:val="superscript"/>
                <w:lang w:val="pl-PL" w:eastAsia="en-GB"/>
                <w14:ligatures w14:val="none"/>
              </w:rPr>
              <w:t>2</w:t>
            </w:r>
            <w:r w:rsidRPr="004457AE">
              <w:rPr>
                <w:rFonts w:ascii="Calibri" w:eastAsia="Times New Roman" w:hAnsi="Calibri" w:cs="Calibri"/>
                <w:b/>
                <w:bCs/>
                <w:color w:val="000000"/>
                <w:kern w:val="0"/>
                <w:lang w:val="pl-PL" w:eastAsia="en-GB"/>
                <w14:ligatures w14:val="none"/>
              </w:rPr>
              <w:t xml:space="preserve"> diastolic BP (95% CI) : </w:t>
            </w:r>
          </w:p>
          <w:p w14:paraId="738376BB" w14:textId="1165E335" w:rsidR="00B14FBF" w:rsidRPr="004457AE" w:rsidRDefault="009E295F" w:rsidP="00B14FBF">
            <w:pPr>
              <w:spacing w:after="0" w:line="240" w:lineRule="auto"/>
              <w:jc w:val="center"/>
              <w:rPr>
                <w:rFonts w:ascii="Calibri" w:eastAsia="Times New Roman" w:hAnsi="Calibri" w:cs="Calibri"/>
                <w:color w:val="000000"/>
                <w:kern w:val="0"/>
                <w:lang w:val="pl-PL" w:eastAsia="en-GB"/>
                <w14:ligatures w14:val="none"/>
              </w:rPr>
            </w:pPr>
            <w:r w:rsidRPr="009E295F">
              <w:rPr>
                <w:rFonts w:ascii="Calibri" w:eastAsia="Times New Roman" w:hAnsi="Calibri" w:cs="Calibri"/>
                <w:color w:val="000000"/>
                <w:kern w:val="0"/>
                <w:lang w:val="pl-PL" w:eastAsia="en-GB"/>
                <w14:ligatures w14:val="none"/>
              </w:rPr>
              <w:t>0.42 (0.33 to 0.51)</w:t>
            </w:r>
          </w:p>
        </w:tc>
      </w:tr>
    </w:tbl>
    <w:p w14:paraId="37FB423D" w14:textId="42418CD5" w:rsidR="00066F66" w:rsidRPr="00435DD6" w:rsidRDefault="00066F66" w:rsidP="00066F66">
      <w:pPr>
        <w:rPr>
          <w:rFonts w:ascii="Calibri" w:hAnsi="Calibri" w:cs="Calibri"/>
          <w:sz w:val="16"/>
          <w:szCs w:val="16"/>
        </w:rPr>
      </w:pPr>
      <w:r w:rsidRPr="00435DD6">
        <w:rPr>
          <w:rFonts w:ascii="Calibri" w:hAnsi="Calibri" w:cs="Calibri"/>
          <w:sz w:val="16"/>
          <w:szCs w:val="16"/>
        </w:rPr>
        <w:t>BP = Blood pressure; SD = Standard dev</w:t>
      </w:r>
      <w:r w:rsidR="0020410A">
        <w:rPr>
          <w:rFonts w:ascii="Calibri" w:hAnsi="Calibri" w:cs="Calibri"/>
          <w:sz w:val="16"/>
          <w:szCs w:val="16"/>
        </w:rPr>
        <w:t>i</w:t>
      </w:r>
      <w:r w:rsidRPr="00435DD6">
        <w:rPr>
          <w:rFonts w:ascii="Calibri" w:hAnsi="Calibri" w:cs="Calibri"/>
          <w:sz w:val="16"/>
          <w:szCs w:val="16"/>
        </w:rPr>
        <w:t xml:space="preserve">ation; </w:t>
      </w:r>
      <w:r w:rsidR="0006095F" w:rsidRPr="00435DD6">
        <w:rPr>
          <w:rFonts w:ascii="Calibri" w:hAnsi="Calibri" w:cs="Calibri"/>
          <w:sz w:val="16"/>
          <w:szCs w:val="16"/>
        </w:rPr>
        <w:t xml:space="preserve">BSA = Body surface area (calculated by the </w:t>
      </w:r>
      <w:proofErr w:type="spellStart"/>
      <w:r w:rsidR="0006095F" w:rsidRPr="00435DD6">
        <w:rPr>
          <w:rFonts w:ascii="Calibri" w:hAnsi="Calibri" w:cs="Calibri"/>
          <w:sz w:val="16"/>
          <w:szCs w:val="16"/>
        </w:rPr>
        <w:t>mosteller</w:t>
      </w:r>
      <w:proofErr w:type="spellEnd"/>
      <w:r w:rsidR="0006095F" w:rsidRPr="00435DD6">
        <w:rPr>
          <w:rFonts w:ascii="Calibri" w:hAnsi="Calibri" w:cs="Calibri"/>
          <w:sz w:val="16"/>
          <w:szCs w:val="16"/>
        </w:rPr>
        <w:t xml:space="preserve"> formula)</w:t>
      </w:r>
      <w:r w:rsidR="006F3592" w:rsidRPr="00435DD6">
        <w:rPr>
          <w:rFonts w:ascii="Calibri" w:hAnsi="Calibri" w:cs="Calibri"/>
          <w:sz w:val="16"/>
          <w:szCs w:val="16"/>
        </w:rPr>
        <w:t xml:space="preserve">; BMI = body mass index; </w:t>
      </w:r>
      <w:r w:rsidRPr="00435DD6">
        <w:rPr>
          <w:rFonts w:ascii="Calibri" w:hAnsi="Calibri" w:cs="Calibri"/>
          <w:sz w:val="16"/>
          <w:szCs w:val="16"/>
        </w:rPr>
        <w:t>CI = Confidence interval</w:t>
      </w:r>
      <w:r w:rsidR="00566021">
        <w:rPr>
          <w:rFonts w:ascii="Calibri" w:hAnsi="Calibri" w:cs="Calibri"/>
          <w:sz w:val="16"/>
          <w:szCs w:val="16"/>
        </w:rPr>
        <w:t>; NS = Not significant; * = CI does not span zero</w:t>
      </w:r>
      <w:r w:rsidRPr="00435DD6">
        <w:rPr>
          <w:rFonts w:ascii="Calibri" w:hAnsi="Calibri" w:cs="Calibri"/>
          <w:sz w:val="16"/>
          <w:szCs w:val="16"/>
        </w:rPr>
        <w:t xml:space="preserve">. </w:t>
      </w:r>
      <w:r w:rsidR="00566021">
        <w:rPr>
          <w:rFonts w:ascii="Calibri" w:hAnsi="Calibri" w:cs="Calibri"/>
          <w:sz w:val="16"/>
          <w:szCs w:val="16"/>
        </w:rPr>
        <w:t>CI</w:t>
      </w:r>
      <w:r w:rsidRPr="00435DD6">
        <w:rPr>
          <w:rFonts w:ascii="Calibri" w:hAnsi="Calibri" w:cs="Calibri"/>
          <w:sz w:val="16"/>
          <w:szCs w:val="16"/>
        </w:rPr>
        <w:t xml:space="preserve"> calculated by iterating Bayesian Model using 400 iterations each through </w:t>
      </w:r>
      <w:r w:rsidR="00AD7394">
        <w:rPr>
          <w:rFonts w:ascii="Calibri" w:hAnsi="Calibri" w:cs="Calibri"/>
          <w:sz w:val="16"/>
          <w:szCs w:val="16"/>
        </w:rPr>
        <w:t>10</w:t>
      </w:r>
      <w:r w:rsidR="00AD7394" w:rsidRPr="00435DD6">
        <w:rPr>
          <w:rFonts w:ascii="Calibri" w:hAnsi="Calibri" w:cs="Calibri"/>
          <w:sz w:val="16"/>
          <w:szCs w:val="16"/>
        </w:rPr>
        <w:t xml:space="preserve"> </w:t>
      </w:r>
      <w:r w:rsidRPr="00435DD6">
        <w:rPr>
          <w:rFonts w:ascii="Calibri" w:hAnsi="Calibri" w:cs="Calibri"/>
          <w:sz w:val="16"/>
          <w:szCs w:val="16"/>
        </w:rPr>
        <w:t xml:space="preserve">bootstrap replications (sampling all data available from one patient with replacement) for each of the 10 imputed datasets. </w:t>
      </w:r>
    </w:p>
    <w:p w14:paraId="2700D88A" w14:textId="4B215CB3" w:rsidR="003040F3" w:rsidRPr="00435DD6" w:rsidRDefault="003040F3" w:rsidP="00066F66">
      <w:pPr>
        <w:rPr>
          <w:rFonts w:ascii="Calibri" w:hAnsi="Calibri" w:cs="Calibri"/>
          <w:sz w:val="16"/>
          <w:szCs w:val="16"/>
        </w:rPr>
      </w:pPr>
      <w:r w:rsidRPr="00435DD6">
        <w:rPr>
          <w:rFonts w:ascii="Calibri" w:hAnsi="Calibri" w:cs="Calibri"/>
          <w:sz w:val="16"/>
          <w:szCs w:val="16"/>
        </w:rPr>
        <w:t>*</w:t>
      </w:r>
      <w:r w:rsidR="00EC0395" w:rsidRPr="00435DD6">
        <w:rPr>
          <w:rFonts w:ascii="Calibri" w:hAnsi="Calibri" w:cs="Calibri"/>
          <w:sz w:val="16"/>
          <w:szCs w:val="16"/>
        </w:rPr>
        <w:t>National Heart, Lung and Blood Institute data for calculation of SD scores of BP only available for those over 1 year, and not calculated for those patients declared sex ‘not assigned’ at birth</w:t>
      </w:r>
      <w:r w:rsidR="00A2453E" w:rsidRPr="00435DD6">
        <w:rPr>
          <w:rFonts w:ascii="Calibri" w:hAnsi="Calibri" w:cs="Calibri"/>
          <w:sz w:val="16"/>
          <w:szCs w:val="16"/>
        </w:rPr>
        <w:t>, thus less data available for modelling.</w:t>
      </w:r>
    </w:p>
    <w:p w14:paraId="303F42B6" w14:textId="5E2AD669" w:rsidR="001417F9" w:rsidRPr="004F411A" w:rsidRDefault="00B4023A">
      <w:pPr>
        <w:rPr>
          <w:rFonts w:ascii="Calibri" w:eastAsiaTheme="majorEastAsia" w:hAnsi="Calibri" w:cs="Calibri"/>
          <w:color w:val="0F4761" w:themeColor="accent1" w:themeShade="BF"/>
          <w:sz w:val="32"/>
          <w:szCs w:val="32"/>
        </w:rPr>
      </w:pPr>
      <w:r w:rsidRPr="00435DD6">
        <w:rPr>
          <w:rFonts w:ascii="Calibri" w:hAnsi="Calibri" w:cs="Calibri"/>
          <w:sz w:val="16"/>
          <w:szCs w:val="16"/>
        </w:rPr>
        <w:t>Conclusion of sensitivity analysis</w:t>
      </w:r>
      <w:r w:rsidR="00A81EA1" w:rsidRPr="00435DD6">
        <w:rPr>
          <w:rFonts w:ascii="Calibri" w:hAnsi="Calibri" w:cs="Calibri"/>
          <w:sz w:val="16"/>
          <w:szCs w:val="16"/>
        </w:rPr>
        <w:t>: modelling of drugs by surface area and SD scores instead of absolute values does not make a significant difference to the direction or magnitude of</w:t>
      </w:r>
      <w:r w:rsidR="00A424C5" w:rsidRPr="00435DD6">
        <w:rPr>
          <w:rFonts w:ascii="Calibri" w:hAnsi="Calibri" w:cs="Calibri"/>
          <w:sz w:val="16"/>
          <w:szCs w:val="16"/>
        </w:rPr>
        <w:t xml:space="preserve"> the effect size of drugs on BP</w:t>
      </w:r>
      <w:r w:rsidR="001417F9" w:rsidRPr="004F411A">
        <w:rPr>
          <w:rFonts w:ascii="Calibri" w:eastAsiaTheme="majorEastAsia" w:hAnsi="Calibri" w:cs="Calibri"/>
          <w:color w:val="0F4761" w:themeColor="accent1" w:themeShade="BF"/>
          <w:sz w:val="32"/>
          <w:szCs w:val="32"/>
        </w:rPr>
        <w:br w:type="page"/>
      </w:r>
    </w:p>
    <w:p w14:paraId="3D390FCE" w14:textId="77777777" w:rsidR="00E21024" w:rsidRPr="007F1C38" w:rsidRDefault="00E21024" w:rsidP="00E21024">
      <w:pPr>
        <w:pStyle w:val="Heading3"/>
        <w:rPr>
          <w:rFonts w:ascii="Calibri" w:hAnsi="Calibri" w:cs="Calibri"/>
        </w:rPr>
      </w:pPr>
      <w:r w:rsidRPr="007F1C38">
        <w:rPr>
          <w:rFonts w:ascii="Calibri" w:hAnsi="Calibri" w:cs="Calibri"/>
        </w:rPr>
        <w:lastRenderedPageBreak/>
        <w:t xml:space="preserve">Model 1: Sensitivity analysis </w:t>
      </w:r>
      <w:r>
        <w:rPr>
          <w:rFonts w:ascii="Calibri" w:hAnsi="Calibri" w:cs="Calibri"/>
        </w:rPr>
        <w:t>C</w:t>
      </w:r>
      <w:r w:rsidRPr="007F1C38">
        <w:rPr>
          <w:rFonts w:ascii="Calibri" w:hAnsi="Calibri" w:cs="Calibri"/>
        </w:rPr>
        <w:t>: Estimation of drug dose effect on BP</w:t>
      </w:r>
      <w:r>
        <w:rPr>
          <w:rFonts w:ascii="Calibri" w:hAnsi="Calibri" w:cs="Calibri"/>
        </w:rPr>
        <w:t xml:space="preserve"> restricted to patients under 5 years of age</w:t>
      </w:r>
    </w:p>
    <w:p w14:paraId="51201738" w14:textId="2B68E443" w:rsidR="00E21024" w:rsidRPr="007F1C38" w:rsidRDefault="00E21024" w:rsidP="00E21024">
      <w:pPr>
        <w:rPr>
          <w:rFonts w:ascii="Calibri" w:hAnsi="Calibri" w:cs="Calibri"/>
        </w:rPr>
      </w:pPr>
      <w:r w:rsidRPr="00435DD6">
        <w:rPr>
          <w:rFonts w:ascii="Calibri" w:hAnsi="Calibri" w:cs="Calibri"/>
          <w:b/>
          <w:bCs/>
        </w:rPr>
        <w:t>Number of patients</w:t>
      </w:r>
      <w:r w:rsidR="00FA2623">
        <w:rPr>
          <w:rFonts w:ascii="Calibri" w:hAnsi="Calibri" w:cs="Calibri"/>
          <w:b/>
          <w:bCs/>
        </w:rPr>
        <w:t xml:space="preserve"> in model</w:t>
      </w:r>
      <w:r w:rsidRPr="00435DD6">
        <w:rPr>
          <w:rFonts w:ascii="Calibri" w:hAnsi="Calibri" w:cs="Calibri"/>
          <w:b/>
          <w:bCs/>
        </w:rPr>
        <w:t>:</w:t>
      </w:r>
      <w:r w:rsidRPr="007F1C38">
        <w:rPr>
          <w:rFonts w:ascii="Calibri" w:hAnsi="Calibri" w:cs="Calibri"/>
        </w:rPr>
        <w:t xml:space="preserve"> </w:t>
      </w:r>
      <w:r w:rsidR="00D65A35" w:rsidRPr="00D65A35">
        <w:rPr>
          <w:rFonts w:ascii="Calibri" w:hAnsi="Calibri" w:cs="Calibri"/>
        </w:rPr>
        <w:t>38</w:t>
      </w:r>
      <w:r w:rsidR="005518CD">
        <w:rPr>
          <w:rFonts w:ascii="Calibri" w:hAnsi="Calibri" w:cs="Calibri"/>
        </w:rPr>
        <w:t>1</w:t>
      </w:r>
      <w:r w:rsidRPr="00435DD6">
        <w:rPr>
          <w:rFonts w:ascii="Calibri" w:hAnsi="Calibri" w:cs="Calibri"/>
          <w:b/>
          <w:bCs/>
        </w:rPr>
        <w:tab/>
      </w:r>
      <w:r w:rsidR="00EB0EF4">
        <w:rPr>
          <w:rFonts w:ascii="Calibri" w:hAnsi="Calibri" w:cs="Calibri"/>
          <w:b/>
          <w:bCs/>
        </w:rPr>
        <w:tab/>
      </w:r>
      <w:r w:rsidR="00EB0EF4">
        <w:rPr>
          <w:rFonts w:ascii="Calibri" w:hAnsi="Calibri" w:cs="Calibri"/>
          <w:b/>
          <w:bCs/>
        </w:rPr>
        <w:tab/>
      </w:r>
      <w:r w:rsidRPr="00435DD6">
        <w:rPr>
          <w:rFonts w:ascii="Calibri" w:hAnsi="Calibri" w:cs="Calibri"/>
          <w:b/>
          <w:bCs/>
        </w:rPr>
        <w:t>Number of visits</w:t>
      </w:r>
      <w:r w:rsidR="00FA2623">
        <w:rPr>
          <w:rFonts w:ascii="Calibri" w:hAnsi="Calibri" w:cs="Calibri"/>
          <w:b/>
          <w:bCs/>
        </w:rPr>
        <w:t xml:space="preserve"> in model</w:t>
      </w:r>
      <w:r w:rsidRPr="00435DD6">
        <w:rPr>
          <w:rFonts w:ascii="Calibri" w:hAnsi="Calibri" w:cs="Calibri"/>
          <w:b/>
          <w:bCs/>
        </w:rPr>
        <w:t>:</w:t>
      </w:r>
      <w:r w:rsidRPr="007F1C38">
        <w:rPr>
          <w:rFonts w:ascii="Calibri" w:hAnsi="Calibri" w:cs="Calibri"/>
        </w:rPr>
        <w:t xml:space="preserve"> </w:t>
      </w:r>
      <w:r w:rsidR="005518CD">
        <w:rPr>
          <w:rFonts w:ascii="Calibri" w:hAnsi="Calibri" w:cs="Calibri"/>
        </w:rPr>
        <w:t>2895</w:t>
      </w:r>
    </w:p>
    <w:tbl>
      <w:tblPr>
        <w:tblW w:w="9560" w:type="dxa"/>
        <w:tblLook w:val="04A0" w:firstRow="1" w:lastRow="0" w:firstColumn="1" w:lastColumn="0" w:noHBand="0" w:noVBand="1"/>
      </w:tblPr>
      <w:tblGrid>
        <w:gridCol w:w="2756"/>
        <w:gridCol w:w="2268"/>
        <w:gridCol w:w="2268"/>
        <w:gridCol w:w="2268"/>
      </w:tblGrid>
      <w:tr w:rsidR="00E21024" w:rsidRPr="007F1C38" w14:paraId="7FC016B4" w14:textId="77777777" w:rsidTr="005518CD">
        <w:trPr>
          <w:trHeight w:val="680"/>
        </w:trPr>
        <w:tc>
          <w:tcPr>
            <w:tcW w:w="27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27A0D3" w14:textId="77777777" w:rsidR="00E21024" w:rsidRPr="007F1C38" w:rsidRDefault="00E21024" w:rsidP="007F1C38">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Parameter</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2651A48F" w14:textId="77777777" w:rsidR="00E21024" w:rsidRPr="007F1C38" w:rsidRDefault="00E21024" w:rsidP="007F1C38">
            <w:pPr>
              <w:spacing w:after="0" w:line="240" w:lineRule="auto"/>
              <w:jc w:val="center"/>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Estimate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2522B6A0" w14:textId="77777777" w:rsidR="00E21024" w:rsidRPr="007F1C38" w:rsidRDefault="00E21024" w:rsidP="007F1C38">
            <w:pPr>
              <w:spacing w:after="0" w:line="240" w:lineRule="auto"/>
              <w:jc w:val="center"/>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Confidence Interval</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3FC4E633" w14:textId="77777777" w:rsidR="00E21024" w:rsidRPr="007F1C38" w:rsidRDefault="00E21024" w:rsidP="007F1C38">
            <w:pPr>
              <w:spacing w:after="0" w:line="240" w:lineRule="auto"/>
              <w:jc w:val="center"/>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Significance</w:t>
            </w:r>
          </w:p>
        </w:tc>
      </w:tr>
      <w:tr w:rsidR="00E21024" w:rsidRPr="007F1C38" w14:paraId="4E8C5283" w14:textId="77777777" w:rsidTr="005518CD">
        <w:trPr>
          <w:trHeight w:val="680"/>
        </w:trPr>
        <w:tc>
          <w:tcPr>
            <w:tcW w:w="9560" w:type="dxa"/>
            <w:gridSpan w:val="4"/>
            <w:tcBorders>
              <w:top w:val="nil"/>
              <w:left w:val="single" w:sz="4" w:space="0" w:color="auto"/>
              <w:bottom w:val="single" w:sz="4" w:space="0" w:color="auto"/>
              <w:right w:val="single" w:sz="4" w:space="0" w:color="auto"/>
            </w:tcBorders>
            <w:shd w:val="clear" w:color="auto" w:fill="auto"/>
            <w:vAlign w:val="center"/>
            <w:hideMark/>
          </w:tcPr>
          <w:p w14:paraId="3F34256B" w14:textId="3BE5073C" w:rsidR="00E21024" w:rsidRPr="007F1C38" w:rsidRDefault="00E21024" w:rsidP="00435EAD">
            <w:pPr>
              <w:spacing w:after="0" w:line="240" w:lineRule="auto"/>
              <w:rPr>
                <w:rFonts w:ascii="Calibri" w:eastAsia="Times New Roman" w:hAnsi="Calibri" w:cs="Calibri"/>
                <w:color w:val="000000"/>
                <w:kern w:val="0"/>
                <w:lang w:eastAsia="en-GB"/>
                <w14:ligatures w14:val="none"/>
              </w:rPr>
            </w:pPr>
            <w:r w:rsidRPr="007F1C38">
              <w:rPr>
                <w:rFonts w:ascii="Calibri" w:eastAsia="Times New Roman" w:hAnsi="Calibri" w:cs="Calibri"/>
                <w:b/>
                <w:bCs/>
                <w:color w:val="000000"/>
                <w:kern w:val="0"/>
                <w:lang w:eastAsia="en-GB"/>
                <w14:ligatures w14:val="none"/>
              </w:rPr>
              <w:t>Outcome: Systolic BP (Absolute values)</w:t>
            </w:r>
            <w:r w:rsidRPr="007F1C38">
              <w:rPr>
                <w:rFonts w:ascii="Calibri" w:eastAsia="Times New Roman" w:hAnsi="Calibri" w:cs="Calibri"/>
                <w:color w:val="000000"/>
                <w:kern w:val="0"/>
                <w:lang w:eastAsia="en-GB"/>
                <w14:ligatures w14:val="none"/>
              </w:rPr>
              <w:t> </w:t>
            </w:r>
          </w:p>
        </w:tc>
      </w:tr>
      <w:tr w:rsidR="005518CD" w:rsidRPr="004F411A" w14:paraId="265557E3" w14:textId="77777777" w:rsidTr="00300B04">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784640DB" w14:textId="77777777" w:rsidR="005518CD" w:rsidRPr="007F1C38" w:rsidRDefault="005518CD" w:rsidP="005518CD">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tcPr>
          <w:p w14:paraId="3A330686" w14:textId="7B2FBFC7"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85.87</w:t>
            </w:r>
          </w:p>
        </w:tc>
        <w:tc>
          <w:tcPr>
            <w:tcW w:w="2268" w:type="dxa"/>
            <w:tcBorders>
              <w:top w:val="nil"/>
              <w:left w:val="nil"/>
              <w:bottom w:val="single" w:sz="4" w:space="0" w:color="auto"/>
              <w:right w:val="single" w:sz="4" w:space="0" w:color="auto"/>
            </w:tcBorders>
            <w:shd w:val="clear" w:color="auto" w:fill="auto"/>
            <w:noWrap/>
          </w:tcPr>
          <w:p w14:paraId="528E0AFC" w14:textId="4E778FAA"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74.96 to 96.78</w:t>
            </w:r>
          </w:p>
        </w:tc>
        <w:tc>
          <w:tcPr>
            <w:tcW w:w="2268" w:type="dxa"/>
            <w:tcBorders>
              <w:top w:val="nil"/>
              <w:left w:val="nil"/>
              <w:bottom w:val="single" w:sz="4" w:space="0" w:color="auto"/>
              <w:right w:val="single" w:sz="4" w:space="0" w:color="auto"/>
            </w:tcBorders>
            <w:shd w:val="clear" w:color="auto" w:fill="auto"/>
            <w:noWrap/>
          </w:tcPr>
          <w:p w14:paraId="2E484A40" w14:textId="7596FF85"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w:t>
            </w:r>
          </w:p>
        </w:tc>
      </w:tr>
      <w:tr w:rsidR="005518CD" w:rsidRPr="004F411A" w14:paraId="6D917F4F" w14:textId="77777777" w:rsidTr="00300B04">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331962C0" w14:textId="77777777" w:rsidR="005518CD" w:rsidRPr="007F1C38" w:rsidRDefault="005518CD" w:rsidP="005518CD">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tcPr>
          <w:p w14:paraId="6FEE3DEF" w14:textId="386D9027"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1.8</w:t>
            </w:r>
            <w:r w:rsidR="002365A8">
              <w:t>0</w:t>
            </w:r>
          </w:p>
        </w:tc>
        <w:tc>
          <w:tcPr>
            <w:tcW w:w="2268" w:type="dxa"/>
            <w:tcBorders>
              <w:top w:val="nil"/>
              <w:left w:val="nil"/>
              <w:bottom w:val="single" w:sz="4" w:space="0" w:color="auto"/>
              <w:right w:val="single" w:sz="4" w:space="0" w:color="auto"/>
            </w:tcBorders>
            <w:shd w:val="clear" w:color="auto" w:fill="auto"/>
            <w:noWrap/>
          </w:tcPr>
          <w:p w14:paraId="21CAE007" w14:textId="02FE2266"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-0.36 to 3.96</w:t>
            </w:r>
          </w:p>
        </w:tc>
        <w:tc>
          <w:tcPr>
            <w:tcW w:w="2268" w:type="dxa"/>
            <w:tcBorders>
              <w:top w:val="nil"/>
              <w:left w:val="nil"/>
              <w:bottom w:val="single" w:sz="4" w:space="0" w:color="auto"/>
              <w:right w:val="single" w:sz="4" w:space="0" w:color="auto"/>
            </w:tcBorders>
            <w:shd w:val="clear" w:color="auto" w:fill="auto"/>
            <w:noWrap/>
          </w:tcPr>
          <w:p w14:paraId="7F013D16" w14:textId="2FB28C8F"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NS</w:t>
            </w:r>
          </w:p>
        </w:tc>
      </w:tr>
      <w:tr w:rsidR="005518CD" w:rsidRPr="004F411A" w14:paraId="3AFFEBE7" w14:textId="77777777" w:rsidTr="00300B04">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01CDDF88" w14:textId="77777777" w:rsidR="005518CD" w:rsidRPr="007F1C38" w:rsidRDefault="005518CD" w:rsidP="005518CD">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tcPr>
          <w:p w14:paraId="52051230" w14:textId="134E4BD4"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-7.97</w:t>
            </w:r>
          </w:p>
        </w:tc>
        <w:tc>
          <w:tcPr>
            <w:tcW w:w="2268" w:type="dxa"/>
            <w:tcBorders>
              <w:top w:val="nil"/>
              <w:left w:val="nil"/>
              <w:bottom w:val="single" w:sz="4" w:space="0" w:color="auto"/>
              <w:right w:val="single" w:sz="4" w:space="0" w:color="auto"/>
            </w:tcBorders>
            <w:shd w:val="clear" w:color="auto" w:fill="auto"/>
            <w:noWrap/>
          </w:tcPr>
          <w:p w14:paraId="2797949B" w14:textId="56BCCCDB"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-20.62 to 4.68</w:t>
            </w:r>
          </w:p>
        </w:tc>
        <w:tc>
          <w:tcPr>
            <w:tcW w:w="2268" w:type="dxa"/>
            <w:tcBorders>
              <w:top w:val="nil"/>
              <w:left w:val="nil"/>
              <w:bottom w:val="single" w:sz="4" w:space="0" w:color="auto"/>
              <w:right w:val="single" w:sz="4" w:space="0" w:color="auto"/>
            </w:tcBorders>
            <w:shd w:val="clear" w:color="auto" w:fill="auto"/>
            <w:noWrap/>
          </w:tcPr>
          <w:p w14:paraId="7D2CCEA1" w14:textId="125A6F27"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NS</w:t>
            </w:r>
          </w:p>
        </w:tc>
      </w:tr>
      <w:tr w:rsidR="005518CD" w:rsidRPr="004F411A" w14:paraId="5FE687B5" w14:textId="77777777" w:rsidTr="00300B04">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0709C8AD" w14:textId="77777777" w:rsidR="005518CD" w:rsidRPr="007F1C38" w:rsidRDefault="005518CD" w:rsidP="005518CD">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tcPr>
          <w:p w14:paraId="1D643A77" w14:textId="0BBDC12D"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-1.66</w:t>
            </w:r>
          </w:p>
        </w:tc>
        <w:tc>
          <w:tcPr>
            <w:tcW w:w="2268" w:type="dxa"/>
            <w:tcBorders>
              <w:top w:val="nil"/>
              <w:left w:val="nil"/>
              <w:bottom w:val="single" w:sz="4" w:space="0" w:color="auto"/>
              <w:right w:val="single" w:sz="4" w:space="0" w:color="auto"/>
            </w:tcBorders>
            <w:shd w:val="clear" w:color="auto" w:fill="auto"/>
            <w:noWrap/>
          </w:tcPr>
          <w:p w14:paraId="2923A1C0" w14:textId="026BEB02"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-3.10 to -0.22</w:t>
            </w:r>
          </w:p>
        </w:tc>
        <w:tc>
          <w:tcPr>
            <w:tcW w:w="2268" w:type="dxa"/>
            <w:tcBorders>
              <w:top w:val="nil"/>
              <w:left w:val="nil"/>
              <w:bottom w:val="single" w:sz="4" w:space="0" w:color="auto"/>
              <w:right w:val="single" w:sz="4" w:space="0" w:color="auto"/>
            </w:tcBorders>
            <w:shd w:val="clear" w:color="auto" w:fill="auto"/>
            <w:noWrap/>
          </w:tcPr>
          <w:p w14:paraId="57011745" w14:textId="38B87720"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w:t>
            </w:r>
          </w:p>
        </w:tc>
      </w:tr>
      <w:tr w:rsidR="005518CD" w:rsidRPr="004F411A" w14:paraId="1DDB3807" w14:textId="77777777" w:rsidTr="00300B04">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29F11C32" w14:textId="77777777" w:rsidR="005518CD" w:rsidRPr="007F1C38" w:rsidRDefault="005518CD" w:rsidP="005518CD">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tcPr>
          <w:p w14:paraId="21D38428" w14:textId="59DBE572"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0.25</w:t>
            </w:r>
          </w:p>
        </w:tc>
        <w:tc>
          <w:tcPr>
            <w:tcW w:w="2268" w:type="dxa"/>
            <w:tcBorders>
              <w:top w:val="nil"/>
              <w:left w:val="nil"/>
              <w:bottom w:val="single" w:sz="4" w:space="0" w:color="auto"/>
              <w:right w:val="single" w:sz="4" w:space="0" w:color="auto"/>
            </w:tcBorders>
            <w:shd w:val="clear" w:color="auto" w:fill="auto"/>
            <w:noWrap/>
          </w:tcPr>
          <w:p w14:paraId="4A81ABC7" w14:textId="080607F3"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0.04 to 0.45</w:t>
            </w:r>
          </w:p>
        </w:tc>
        <w:tc>
          <w:tcPr>
            <w:tcW w:w="2268" w:type="dxa"/>
            <w:tcBorders>
              <w:top w:val="nil"/>
              <w:left w:val="nil"/>
              <w:bottom w:val="single" w:sz="4" w:space="0" w:color="auto"/>
              <w:right w:val="single" w:sz="4" w:space="0" w:color="auto"/>
            </w:tcBorders>
            <w:shd w:val="clear" w:color="auto" w:fill="auto"/>
            <w:noWrap/>
          </w:tcPr>
          <w:p w14:paraId="6BA7C270" w14:textId="6C8D7890"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w:t>
            </w:r>
          </w:p>
        </w:tc>
      </w:tr>
      <w:tr w:rsidR="005518CD" w:rsidRPr="004F411A" w14:paraId="4952EF2B" w14:textId="77777777" w:rsidTr="00300B04">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7E012966" w14:textId="77777777" w:rsidR="005518CD" w:rsidRPr="007F1C38" w:rsidRDefault="005518CD" w:rsidP="005518CD">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tcPr>
          <w:p w14:paraId="0D9E2B7D" w14:textId="5DA427A7"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-0.27</w:t>
            </w:r>
          </w:p>
        </w:tc>
        <w:tc>
          <w:tcPr>
            <w:tcW w:w="2268" w:type="dxa"/>
            <w:tcBorders>
              <w:top w:val="nil"/>
              <w:left w:val="nil"/>
              <w:bottom w:val="single" w:sz="4" w:space="0" w:color="auto"/>
              <w:right w:val="single" w:sz="4" w:space="0" w:color="auto"/>
            </w:tcBorders>
            <w:shd w:val="clear" w:color="auto" w:fill="auto"/>
            <w:noWrap/>
          </w:tcPr>
          <w:p w14:paraId="07F71096" w14:textId="34EDA3FA"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-0.88 to 0.35</w:t>
            </w:r>
          </w:p>
        </w:tc>
        <w:tc>
          <w:tcPr>
            <w:tcW w:w="2268" w:type="dxa"/>
            <w:tcBorders>
              <w:top w:val="nil"/>
              <w:left w:val="nil"/>
              <w:bottom w:val="single" w:sz="4" w:space="0" w:color="auto"/>
              <w:right w:val="single" w:sz="4" w:space="0" w:color="auto"/>
            </w:tcBorders>
            <w:shd w:val="clear" w:color="auto" w:fill="auto"/>
            <w:noWrap/>
          </w:tcPr>
          <w:p w14:paraId="2C440A7C" w14:textId="6AB7CD79"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NS</w:t>
            </w:r>
          </w:p>
        </w:tc>
      </w:tr>
      <w:tr w:rsidR="005518CD" w:rsidRPr="004F411A" w14:paraId="19376F14" w14:textId="77777777" w:rsidTr="00300B04">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0DAE2056" w14:textId="77777777" w:rsidR="005518CD" w:rsidRPr="007F1C38" w:rsidRDefault="005518CD" w:rsidP="005518CD">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Daily fludrocortisone (µg)</w:t>
            </w:r>
          </w:p>
        </w:tc>
        <w:tc>
          <w:tcPr>
            <w:tcW w:w="2268" w:type="dxa"/>
            <w:tcBorders>
              <w:top w:val="nil"/>
              <w:left w:val="nil"/>
              <w:bottom w:val="single" w:sz="4" w:space="0" w:color="auto"/>
              <w:right w:val="single" w:sz="4" w:space="0" w:color="auto"/>
            </w:tcBorders>
            <w:shd w:val="clear" w:color="auto" w:fill="auto"/>
            <w:noWrap/>
          </w:tcPr>
          <w:p w14:paraId="6C1B434E" w14:textId="75512D85"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0.01</w:t>
            </w:r>
          </w:p>
        </w:tc>
        <w:tc>
          <w:tcPr>
            <w:tcW w:w="2268" w:type="dxa"/>
            <w:tcBorders>
              <w:top w:val="nil"/>
              <w:left w:val="nil"/>
              <w:bottom w:val="single" w:sz="4" w:space="0" w:color="auto"/>
              <w:right w:val="single" w:sz="4" w:space="0" w:color="auto"/>
            </w:tcBorders>
            <w:shd w:val="clear" w:color="auto" w:fill="auto"/>
            <w:noWrap/>
          </w:tcPr>
          <w:p w14:paraId="6CF1ECC9" w14:textId="305CDC34"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0.01 to 0.02</w:t>
            </w:r>
          </w:p>
        </w:tc>
        <w:tc>
          <w:tcPr>
            <w:tcW w:w="2268" w:type="dxa"/>
            <w:tcBorders>
              <w:top w:val="nil"/>
              <w:left w:val="nil"/>
              <w:bottom w:val="single" w:sz="4" w:space="0" w:color="auto"/>
              <w:right w:val="single" w:sz="4" w:space="0" w:color="auto"/>
            </w:tcBorders>
            <w:shd w:val="clear" w:color="auto" w:fill="auto"/>
            <w:noWrap/>
          </w:tcPr>
          <w:p w14:paraId="1815D920" w14:textId="52864B5F"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w:t>
            </w:r>
          </w:p>
        </w:tc>
      </w:tr>
      <w:tr w:rsidR="005518CD" w:rsidRPr="004F411A" w14:paraId="59186948" w14:textId="77777777" w:rsidTr="00300B04">
        <w:trPr>
          <w:trHeight w:val="552"/>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7EAD0C8E" w14:textId="77777777" w:rsidR="005518CD" w:rsidRPr="007F1C38" w:rsidRDefault="005518CD" w:rsidP="005518CD">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Daily hydrocortisone equivalent (mg)</w:t>
            </w:r>
          </w:p>
        </w:tc>
        <w:tc>
          <w:tcPr>
            <w:tcW w:w="2268" w:type="dxa"/>
            <w:tcBorders>
              <w:top w:val="nil"/>
              <w:left w:val="nil"/>
              <w:bottom w:val="single" w:sz="4" w:space="0" w:color="auto"/>
              <w:right w:val="single" w:sz="4" w:space="0" w:color="auto"/>
            </w:tcBorders>
            <w:shd w:val="clear" w:color="auto" w:fill="auto"/>
            <w:noWrap/>
          </w:tcPr>
          <w:p w14:paraId="4FC7AFED" w14:textId="60D12C1F"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0.02</w:t>
            </w:r>
          </w:p>
        </w:tc>
        <w:tc>
          <w:tcPr>
            <w:tcW w:w="2268" w:type="dxa"/>
            <w:tcBorders>
              <w:top w:val="nil"/>
              <w:left w:val="nil"/>
              <w:bottom w:val="single" w:sz="4" w:space="0" w:color="auto"/>
              <w:right w:val="single" w:sz="4" w:space="0" w:color="auto"/>
            </w:tcBorders>
            <w:shd w:val="clear" w:color="auto" w:fill="auto"/>
            <w:noWrap/>
          </w:tcPr>
          <w:p w14:paraId="3AB4F92E" w14:textId="5271C317"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-0.13 to 0.17</w:t>
            </w:r>
          </w:p>
        </w:tc>
        <w:tc>
          <w:tcPr>
            <w:tcW w:w="2268" w:type="dxa"/>
            <w:tcBorders>
              <w:top w:val="nil"/>
              <w:left w:val="nil"/>
              <w:bottom w:val="single" w:sz="4" w:space="0" w:color="auto"/>
              <w:right w:val="single" w:sz="4" w:space="0" w:color="auto"/>
            </w:tcBorders>
            <w:shd w:val="clear" w:color="auto" w:fill="auto"/>
            <w:noWrap/>
          </w:tcPr>
          <w:p w14:paraId="4BC82AA2" w14:textId="74933B3B"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NS</w:t>
            </w:r>
          </w:p>
        </w:tc>
      </w:tr>
      <w:tr w:rsidR="005518CD" w:rsidRPr="004F411A" w14:paraId="29DE4EA3" w14:textId="77777777" w:rsidTr="00300B04">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188BE698" w14:textId="77777777" w:rsidR="005518CD" w:rsidRPr="007F1C38" w:rsidRDefault="005518CD" w:rsidP="005518CD">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Daily salt (g)</w:t>
            </w:r>
          </w:p>
        </w:tc>
        <w:tc>
          <w:tcPr>
            <w:tcW w:w="2268" w:type="dxa"/>
            <w:tcBorders>
              <w:top w:val="nil"/>
              <w:left w:val="nil"/>
              <w:bottom w:val="single" w:sz="4" w:space="0" w:color="auto"/>
              <w:right w:val="single" w:sz="4" w:space="0" w:color="auto"/>
            </w:tcBorders>
            <w:shd w:val="clear" w:color="auto" w:fill="auto"/>
            <w:noWrap/>
          </w:tcPr>
          <w:p w14:paraId="4A1A1D39" w14:textId="7DF0DD2B"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-0.71</w:t>
            </w:r>
          </w:p>
        </w:tc>
        <w:tc>
          <w:tcPr>
            <w:tcW w:w="2268" w:type="dxa"/>
            <w:tcBorders>
              <w:top w:val="nil"/>
              <w:left w:val="nil"/>
              <w:bottom w:val="single" w:sz="4" w:space="0" w:color="auto"/>
              <w:right w:val="single" w:sz="4" w:space="0" w:color="auto"/>
            </w:tcBorders>
            <w:shd w:val="clear" w:color="auto" w:fill="auto"/>
            <w:noWrap/>
          </w:tcPr>
          <w:p w14:paraId="66E002E6" w14:textId="3D34031F"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-2.18 to 0.77</w:t>
            </w:r>
          </w:p>
        </w:tc>
        <w:tc>
          <w:tcPr>
            <w:tcW w:w="2268" w:type="dxa"/>
            <w:tcBorders>
              <w:top w:val="nil"/>
              <w:left w:val="nil"/>
              <w:bottom w:val="single" w:sz="4" w:space="0" w:color="auto"/>
              <w:right w:val="single" w:sz="4" w:space="0" w:color="auto"/>
            </w:tcBorders>
            <w:shd w:val="clear" w:color="auto" w:fill="auto"/>
            <w:noWrap/>
          </w:tcPr>
          <w:p w14:paraId="3ADC20AD" w14:textId="2C9B0515"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NS</w:t>
            </w:r>
          </w:p>
        </w:tc>
      </w:tr>
      <w:tr w:rsidR="00E21024" w:rsidRPr="001702C7" w14:paraId="271060FA" w14:textId="77777777" w:rsidTr="005518CD">
        <w:trPr>
          <w:trHeight w:val="680"/>
        </w:trPr>
        <w:tc>
          <w:tcPr>
            <w:tcW w:w="5024"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41D73DD0" w14:textId="77777777" w:rsidR="0096435C" w:rsidRDefault="00E21024" w:rsidP="007F1C38">
            <w:pPr>
              <w:spacing w:after="0" w:line="240" w:lineRule="auto"/>
              <w:jc w:val="center"/>
              <w:rPr>
                <w:rFonts w:ascii="Calibri" w:hAnsi="Calibri" w:cs="Calibri"/>
                <w:b/>
                <w:bCs/>
                <w:color w:val="000000"/>
              </w:rPr>
            </w:pPr>
            <w:r w:rsidRPr="007F1C38">
              <w:rPr>
                <w:rFonts w:ascii="Calibri" w:hAnsi="Calibri" w:cs="Calibri"/>
                <w:b/>
                <w:bCs/>
                <w:color w:val="000000"/>
              </w:rPr>
              <w:t xml:space="preserve">SD of random slope | random </w:t>
            </w:r>
            <w:proofErr w:type="gramStart"/>
            <w:r w:rsidRPr="007F1C38">
              <w:rPr>
                <w:rFonts w:ascii="Calibri" w:hAnsi="Calibri" w:cs="Calibri"/>
                <w:b/>
                <w:bCs/>
                <w:color w:val="000000"/>
              </w:rPr>
              <w:t>intercept :</w:t>
            </w:r>
            <w:proofErr w:type="gramEnd"/>
            <w:r w:rsidRPr="007F1C38">
              <w:rPr>
                <w:rFonts w:ascii="Calibri" w:hAnsi="Calibri" w:cs="Calibri"/>
                <w:b/>
                <w:bCs/>
                <w:color w:val="000000"/>
              </w:rPr>
              <w:t xml:space="preserve"> </w:t>
            </w:r>
          </w:p>
          <w:p w14:paraId="2E485629" w14:textId="2F6F484E" w:rsidR="00E21024" w:rsidRPr="00435DD6" w:rsidRDefault="00A8462A" w:rsidP="0096435C">
            <w:pPr>
              <w:spacing w:after="0" w:line="240" w:lineRule="auto"/>
              <w:jc w:val="center"/>
              <w:rPr>
                <w:rFonts w:ascii="Calibri" w:hAnsi="Calibri" w:cs="Calibri"/>
                <w:color w:val="000000"/>
              </w:rPr>
            </w:pPr>
            <w:r w:rsidRPr="00A8462A">
              <w:rPr>
                <w:rFonts w:ascii="Calibri" w:hAnsi="Calibri" w:cs="Calibri"/>
                <w:color w:val="000000"/>
              </w:rPr>
              <w:t>0.63 | 4.47</w:t>
            </w:r>
          </w:p>
        </w:tc>
        <w:tc>
          <w:tcPr>
            <w:tcW w:w="4536" w:type="dxa"/>
            <w:gridSpan w:val="2"/>
            <w:tcBorders>
              <w:top w:val="single" w:sz="4" w:space="0" w:color="auto"/>
              <w:left w:val="nil"/>
              <w:bottom w:val="single" w:sz="4" w:space="0" w:color="auto"/>
              <w:right w:val="single" w:sz="4" w:space="0" w:color="000000"/>
            </w:tcBorders>
            <w:shd w:val="clear" w:color="auto" w:fill="auto"/>
            <w:vAlign w:val="center"/>
            <w:hideMark/>
          </w:tcPr>
          <w:p w14:paraId="23BFA229" w14:textId="77777777" w:rsidR="0096435C" w:rsidRPr="004457AE" w:rsidRDefault="00E21024" w:rsidP="007F1C38">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systolic BP (95% CI) : </w:t>
            </w:r>
          </w:p>
          <w:p w14:paraId="2888E6F1" w14:textId="0C991005" w:rsidR="00E21024" w:rsidRPr="004457AE" w:rsidRDefault="00A8462A" w:rsidP="007F1C38">
            <w:pPr>
              <w:spacing w:after="0" w:line="240" w:lineRule="auto"/>
              <w:jc w:val="center"/>
              <w:rPr>
                <w:rFonts w:ascii="Calibri" w:eastAsia="Times New Roman" w:hAnsi="Calibri" w:cs="Calibri"/>
                <w:color w:val="000000"/>
                <w:kern w:val="0"/>
                <w:lang w:val="pl-PL" w:eastAsia="en-GB"/>
                <w14:ligatures w14:val="none"/>
              </w:rPr>
            </w:pPr>
            <w:r w:rsidRPr="00A8462A">
              <w:rPr>
                <w:rFonts w:ascii="Calibri" w:hAnsi="Calibri" w:cs="Calibri"/>
                <w:color w:val="000000"/>
                <w:lang w:val="pl-PL"/>
              </w:rPr>
              <w:t>0.20 (0.05 to 0.35)</w:t>
            </w:r>
          </w:p>
        </w:tc>
      </w:tr>
      <w:tr w:rsidR="00E21024" w:rsidRPr="007F1C38" w14:paraId="53A39401" w14:textId="77777777" w:rsidTr="005518CD">
        <w:trPr>
          <w:trHeight w:val="680"/>
        </w:trPr>
        <w:tc>
          <w:tcPr>
            <w:tcW w:w="9560" w:type="dxa"/>
            <w:gridSpan w:val="4"/>
            <w:tcBorders>
              <w:top w:val="nil"/>
              <w:left w:val="single" w:sz="4" w:space="0" w:color="auto"/>
              <w:bottom w:val="single" w:sz="4" w:space="0" w:color="auto"/>
              <w:right w:val="single" w:sz="4" w:space="0" w:color="auto"/>
            </w:tcBorders>
            <w:shd w:val="clear" w:color="auto" w:fill="auto"/>
            <w:vAlign w:val="center"/>
            <w:hideMark/>
          </w:tcPr>
          <w:p w14:paraId="6041B402" w14:textId="16386A09" w:rsidR="00E21024" w:rsidRPr="007F1C38" w:rsidRDefault="00E21024" w:rsidP="00435EAD">
            <w:pPr>
              <w:spacing w:after="0" w:line="240" w:lineRule="auto"/>
              <w:rPr>
                <w:rFonts w:ascii="Calibri" w:eastAsia="Times New Roman" w:hAnsi="Calibri" w:cs="Calibri"/>
                <w:color w:val="000000"/>
                <w:kern w:val="0"/>
                <w:lang w:eastAsia="en-GB"/>
                <w14:ligatures w14:val="none"/>
              </w:rPr>
            </w:pPr>
            <w:r w:rsidRPr="007F1C38">
              <w:rPr>
                <w:rFonts w:ascii="Calibri" w:eastAsia="Times New Roman" w:hAnsi="Calibri" w:cs="Calibri"/>
                <w:b/>
                <w:bCs/>
                <w:color w:val="000000"/>
                <w:kern w:val="0"/>
                <w:lang w:eastAsia="en-GB"/>
                <w14:ligatures w14:val="none"/>
              </w:rPr>
              <w:t>Outcome: Diastolic BP (Absolute values) </w:t>
            </w:r>
            <w:r w:rsidRPr="007F1C38">
              <w:rPr>
                <w:rFonts w:ascii="Calibri" w:eastAsia="Times New Roman" w:hAnsi="Calibri" w:cs="Calibri"/>
                <w:color w:val="000000"/>
                <w:kern w:val="0"/>
                <w:lang w:eastAsia="en-GB"/>
                <w14:ligatures w14:val="none"/>
              </w:rPr>
              <w:t> </w:t>
            </w:r>
          </w:p>
        </w:tc>
      </w:tr>
      <w:tr w:rsidR="00A8462A" w:rsidRPr="004F411A" w14:paraId="0768A775" w14:textId="77777777" w:rsidTr="005518CD">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4571DE0D" w14:textId="77777777" w:rsidR="00A8462A" w:rsidRPr="007F1C38" w:rsidRDefault="00A8462A" w:rsidP="00A8462A">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center"/>
          </w:tcPr>
          <w:p w14:paraId="3C6083F2" w14:textId="67A0A111"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46.85</w:t>
            </w:r>
          </w:p>
        </w:tc>
        <w:tc>
          <w:tcPr>
            <w:tcW w:w="2268" w:type="dxa"/>
            <w:tcBorders>
              <w:top w:val="nil"/>
              <w:left w:val="nil"/>
              <w:bottom w:val="single" w:sz="4" w:space="0" w:color="auto"/>
              <w:right w:val="single" w:sz="4" w:space="0" w:color="auto"/>
            </w:tcBorders>
            <w:shd w:val="clear" w:color="auto" w:fill="auto"/>
            <w:noWrap/>
            <w:vAlign w:val="center"/>
          </w:tcPr>
          <w:p w14:paraId="5DB2B1FB" w14:textId="66C166DF"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38.96 to 54.74</w:t>
            </w:r>
          </w:p>
        </w:tc>
        <w:tc>
          <w:tcPr>
            <w:tcW w:w="2268" w:type="dxa"/>
            <w:tcBorders>
              <w:top w:val="nil"/>
              <w:left w:val="nil"/>
              <w:bottom w:val="single" w:sz="4" w:space="0" w:color="auto"/>
              <w:right w:val="single" w:sz="4" w:space="0" w:color="auto"/>
            </w:tcBorders>
            <w:shd w:val="clear" w:color="auto" w:fill="auto"/>
            <w:noWrap/>
            <w:vAlign w:val="center"/>
          </w:tcPr>
          <w:p w14:paraId="2B62C692" w14:textId="374321CE"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A8462A" w:rsidRPr="004F411A" w14:paraId="1F9C9216" w14:textId="77777777" w:rsidTr="005518CD">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54ECF3DE" w14:textId="77777777" w:rsidR="00A8462A" w:rsidRPr="007F1C38" w:rsidRDefault="00A8462A" w:rsidP="00A8462A">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center"/>
          </w:tcPr>
          <w:p w14:paraId="2154669D" w14:textId="63557750"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0.5</w:t>
            </w:r>
            <w:r w:rsidR="002365A8">
              <w:rPr>
                <w:rFonts w:ascii="Calibri" w:hAnsi="Calibri" w:cs="Calibri"/>
                <w:color w:val="000000"/>
              </w:rPr>
              <w:t>0</w:t>
            </w:r>
          </w:p>
        </w:tc>
        <w:tc>
          <w:tcPr>
            <w:tcW w:w="2268" w:type="dxa"/>
            <w:tcBorders>
              <w:top w:val="nil"/>
              <w:left w:val="nil"/>
              <w:bottom w:val="single" w:sz="4" w:space="0" w:color="auto"/>
              <w:right w:val="single" w:sz="4" w:space="0" w:color="auto"/>
            </w:tcBorders>
            <w:shd w:val="clear" w:color="auto" w:fill="auto"/>
            <w:noWrap/>
            <w:vAlign w:val="center"/>
          </w:tcPr>
          <w:p w14:paraId="3DF15C24" w14:textId="3808EF6F"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-1.05 to 2.05</w:t>
            </w:r>
          </w:p>
        </w:tc>
        <w:tc>
          <w:tcPr>
            <w:tcW w:w="2268" w:type="dxa"/>
            <w:tcBorders>
              <w:top w:val="nil"/>
              <w:left w:val="nil"/>
              <w:bottom w:val="single" w:sz="4" w:space="0" w:color="auto"/>
              <w:right w:val="single" w:sz="4" w:space="0" w:color="auto"/>
            </w:tcBorders>
            <w:shd w:val="clear" w:color="auto" w:fill="auto"/>
            <w:noWrap/>
            <w:vAlign w:val="center"/>
          </w:tcPr>
          <w:p w14:paraId="6F68B960" w14:textId="517C5149"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A8462A" w:rsidRPr="004F411A" w14:paraId="79475E5F" w14:textId="77777777" w:rsidTr="005518CD">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549D135C" w14:textId="77777777" w:rsidR="00A8462A" w:rsidRPr="007F1C38" w:rsidRDefault="00A8462A" w:rsidP="00A8462A">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center"/>
          </w:tcPr>
          <w:p w14:paraId="28FC8132" w14:textId="445341E7"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-2.79</w:t>
            </w:r>
          </w:p>
        </w:tc>
        <w:tc>
          <w:tcPr>
            <w:tcW w:w="2268" w:type="dxa"/>
            <w:tcBorders>
              <w:top w:val="nil"/>
              <w:left w:val="nil"/>
              <w:bottom w:val="single" w:sz="4" w:space="0" w:color="auto"/>
              <w:right w:val="single" w:sz="4" w:space="0" w:color="auto"/>
            </w:tcBorders>
            <w:shd w:val="clear" w:color="auto" w:fill="auto"/>
            <w:noWrap/>
            <w:vAlign w:val="center"/>
          </w:tcPr>
          <w:p w14:paraId="79F52DA8" w14:textId="11F179E2"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-13.03 to 7.44</w:t>
            </w:r>
          </w:p>
        </w:tc>
        <w:tc>
          <w:tcPr>
            <w:tcW w:w="2268" w:type="dxa"/>
            <w:tcBorders>
              <w:top w:val="nil"/>
              <w:left w:val="nil"/>
              <w:bottom w:val="single" w:sz="4" w:space="0" w:color="auto"/>
              <w:right w:val="single" w:sz="4" w:space="0" w:color="auto"/>
            </w:tcBorders>
            <w:shd w:val="clear" w:color="auto" w:fill="auto"/>
            <w:noWrap/>
            <w:vAlign w:val="center"/>
          </w:tcPr>
          <w:p w14:paraId="4DE585B5" w14:textId="5A9F3A67"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A8462A" w:rsidRPr="004F411A" w14:paraId="7A81436D" w14:textId="77777777" w:rsidTr="005518CD">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41FC58C0" w14:textId="77777777" w:rsidR="00A8462A" w:rsidRPr="007F1C38" w:rsidRDefault="00A8462A" w:rsidP="00A8462A">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center"/>
          </w:tcPr>
          <w:p w14:paraId="08E58982" w14:textId="6FDAAA73"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-1.9</w:t>
            </w:r>
            <w:r w:rsidR="002365A8">
              <w:rPr>
                <w:rFonts w:ascii="Calibri" w:hAnsi="Calibri" w:cs="Calibri"/>
                <w:color w:val="000000"/>
              </w:rPr>
              <w:t>0</w:t>
            </w:r>
          </w:p>
        </w:tc>
        <w:tc>
          <w:tcPr>
            <w:tcW w:w="2268" w:type="dxa"/>
            <w:tcBorders>
              <w:top w:val="nil"/>
              <w:left w:val="nil"/>
              <w:bottom w:val="single" w:sz="4" w:space="0" w:color="auto"/>
              <w:right w:val="single" w:sz="4" w:space="0" w:color="auto"/>
            </w:tcBorders>
            <w:shd w:val="clear" w:color="auto" w:fill="auto"/>
            <w:noWrap/>
            <w:vAlign w:val="center"/>
          </w:tcPr>
          <w:p w14:paraId="68D8E5D7" w14:textId="682EC82A"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-3.09 to -0.72</w:t>
            </w:r>
          </w:p>
        </w:tc>
        <w:tc>
          <w:tcPr>
            <w:tcW w:w="2268" w:type="dxa"/>
            <w:tcBorders>
              <w:top w:val="nil"/>
              <w:left w:val="nil"/>
              <w:bottom w:val="single" w:sz="4" w:space="0" w:color="auto"/>
              <w:right w:val="single" w:sz="4" w:space="0" w:color="auto"/>
            </w:tcBorders>
            <w:shd w:val="clear" w:color="auto" w:fill="auto"/>
            <w:noWrap/>
            <w:vAlign w:val="center"/>
          </w:tcPr>
          <w:p w14:paraId="63F649FC" w14:textId="492F93E5"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A8462A" w:rsidRPr="004F411A" w14:paraId="59E91099" w14:textId="77777777" w:rsidTr="005518CD">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4C04A89B" w14:textId="77777777" w:rsidR="00A8462A" w:rsidRPr="007F1C38" w:rsidRDefault="00A8462A" w:rsidP="00A8462A">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center"/>
          </w:tcPr>
          <w:p w14:paraId="69C50D76" w14:textId="06284F16"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0.29</w:t>
            </w:r>
          </w:p>
        </w:tc>
        <w:tc>
          <w:tcPr>
            <w:tcW w:w="2268" w:type="dxa"/>
            <w:tcBorders>
              <w:top w:val="nil"/>
              <w:left w:val="nil"/>
              <w:bottom w:val="single" w:sz="4" w:space="0" w:color="auto"/>
              <w:right w:val="single" w:sz="4" w:space="0" w:color="auto"/>
            </w:tcBorders>
            <w:shd w:val="clear" w:color="auto" w:fill="auto"/>
            <w:noWrap/>
            <w:vAlign w:val="center"/>
          </w:tcPr>
          <w:p w14:paraId="47A248D3" w14:textId="1BD128F6"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0.15 to 0.44</w:t>
            </w:r>
          </w:p>
        </w:tc>
        <w:tc>
          <w:tcPr>
            <w:tcW w:w="2268" w:type="dxa"/>
            <w:tcBorders>
              <w:top w:val="nil"/>
              <w:left w:val="nil"/>
              <w:bottom w:val="single" w:sz="4" w:space="0" w:color="auto"/>
              <w:right w:val="single" w:sz="4" w:space="0" w:color="auto"/>
            </w:tcBorders>
            <w:shd w:val="clear" w:color="auto" w:fill="auto"/>
            <w:noWrap/>
            <w:vAlign w:val="center"/>
          </w:tcPr>
          <w:p w14:paraId="37D0A224" w14:textId="6D028D58"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A8462A" w:rsidRPr="004F411A" w14:paraId="7ED797F2" w14:textId="77777777" w:rsidTr="005518CD">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5D2EAF66" w14:textId="77777777" w:rsidR="00A8462A" w:rsidRPr="007F1C38" w:rsidRDefault="00A8462A" w:rsidP="00A8462A">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center"/>
          </w:tcPr>
          <w:p w14:paraId="630BB285" w14:textId="73E4A7FB"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-0.46</w:t>
            </w:r>
          </w:p>
        </w:tc>
        <w:tc>
          <w:tcPr>
            <w:tcW w:w="2268" w:type="dxa"/>
            <w:tcBorders>
              <w:top w:val="nil"/>
              <w:left w:val="nil"/>
              <w:bottom w:val="single" w:sz="4" w:space="0" w:color="auto"/>
              <w:right w:val="single" w:sz="4" w:space="0" w:color="auto"/>
            </w:tcBorders>
            <w:shd w:val="clear" w:color="auto" w:fill="auto"/>
            <w:noWrap/>
            <w:vAlign w:val="center"/>
          </w:tcPr>
          <w:p w14:paraId="52CC89AF" w14:textId="5DAAB398"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-0.91 to -0.00</w:t>
            </w:r>
          </w:p>
        </w:tc>
        <w:tc>
          <w:tcPr>
            <w:tcW w:w="2268" w:type="dxa"/>
            <w:tcBorders>
              <w:top w:val="nil"/>
              <w:left w:val="nil"/>
              <w:bottom w:val="single" w:sz="4" w:space="0" w:color="auto"/>
              <w:right w:val="single" w:sz="4" w:space="0" w:color="auto"/>
            </w:tcBorders>
            <w:shd w:val="clear" w:color="auto" w:fill="auto"/>
            <w:noWrap/>
            <w:vAlign w:val="center"/>
          </w:tcPr>
          <w:p w14:paraId="0BCAD199" w14:textId="011F4E0D"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A8462A" w:rsidRPr="004F411A" w14:paraId="4FC29CF2" w14:textId="77777777" w:rsidTr="005518CD">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2FED160D" w14:textId="77777777" w:rsidR="00A8462A" w:rsidRPr="007F1C38" w:rsidRDefault="00A8462A" w:rsidP="00A8462A">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Daily fludrocortisone (µg)</w:t>
            </w:r>
          </w:p>
        </w:tc>
        <w:tc>
          <w:tcPr>
            <w:tcW w:w="2268" w:type="dxa"/>
            <w:tcBorders>
              <w:top w:val="nil"/>
              <w:left w:val="nil"/>
              <w:bottom w:val="single" w:sz="4" w:space="0" w:color="auto"/>
              <w:right w:val="single" w:sz="4" w:space="0" w:color="auto"/>
            </w:tcBorders>
            <w:shd w:val="clear" w:color="auto" w:fill="auto"/>
            <w:noWrap/>
            <w:vAlign w:val="center"/>
          </w:tcPr>
          <w:p w14:paraId="3573C35F" w14:textId="3CB8EA33"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0.01</w:t>
            </w:r>
          </w:p>
        </w:tc>
        <w:tc>
          <w:tcPr>
            <w:tcW w:w="2268" w:type="dxa"/>
            <w:tcBorders>
              <w:top w:val="nil"/>
              <w:left w:val="nil"/>
              <w:bottom w:val="single" w:sz="4" w:space="0" w:color="auto"/>
              <w:right w:val="single" w:sz="4" w:space="0" w:color="auto"/>
            </w:tcBorders>
            <w:shd w:val="clear" w:color="auto" w:fill="auto"/>
            <w:noWrap/>
            <w:vAlign w:val="center"/>
          </w:tcPr>
          <w:p w14:paraId="351AD467" w14:textId="646957F7"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0.00 to 0.02</w:t>
            </w:r>
          </w:p>
        </w:tc>
        <w:tc>
          <w:tcPr>
            <w:tcW w:w="2268" w:type="dxa"/>
            <w:tcBorders>
              <w:top w:val="nil"/>
              <w:left w:val="nil"/>
              <w:bottom w:val="single" w:sz="4" w:space="0" w:color="auto"/>
              <w:right w:val="single" w:sz="4" w:space="0" w:color="auto"/>
            </w:tcBorders>
            <w:shd w:val="clear" w:color="auto" w:fill="auto"/>
            <w:noWrap/>
            <w:vAlign w:val="center"/>
          </w:tcPr>
          <w:p w14:paraId="6153326E" w14:textId="7B8283F3"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A8462A" w:rsidRPr="004F411A" w14:paraId="5490300C" w14:textId="77777777" w:rsidTr="005518CD">
        <w:trPr>
          <w:trHeight w:val="552"/>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780BDAD5" w14:textId="77777777" w:rsidR="00A8462A" w:rsidRPr="007F1C38" w:rsidRDefault="00A8462A" w:rsidP="00A8462A">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Daily hydrocortisone equivalent (mg)</w:t>
            </w:r>
          </w:p>
        </w:tc>
        <w:tc>
          <w:tcPr>
            <w:tcW w:w="2268" w:type="dxa"/>
            <w:tcBorders>
              <w:top w:val="nil"/>
              <w:left w:val="nil"/>
              <w:bottom w:val="single" w:sz="4" w:space="0" w:color="auto"/>
              <w:right w:val="single" w:sz="4" w:space="0" w:color="auto"/>
            </w:tcBorders>
            <w:shd w:val="clear" w:color="auto" w:fill="auto"/>
            <w:noWrap/>
            <w:vAlign w:val="center"/>
          </w:tcPr>
          <w:p w14:paraId="79D7254C" w14:textId="489B0DE1"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-0.01</w:t>
            </w:r>
          </w:p>
        </w:tc>
        <w:tc>
          <w:tcPr>
            <w:tcW w:w="2268" w:type="dxa"/>
            <w:tcBorders>
              <w:top w:val="nil"/>
              <w:left w:val="nil"/>
              <w:bottom w:val="single" w:sz="4" w:space="0" w:color="auto"/>
              <w:right w:val="single" w:sz="4" w:space="0" w:color="auto"/>
            </w:tcBorders>
            <w:shd w:val="clear" w:color="auto" w:fill="auto"/>
            <w:noWrap/>
            <w:vAlign w:val="center"/>
          </w:tcPr>
          <w:p w14:paraId="4DBEC1A1" w14:textId="4132E13A"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-0.13 to 0.12</w:t>
            </w:r>
          </w:p>
        </w:tc>
        <w:tc>
          <w:tcPr>
            <w:tcW w:w="2268" w:type="dxa"/>
            <w:tcBorders>
              <w:top w:val="nil"/>
              <w:left w:val="nil"/>
              <w:bottom w:val="single" w:sz="4" w:space="0" w:color="auto"/>
              <w:right w:val="single" w:sz="4" w:space="0" w:color="auto"/>
            </w:tcBorders>
            <w:shd w:val="clear" w:color="auto" w:fill="auto"/>
            <w:noWrap/>
            <w:vAlign w:val="center"/>
          </w:tcPr>
          <w:p w14:paraId="2A17226B" w14:textId="3140007D"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A8462A" w:rsidRPr="004F411A" w14:paraId="41ABA64F" w14:textId="77777777" w:rsidTr="005518CD">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3A9019A5" w14:textId="77777777" w:rsidR="00A8462A" w:rsidRPr="007F1C38" w:rsidRDefault="00A8462A" w:rsidP="00A8462A">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Daily salt (g)</w:t>
            </w:r>
          </w:p>
        </w:tc>
        <w:tc>
          <w:tcPr>
            <w:tcW w:w="2268" w:type="dxa"/>
            <w:tcBorders>
              <w:top w:val="nil"/>
              <w:left w:val="nil"/>
              <w:bottom w:val="single" w:sz="4" w:space="0" w:color="auto"/>
              <w:right w:val="single" w:sz="4" w:space="0" w:color="auto"/>
            </w:tcBorders>
            <w:shd w:val="clear" w:color="auto" w:fill="auto"/>
            <w:noWrap/>
            <w:vAlign w:val="center"/>
          </w:tcPr>
          <w:p w14:paraId="4534AE40" w14:textId="380CD844"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-0.5</w:t>
            </w:r>
            <w:r w:rsidR="002365A8">
              <w:rPr>
                <w:rFonts w:ascii="Calibri" w:hAnsi="Calibri" w:cs="Calibri"/>
                <w:color w:val="000000"/>
              </w:rPr>
              <w:t>0</w:t>
            </w:r>
          </w:p>
        </w:tc>
        <w:tc>
          <w:tcPr>
            <w:tcW w:w="2268" w:type="dxa"/>
            <w:tcBorders>
              <w:top w:val="nil"/>
              <w:left w:val="nil"/>
              <w:bottom w:val="single" w:sz="4" w:space="0" w:color="auto"/>
              <w:right w:val="single" w:sz="4" w:space="0" w:color="auto"/>
            </w:tcBorders>
            <w:shd w:val="clear" w:color="auto" w:fill="auto"/>
            <w:noWrap/>
            <w:vAlign w:val="center"/>
          </w:tcPr>
          <w:p w14:paraId="110DA8E4" w14:textId="1C59776D"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-1.45 to 0.45</w:t>
            </w:r>
          </w:p>
        </w:tc>
        <w:tc>
          <w:tcPr>
            <w:tcW w:w="2268" w:type="dxa"/>
            <w:tcBorders>
              <w:top w:val="nil"/>
              <w:left w:val="nil"/>
              <w:bottom w:val="single" w:sz="4" w:space="0" w:color="auto"/>
              <w:right w:val="single" w:sz="4" w:space="0" w:color="auto"/>
            </w:tcBorders>
            <w:shd w:val="clear" w:color="auto" w:fill="auto"/>
            <w:noWrap/>
            <w:vAlign w:val="center"/>
          </w:tcPr>
          <w:p w14:paraId="5414EBEC" w14:textId="454F9C00"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E21024" w:rsidRPr="001702C7" w14:paraId="28DD9B57" w14:textId="77777777" w:rsidTr="005518CD">
        <w:trPr>
          <w:trHeight w:val="680"/>
        </w:trPr>
        <w:tc>
          <w:tcPr>
            <w:tcW w:w="5024"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1B8F8E2E" w14:textId="77777777" w:rsidR="0096435C" w:rsidRDefault="00E21024" w:rsidP="007F1C38">
            <w:pPr>
              <w:spacing w:after="0" w:line="240" w:lineRule="auto"/>
              <w:jc w:val="center"/>
              <w:rPr>
                <w:rFonts w:ascii="Calibri" w:hAnsi="Calibri" w:cs="Calibri"/>
                <w:b/>
                <w:bCs/>
                <w:color w:val="000000"/>
              </w:rPr>
            </w:pPr>
            <w:r w:rsidRPr="007F1C38">
              <w:rPr>
                <w:rFonts w:ascii="Calibri" w:hAnsi="Calibri" w:cs="Calibri"/>
                <w:b/>
                <w:bCs/>
                <w:color w:val="000000"/>
              </w:rPr>
              <w:t xml:space="preserve">SD of </w:t>
            </w:r>
            <w:proofErr w:type="spellStart"/>
            <w:r w:rsidRPr="004F411A">
              <w:rPr>
                <w:rFonts w:ascii="Calibri" w:hAnsi="Calibri" w:cs="Calibri"/>
                <w:b/>
                <w:bCs/>
                <w:color w:val="000000"/>
              </w:rPr>
              <w:t>r</w:t>
            </w:r>
            <w:r w:rsidRPr="007F1C38">
              <w:rPr>
                <w:rFonts w:ascii="Calibri" w:hAnsi="Calibri" w:cs="Calibri"/>
                <w:b/>
                <w:bCs/>
                <w:color w:val="000000"/>
              </w:rPr>
              <w:t>andom_slope</w:t>
            </w:r>
            <w:proofErr w:type="spellEnd"/>
            <w:r w:rsidRPr="007F1C38">
              <w:rPr>
                <w:rFonts w:ascii="Calibri" w:hAnsi="Calibri" w:cs="Calibri"/>
                <w:b/>
                <w:bCs/>
                <w:color w:val="000000"/>
              </w:rPr>
              <w:t xml:space="preserve"> | </w:t>
            </w:r>
            <w:proofErr w:type="spellStart"/>
            <w:r w:rsidRPr="004F411A">
              <w:rPr>
                <w:rFonts w:ascii="Calibri" w:hAnsi="Calibri" w:cs="Calibri"/>
                <w:b/>
                <w:bCs/>
                <w:color w:val="000000"/>
              </w:rPr>
              <w:t>r</w:t>
            </w:r>
            <w:r w:rsidRPr="007F1C38">
              <w:rPr>
                <w:rFonts w:ascii="Calibri" w:hAnsi="Calibri" w:cs="Calibri"/>
                <w:b/>
                <w:bCs/>
                <w:color w:val="000000"/>
              </w:rPr>
              <w:t>andom_</w:t>
            </w:r>
            <w:proofErr w:type="gramStart"/>
            <w:r w:rsidRPr="007F1C38">
              <w:rPr>
                <w:rFonts w:ascii="Calibri" w:hAnsi="Calibri" w:cs="Calibri"/>
                <w:b/>
                <w:bCs/>
                <w:color w:val="000000"/>
              </w:rPr>
              <w:t>intercept</w:t>
            </w:r>
            <w:proofErr w:type="spellEnd"/>
            <w:r w:rsidRPr="007F1C38">
              <w:rPr>
                <w:rFonts w:ascii="Calibri" w:hAnsi="Calibri" w:cs="Calibri"/>
                <w:b/>
                <w:bCs/>
                <w:color w:val="000000"/>
              </w:rPr>
              <w:t xml:space="preserve"> :</w:t>
            </w:r>
            <w:proofErr w:type="gramEnd"/>
            <w:r w:rsidRPr="007F1C38">
              <w:rPr>
                <w:rFonts w:ascii="Calibri" w:hAnsi="Calibri" w:cs="Calibri"/>
                <w:b/>
                <w:bCs/>
                <w:color w:val="000000"/>
              </w:rPr>
              <w:t xml:space="preserve"> </w:t>
            </w:r>
          </w:p>
          <w:p w14:paraId="40282A55" w14:textId="571CDAB9" w:rsidR="00E21024" w:rsidRPr="00435DD6" w:rsidRDefault="00A8462A" w:rsidP="0096435C">
            <w:pPr>
              <w:spacing w:after="0" w:line="240" w:lineRule="auto"/>
              <w:jc w:val="center"/>
              <w:rPr>
                <w:rFonts w:ascii="Calibri" w:hAnsi="Calibri" w:cs="Calibri"/>
                <w:color w:val="000000"/>
              </w:rPr>
            </w:pPr>
            <w:r w:rsidRPr="00A8462A">
              <w:rPr>
                <w:rFonts w:ascii="Calibri" w:hAnsi="Calibri" w:cs="Calibri"/>
                <w:color w:val="000000"/>
              </w:rPr>
              <w:t>0.45 | 2.28</w:t>
            </w:r>
          </w:p>
        </w:tc>
        <w:tc>
          <w:tcPr>
            <w:tcW w:w="4536" w:type="dxa"/>
            <w:gridSpan w:val="2"/>
            <w:tcBorders>
              <w:top w:val="single" w:sz="4" w:space="0" w:color="auto"/>
              <w:left w:val="nil"/>
              <w:bottom w:val="single" w:sz="4" w:space="0" w:color="auto"/>
              <w:right w:val="single" w:sz="4" w:space="0" w:color="000000"/>
            </w:tcBorders>
            <w:shd w:val="clear" w:color="auto" w:fill="auto"/>
            <w:vAlign w:val="center"/>
            <w:hideMark/>
          </w:tcPr>
          <w:p w14:paraId="17B1735E" w14:textId="77777777" w:rsidR="0096435C" w:rsidRPr="004457AE" w:rsidRDefault="00E21024" w:rsidP="007F1C38">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diastolic BP (95% CI) : </w:t>
            </w:r>
          </w:p>
          <w:p w14:paraId="1AD2ED12" w14:textId="3279272A" w:rsidR="00E21024" w:rsidRPr="004457AE" w:rsidRDefault="00A8462A" w:rsidP="0096435C">
            <w:pPr>
              <w:spacing w:after="0" w:line="240" w:lineRule="auto"/>
              <w:jc w:val="center"/>
              <w:rPr>
                <w:rFonts w:ascii="Calibri" w:hAnsi="Calibri" w:cs="Calibri"/>
                <w:color w:val="000000"/>
                <w:lang w:val="pl-PL"/>
              </w:rPr>
            </w:pPr>
            <w:r w:rsidRPr="00A8462A">
              <w:rPr>
                <w:rFonts w:ascii="Calibri" w:hAnsi="Calibri" w:cs="Calibri"/>
                <w:color w:val="000000"/>
                <w:lang w:val="pl-PL"/>
              </w:rPr>
              <w:t>0.14 (0.02 to 0.26)</w:t>
            </w:r>
          </w:p>
        </w:tc>
      </w:tr>
    </w:tbl>
    <w:p w14:paraId="589D1D3D" w14:textId="6BDE1F2A" w:rsidR="00E21024" w:rsidRPr="007F1C38" w:rsidRDefault="00E21024" w:rsidP="00E21024">
      <w:pPr>
        <w:rPr>
          <w:rFonts w:ascii="Calibri" w:hAnsi="Calibri" w:cs="Calibri"/>
          <w:sz w:val="16"/>
          <w:szCs w:val="16"/>
        </w:rPr>
      </w:pPr>
      <w:r w:rsidRPr="007F1C38">
        <w:rPr>
          <w:rFonts w:ascii="Calibri" w:hAnsi="Calibri" w:cs="Calibri"/>
          <w:sz w:val="16"/>
          <w:szCs w:val="16"/>
        </w:rPr>
        <w:t>BP = Blood pressure; SD = Standard dev</w:t>
      </w:r>
      <w:r w:rsidR="0020410A">
        <w:rPr>
          <w:rFonts w:ascii="Calibri" w:hAnsi="Calibri" w:cs="Calibri"/>
          <w:sz w:val="16"/>
          <w:szCs w:val="16"/>
        </w:rPr>
        <w:t>i</w:t>
      </w:r>
      <w:r w:rsidRPr="007F1C38">
        <w:rPr>
          <w:rFonts w:ascii="Calibri" w:hAnsi="Calibri" w:cs="Calibri"/>
          <w:sz w:val="16"/>
          <w:szCs w:val="16"/>
        </w:rPr>
        <w:t>ation; CI = Confidence interval</w:t>
      </w:r>
      <w:r>
        <w:rPr>
          <w:rFonts w:ascii="Calibri" w:hAnsi="Calibri" w:cs="Calibri"/>
          <w:sz w:val="16"/>
          <w:szCs w:val="16"/>
        </w:rPr>
        <w:t>; NS = Not significant; * = CI does not span zero</w:t>
      </w:r>
      <w:r w:rsidRPr="007F1C38">
        <w:rPr>
          <w:rFonts w:ascii="Calibri" w:hAnsi="Calibri" w:cs="Calibri"/>
          <w:sz w:val="16"/>
          <w:szCs w:val="16"/>
        </w:rPr>
        <w:t xml:space="preserve">. </w:t>
      </w:r>
      <w:r>
        <w:rPr>
          <w:rFonts w:ascii="Calibri" w:hAnsi="Calibri" w:cs="Calibri"/>
          <w:sz w:val="16"/>
          <w:szCs w:val="16"/>
        </w:rPr>
        <w:t>CI</w:t>
      </w:r>
      <w:r w:rsidRPr="007F1C38">
        <w:rPr>
          <w:rFonts w:ascii="Calibri" w:hAnsi="Calibri" w:cs="Calibri"/>
          <w:sz w:val="16"/>
          <w:szCs w:val="16"/>
        </w:rPr>
        <w:t xml:space="preserve"> calculated</w:t>
      </w:r>
      <w:r w:rsidRPr="00566021">
        <w:rPr>
          <w:rFonts w:ascii="Calibri" w:hAnsi="Calibri" w:cs="Calibri"/>
          <w:sz w:val="16"/>
          <w:szCs w:val="16"/>
        </w:rPr>
        <w:t xml:space="preserve"> </w:t>
      </w:r>
      <w:r w:rsidRPr="007F1C38">
        <w:rPr>
          <w:rFonts w:ascii="Calibri" w:hAnsi="Calibri" w:cs="Calibri"/>
          <w:sz w:val="16"/>
          <w:szCs w:val="16"/>
        </w:rPr>
        <w:t xml:space="preserve">by iterating Bayesian Model using 400 iterations each through </w:t>
      </w:r>
      <w:r w:rsidR="00AD7394">
        <w:rPr>
          <w:rFonts w:ascii="Calibri" w:hAnsi="Calibri" w:cs="Calibri"/>
          <w:sz w:val="16"/>
          <w:szCs w:val="16"/>
        </w:rPr>
        <w:t>10</w:t>
      </w:r>
      <w:r w:rsidR="00AD7394" w:rsidRPr="007F1C38">
        <w:rPr>
          <w:rFonts w:ascii="Calibri" w:hAnsi="Calibri" w:cs="Calibri"/>
          <w:sz w:val="16"/>
          <w:szCs w:val="16"/>
        </w:rPr>
        <w:t xml:space="preserve"> </w:t>
      </w:r>
      <w:r w:rsidRPr="007F1C38">
        <w:rPr>
          <w:rFonts w:ascii="Calibri" w:hAnsi="Calibri" w:cs="Calibri"/>
          <w:sz w:val="16"/>
          <w:szCs w:val="16"/>
        </w:rPr>
        <w:t xml:space="preserve">bootstrap replications on complete data. </w:t>
      </w:r>
    </w:p>
    <w:p w14:paraId="69502F04" w14:textId="1BA38797" w:rsidR="00E21024" w:rsidRDefault="00E21024">
      <w:pPr>
        <w:rPr>
          <w:rFonts w:ascii="Calibri" w:eastAsiaTheme="majorEastAsia" w:hAnsi="Calibri" w:cs="Calibri"/>
          <w:color w:val="0F4761" w:themeColor="accent1" w:themeShade="BF"/>
          <w:sz w:val="28"/>
          <w:szCs w:val="28"/>
        </w:rPr>
      </w:pPr>
      <w:r w:rsidRPr="007F1C38">
        <w:rPr>
          <w:rFonts w:ascii="Calibri" w:hAnsi="Calibri" w:cs="Calibri"/>
          <w:sz w:val="16"/>
          <w:szCs w:val="16"/>
        </w:rPr>
        <w:t xml:space="preserve">Conclusion of sensitivity analysis: </w:t>
      </w:r>
      <w:r w:rsidR="00193AB1">
        <w:rPr>
          <w:rFonts w:ascii="Calibri" w:hAnsi="Calibri" w:cs="Calibri"/>
          <w:sz w:val="16"/>
          <w:szCs w:val="16"/>
        </w:rPr>
        <w:t xml:space="preserve">Despite salt treatment being </w:t>
      </w:r>
      <w:r w:rsidR="00AC7C13">
        <w:rPr>
          <w:rFonts w:ascii="Calibri" w:hAnsi="Calibri" w:cs="Calibri"/>
          <w:sz w:val="16"/>
          <w:szCs w:val="16"/>
        </w:rPr>
        <w:t>administered to</w:t>
      </w:r>
      <w:r w:rsidR="00193AB1">
        <w:rPr>
          <w:rFonts w:ascii="Calibri" w:hAnsi="Calibri" w:cs="Calibri"/>
          <w:sz w:val="16"/>
          <w:szCs w:val="16"/>
        </w:rPr>
        <w:t xml:space="preserve"> only 15% of the sample </w:t>
      </w:r>
      <w:r w:rsidR="00AC7C13">
        <w:rPr>
          <w:rFonts w:ascii="Calibri" w:hAnsi="Calibri" w:cs="Calibri"/>
          <w:sz w:val="16"/>
          <w:szCs w:val="16"/>
        </w:rPr>
        <w:t>and concentrated in those under 5, there is still no statistically significant effect on blood pressure of salt replacement</w:t>
      </w:r>
      <w:r w:rsidR="002A4232">
        <w:rPr>
          <w:rFonts w:ascii="Calibri" w:hAnsi="Calibri" w:cs="Calibri"/>
          <w:sz w:val="16"/>
          <w:szCs w:val="16"/>
        </w:rPr>
        <w:t xml:space="preserve"> when restricting analysis to patients under 5 years of age only.</w:t>
      </w:r>
      <w:r>
        <w:rPr>
          <w:rFonts w:ascii="Calibri" w:hAnsi="Calibri" w:cs="Calibri"/>
        </w:rPr>
        <w:br w:type="page"/>
      </w:r>
    </w:p>
    <w:p w14:paraId="651FE787" w14:textId="60C10E58" w:rsidR="00940BE8" w:rsidRPr="00435DD6" w:rsidRDefault="001417F9" w:rsidP="00435DD6">
      <w:pPr>
        <w:pStyle w:val="Heading3"/>
        <w:rPr>
          <w:rFonts w:ascii="Calibri" w:hAnsi="Calibri" w:cs="Calibri"/>
        </w:rPr>
      </w:pPr>
      <w:r w:rsidRPr="00435DD6">
        <w:rPr>
          <w:rFonts w:ascii="Calibri" w:hAnsi="Calibri" w:cs="Calibri"/>
        </w:rPr>
        <w:lastRenderedPageBreak/>
        <w:t xml:space="preserve">Model </w:t>
      </w:r>
      <w:r w:rsidR="00FD5B73" w:rsidRPr="00435DD6">
        <w:rPr>
          <w:rFonts w:ascii="Calibri" w:hAnsi="Calibri" w:cs="Calibri"/>
        </w:rPr>
        <w:t>2</w:t>
      </w:r>
      <w:r w:rsidRPr="00435DD6">
        <w:rPr>
          <w:rFonts w:ascii="Calibri" w:hAnsi="Calibri" w:cs="Calibri"/>
        </w:rPr>
        <w:t xml:space="preserve">: </w:t>
      </w:r>
      <w:r w:rsidR="00823E1B" w:rsidRPr="00435DD6">
        <w:rPr>
          <w:rFonts w:ascii="Calibri" w:hAnsi="Calibri" w:cs="Calibri"/>
        </w:rPr>
        <w:t>Extent to which renin predicts BP</w:t>
      </w:r>
    </w:p>
    <w:p w14:paraId="6DF8C1A4" w14:textId="4855D4F1" w:rsidR="0025582A" w:rsidRPr="00435DD6" w:rsidRDefault="0038772C" w:rsidP="0025582A">
      <w:pPr>
        <w:rPr>
          <w:rFonts w:ascii="Calibri" w:hAnsi="Calibri" w:cs="Calibri"/>
        </w:rPr>
      </w:pPr>
      <w:r w:rsidRPr="00435DD6">
        <w:rPr>
          <w:rFonts w:ascii="Calibri" w:hAnsi="Calibri" w:cs="Calibri"/>
          <w:b/>
          <w:bCs/>
        </w:rPr>
        <w:t>Number of patients</w:t>
      </w:r>
      <w:r w:rsidR="00FA2623">
        <w:rPr>
          <w:rFonts w:ascii="Calibri" w:hAnsi="Calibri" w:cs="Calibri"/>
          <w:b/>
          <w:bCs/>
        </w:rPr>
        <w:t xml:space="preserve"> in model</w:t>
      </w:r>
      <w:r w:rsidRPr="00435DD6">
        <w:rPr>
          <w:rFonts w:ascii="Calibri" w:hAnsi="Calibri" w:cs="Calibri"/>
          <w:b/>
          <w:bCs/>
        </w:rPr>
        <w:t>:</w:t>
      </w:r>
      <w:r w:rsidRPr="00435DD6">
        <w:rPr>
          <w:rFonts w:ascii="Calibri" w:hAnsi="Calibri" w:cs="Calibri"/>
        </w:rPr>
        <w:t xml:space="preserve"> 54</w:t>
      </w:r>
      <w:r w:rsidR="00895FB2">
        <w:rPr>
          <w:rFonts w:ascii="Calibri" w:hAnsi="Calibri" w:cs="Calibri"/>
        </w:rPr>
        <w:t>4</w:t>
      </w:r>
      <w:r w:rsidRPr="00435DD6">
        <w:rPr>
          <w:rFonts w:ascii="Calibri" w:hAnsi="Calibri" w:cs="Calibri"/>
        </w:rPr>
        <w:tab/>
      </w:r>
      <w:r w:rsidR="00EB0EF4">
        <w:rPr>
          <w:rFonts w:ascii="Calibri" w:hAnsi="Calibri" w:cs="Calibri"/>
        </w:rPr>
        <w:tab/>
      </w:r>
      <w:r w:rsidR="00EB0EF4">
        <w:rPr>
          <w:rFonts w:ascii="Calibri" w:hAnsi="Calibri" w:cs="Calibri"/>
        </w:rPr>
        <w:tab/>
      </w:r>
      <w:r w:rsidRPr="00435DD6">
        <w:rPr>
          <w:rFonts w:ascii="Calibri" w:hAnsi="Calibri" w:cs="Calibri"/>
          <w:b/>
          <w:bCs/>
        </w:rPr>
        <w:t>Number of visits</w:t>
      </w:r>
      <w:r w:rsidR="00FA2623">
        <w:rPr>
          <w:rFonts w:ascii="Calibri" w:hAnsi="Calibri" w:cs="Calibri"/>
          <w:b/>
          <w:bCs/>
        </w:rPr>
        <w:t xml:space="preserve"> in model</w:t>
      </w:r>
      <w:r w:rsidRPr="00435DD6">
        <w:rPr>
          <w:rFonts w:ascii="Calibri" w:hAnsi="Calibri" w:cs="Calibri"/>
          <w:b/>
          <w:bCs/>
        </w:rPr>
        <w:t>:</w:t>
      </w:r>
      <w:r w:rsidRPr="00435DD6">
        <w:rPr>
          <w:rFonts w:ascii="Calibri" w:hAnsi="Calibri" w:cs="Calibri"/>
        </w:rPr>
        <w:t xml:space="preserve"> 61</w:t>
      </w:r>
      <w:r w:rsidR="00895FB2">
        <w:rPr>
          <w:rFonts w:ascii="Calibri" w:hAnsi="Calibri" w:cs="Calibri"/>
        </w:rPr>
        <w:t>30</w:t>
      </w:r>
    </w:p>
    <w:tbl>
      <w:tblPr>
        <w:tblW w:w="9639" w:type="dxa"/>
        <w:tblLook w:val="04A0" w:firstRow="1" w:lastRow="0" w:firstColumn="1" w:lastColumn="0" w:noHBand="0" w:noVBand="1"/>
      </w:tblPr>
      <w:tblGrid>
        <w:gridCol w:w="2835"/>
        <w:gridCol w:w="2268"/>
        <w:gridCol w:w="2268"/>
        <w:gridCol w:w="2268"/>
      </w:tblGrid>
      <w:tr w:rsidR="00C45883" w:rsidRPr="004F411A" w14:paraId="066A80FC" w14:textId="77777777" w:rsidTr="00895FB2">
        <w:trPr>
          <w:trHeight w:val="680"/>
        </w:trPr>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557E6C" w14:textId="77777777" w:rsidR="00C45883" w:rsidRPr="004F411A" w:rsidRDefault="00C45883" w:rsidP="00C45883">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Parameter</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21DFC9E8" w14:textId="77777777" w:rsidR="00C45883" w:rsidRPr="004F411A" w:rsidRDefault="00C45883" w:rsidP="00C45883">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Estimate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4EA58B90" w14:textId="77777777" w:rsidR="0006095F" w:rsidRPr="004F411A" w:rsidRDefault="00C45883" w:rsidP="00C45883">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Confidence</w:t>
            </w:r>
            <w:r w:rsidR="0006095F" w:rsidRPr="004F411A">
              <w:rPr>
                <w:rFonts w:ascii="Calibri" w:eastAsia="Times New Roman" w:hAnsi="Calibri" w:cs="Calibri"/>
                <w:b/>
                <w:bCs/>
                <w:color w:val="000000"/>
                <w:kern w:val="0"/>
                <w:lang w:eastAsia="en-GB"/>
                <w14:ligatures w14:val="none"/>
              </w:rPr>
              <w:t xml:space="preserve"> </w:t>
            </w:r>
          </w:p>
          <w:p w14:paraId="21518680" w14:textId="123D2448" w:rsidR="00C45883" w:rsidRPr="004F411A" w:rsidRDefault="00C45883" w:rsidP="00C45883">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Interval</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4FA19F56" w14:textId="77777777" w:rsidR="00C45883" w:rsidRPr="004F411A" w:rsidRDefault="00C45883" w:rsidP="00C45883">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Significance</w:t>
            </w:r>
          </w:p>
        </w:tc>
      </w:tr>
      <w:tr w:rsidR="0006095F" w:rsidRPr="004F411A" w14:paraId="4C151753" w14:textId="77777777" w:rsidTr="00895FB2">
        <w:trPr>
          <w:trHeight w:val="680"/>
        </w:trPr>
        <w:tc>
          <w:tcPr>
            <w:tcW w:w="9639" w:type="dxa"/>
            <w:gridSpan w:val="4"/>
            <w:tcBorders>
              <w:top w:val="nil"/>
              <w:left w:val="single" w:sz="4" w:space="0" w:color="auto"/>
              <w:bottom w:val="single" w:sz="4" w:space="0" w:color="auto"/>
              <w:right w:val="single" w:sz="4" w:space="0" w:color="auto"/>
            </w:tcBorders>
            <w:shd w:val="clear" w:color="auto" w:fill="auto"/>
            <w:vAlign w:val="center"/>
            <w:hideMark/>
          </w:tcPr>
          <w:p w14:paraId="0B796B46" w14:textId="0656C289" w:rsidR="0006095F" w:rsidRPr="004F411A" w:rsidRDefault="0006095F" w:rsidP="00435EAD">
            <w:pPr>
              <w:spacing w:after="0" w:line="240" w:lineRule="auto"/>
              <w:rPr>
                <w:rFonts w:ascii="Calibri" w:eastAsia="Times New Roman" w:hAnsi="Calibri" w:cs="Calibri"/>
                <w:color w:val="000000"/>
                <w:kern w:val="0"/>
                <w:lang w:eastAsia="en-GB"/>
                <w14:ligatures w14:val="none"/>
              </w:rPr>
            </w:pPr>
            <w:r w:rsidRPr="004F411A">
              <w:rPr>
                <w:rFonts w:ascii="Calibri" w:eastAsia="Times New Roman" w:hAnsi="Calibri" w:cs="Calibri"/>
                <w:b/>
                <w:bCs/>
                <w:color w:val="000000"/>
                <w:kern w:val="0"/>
                <w:lang w:eastAsia="en-GB"/>
                <w14:ligatures w14:val="none"/>
              </w:rPr>
              <w:t>Outcome: Systolic BP (Absolute values)</w:t>
            </w:r>
          </w:p>
        </w:tc>
      </w:tr>
      <w:tr w:rsidR="00895FB2" w:rsidRPr="004F411A" w14:paraId="7BC5EE85"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02C9C26" w14:textId="77777777" w:rsidR="00895FB2" w:rsidRPr="00435DD6" w:rsidRDefault="00895FB2" w:rsidP="00895FB2">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center"/>
            <w:hideMark/>
          </w:tcPr>
          <w:p w14:paraId="2A6F4535" w14:textId="41779F3F"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108.85</w:t>
            </w:r>
          </w:p>
        </w:tc>
        <w:tc>
          <w:tcPr>
            <w:tcW w:w="2268" w:type="dxa"/>
            <w:tcBorders>
              <w:top w:val="nil"/>
              <w:left w:val="nil"/>
              <w:bottom w:val="single" w:sz="4" w:space="0" w:color="auto"/>
              <w:right w:val="single" w:sz="4" w:space="0" w:color="auto"/>
            </w:tcBorders>
            <w:shd w:val="clear" w:color="auto" w:fill="auto"/>
            <w:noWrap/>
            <w:vAlign w:val="center"/>
            <w:hideMark/>
          </w:tcPr>
          <w:p w14:paraId="09BECF35" w14:textId="1C286BAF"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103.06 to 114.63</w:t>
            </w:r>
          </w:p>
        </w:tc>
        <w:tc>
          <w:tcPr>
            <w:tcW w:w="2268" w:type="dxa"/>
            <w:tcBorders>
              <w:top w:val="nil"/>
              <w:left w:val="nil"/>
              <w:bottom w:val="single" w:sz="4" w:space="0" w:color="auto"/>
              <w:right w:val="single" w:sz="4" w:space="0" w:color="auto"/>
            </w:tcBorders>
            <w:shd w:val="clear" w:color="auto" w:fill="auto"/>
            <w:noWrap/>
            <w:vAlign w:val="center"/>
            <w:hideMark/>
          </w:tcPr>
          <w:p w14:paraId="781FECA2" w14:textId="3FF48387"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95FB2" w:rsidRPr="004F411A" w14:paraId="7A2F060F"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35C6544" w14:textId="77777777" w:rsidR="00895FB2" w:rsidRPr="00435DD6" w:rsidRDefault="00895FB2" w:rsidP="00895FB2">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center"/>
            <w:hideMark/>
          </w:tcPr>
          <w:p w14:paraId="3AA5D2C5" w14:textId="62F9CDE5"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1.88</w:t>
            </w:r>
          </w:p>
        </w:tc>
        <w:tc>
          <w:tcPr>
            <w:tcW w:w="2268" w:type="dxa"/>
            <w:tcBorders>
              <w:top w:val="nil"/>
              <w:left w:val="nil"/>
              <w:bottom w:val="single" w:sz="4" w:space="0" w:color="auto"/>
              <w:right w:val="single" w:sz="4" w:space="0" w:color="auto"/>
            </w:tcBorders>
            <w:shd w:val="clear" w:color="auto" w:fill="auto"/>
            <w:noWrap/>
            <w:vAlign w:val="center"/>
            <w:hideMark/>
          </w:tcPr>
          <w:p w14:paraId="0693AD28" w14:textId="12CCF195"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0.51 to 3.25</w:t>
            </w:r>
          </w:p>
        </w:tc>
        <w:tc>
          <w:tcPr>
            <w:tcW w:w="2268" w:type="dxa"/>
            <w:tcBorders>
              <w:top w:val="nil"/>
              <w:left w:val="nil"/>
              <w:bottom w:val="single" w:sz="4" w:space="0" w:color="auto"/>
              <w:right w:val="single" w:sz="4" w:space="0" w:color="auto"/>
            </w:tcBorders>
            <w:shd w:val="clear" w:color="auto" w:fill="auto"/>
            <w:noWrap/>
            <w:vAlign w:val="center"/>
            <w:hideMark/>
          </w:tcPr>
          <w:p w14:paraId="6A6685FC" w14:textId="15B491D4"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95FB2" w:rsidRPr="004F411A" w14:paraId="6F42FB63"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90874C4" w14:textId="77777777" w:rsidR="00895FB2" w:rsidRPr="00435DD6" w:rsidRDefault="00895FB2" w:rsidP="00895FB2">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center"/>
            <w:hideMark/>
          </w:tcPr>
          <w:p w14:paraId="54748534" w14:textId="1B7BFE69"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-8.33</w:t>
            </w:r>
          </w:p>
        </w:tc>
        <w:tc>
          <w:tcPr>
            <w:tcW w:w="2268" w:type="dxa"/>
            <w:tcBorders>
              <w:top w:val="nil"/>
              <w:left w:val="nil"/>
              <w:bottom w:val="single" w:sz="4" w:space="0" w:color="auto"/>
              <w:right w:val="single" w:sz="4" w:space="0" w:color="auto"/>
            </w:tcBorders>
            <w:shd w:val="clear" w:color="auto" w:fill="auto"/>
            <w:noWrap/>
            <w:vAlign w:val="center"/>
            <w:hideMark/>
          </w:tcPr>
          <w:p w14:paraId="1526FB6D" w14:textId="2B47BB9B"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-15.64 to -1.01</w:t>
            </w:r>
          </w:p>
        </w:tc>
        <w:tc>
          <w:tcPr>
            <w:tcW w:w="2268" w:type="dxa"/>
            <w:tcBorders>
              <w:top w:val="nil"/>
              <w:left w:val="nil"/>
              <w:bottom w:val="single" w:sz="4" w:space="0" w:color="auto"/>
              <w:right w:val="single" w:sz="4" w:space="0" w:color="auto"/>
            </w:tcBorders>
            <w:shd w:val="clear" w:color="auto" w:fill="auto"/>
            <w:noWrap/>
            <w:vAlign w:val="center"/>
            <w:hideMark/>
          </w:tcPr>
          <w:p w14:paraId="13884EC8" w14:textId="589F0C94"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95FB2" w:rsidRPr="004F411A" w14:paraId="2364CACB"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7B2EFA9" w14:textId="77777777" w:rsidR="00895FB2" w:rsidRPr="00435DD6" w:rsidRDefault="00895FB2" w:rsidP="00895FB2">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center"/>
            <w:hideMark/>
          </w:tcPr>
          <w:p w14:paraId="26A11969" w14:textId="2DF55D19"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0.33</w:t>
            </w:r>
          </w:p>
        </w:tc>
        <w:tc>
          <w:tcPr>
            <w:tcW w:w="2268" w:type="dxa"/>
            <w:tcBorders>
              <w:top w:val="nil"/>
              <w:left w:val="nil"/>
              <w:bottom w:val="single" w:sz="4" w:space="0" w:color="auto"/>
              <w:right w:val="single" w:sz="4" w:space="0" w:color="auto"/>
            </w:tcBorders>
            <w:shd w:val="clear" w:color="auto" w:fill="auto"/>
            <w:noWrap/>
            <w:vAlign w:val="center"/>
            <w:hideMark/>
          </w:tcPr>
          <w:p w14:paraId="0D58A418" w14:textId="144E211E"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-0.07 to 0.73</w:t>
            </w:r>
          </w:p>
        </w:tc>
        <w:tc>
          <w:tcPr>
            <w:tcW w:w="2268" w:type="dxa"/>
            <w:tcBorders>
              <w:top w:val="nil"/>
              <w:left w:val="nil"/>
              <w:bottom w:val="single" w:sz="4" w:space="0" w:color="auto"/>
              <w:right w:val="single" w:sz="4" w:space="0" w:color="auto"/>
            </w:tcBorders>
            <w:shd w:val="clear" w:color="auto" w:fill="auto"/>
            <w:noWrap/>
            <w:vAlign w:val="center"/>
            <w:hideMark/>
          </w:tcPr>
          <w:p w14:paraId="1C9BE31F" w14:textId="2FDAD69D"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895FB2" w:rsidRPr="004F411A" w14:paraId="1D9E3D0C"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CC49FDD" w14:textId="77777777" w:rsidR="00895FB2" w:rsidRPr="00435DD6" w:rsidRDefault="00895FB2" w:rsidP="00895FB2">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center"/>
            <w:hideMark/>
          </w:tcPr>
          <w:p w14:paraId="4E35E47C" w14:textId="659F7BF0"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-0.15</w:t>
            </w:r>
          </w:p>
        </w:tc>
        <w:tc>
          <w:tcPr>
            <w:tcW w:w="2268" w:type="dxa"/>
            <w:tcBorders>
              <w:top w:val="nil"/>
              <w:left w:val="nil"/>
              <w:bottom w:val="single" w:sz="4" w:space="0" w:color="auto"/>
              <w:right w:val="single" w:sz="4" w:space="0" w:color="auto"/>
            </w:tcBorders>
            <w:shd w:val="clear" w:color="auto" w:fill="auto"/>
            <w:noWrap/>
            <w:vAlign w:val="center"/>
            <w:hideMark/>
          </w:tcPr>
          <w:p w14:paraId="048B44FD" w14:textId="5F2B3166"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-0.22 to -0.07</w:t>
            </w:r>
          </w:p>
        </w:tc>
        <w:tc>
          <w:tcPr>
            <w:tcW w:w="2268" w:type="dxa"/>
            <w:tcBorders>
              <w:top w:val="nil"/>
              <w:left w:val="nil"/>
              <w:bottom w:val="single" w:sz="4" w:space="0" w:color="auto"/>
              <w:right w:val="single" w:sz="4" w:space="0" w:color="auto"/>
            </w:tcBorders>
            <w:shd w:val="clear" w:color="auto" w:fill="auto"/>
            <w:noWrap/>
            <w:vAlign w:val="center"/>
            <w:hideMark/>
          </w:tcPr>
          <w:p w14:paraId="6DE24C83" w14:textId="61E18703"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95FB2" w:rsidRPr="004F411A" w14:paraId="3BD8783E"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A98A7C9" w14:textId="77777777" w:rsidR="00895FB2" w:rsidRPr="00435DD6" w:rsidRDefault="00895FB2" w:rsidP="00895FB2">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center"/>
            <w:hideMark/>
          </w:tcPr>
          <w:p w14:paraId="2D69AD3A" w14:textId="1847E3C1"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0.43</w:t>
            </w:r>
          </w:p>
        </w:tc>
        <w:tc>
          <w:tcPr>
            <w:tcW w:w="2268" w:type="dxa"/>
            <w:tcBorders>
              <w:top w:val="nil"/>
              <w:left w:val="nil"/>
              <w:bottom w:val="single" w:sz="4" w:space="0" w:color="auto"/>
              <w:right w:val="single" w:sz="4" w:space="0" w:color="auto"/>
            </w:tcBorders>
            <w:shd w:val="clear" w:color="auto" w:fill="auto"/>
            <w:noWrap/>
            <w:vAlign w:val="center"/>
            <w:hideMark/>
          </w:tcPr>
          <w:p w14:paraId="4A27506D" w14:textId="1A2DD00C"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0.29 to 0.56</w:t>
            </w:r>
          </w:p>
        </w:tc>
        <w:tc>
          <w:tcPr>
            <w:tcW w:w="2268" w:type="dxa"/>
            <w:tcBorders>
              <w:top w:val="nil"/>
              <w:left w:val="nil"/>
              <w:bottom w:val="single" w:sz="4" w:space="0" w:color="auto"/>
              <w:right w:val="single" w:sz="4" w:space="0" w:color="auto"/>
            </w:tcBorders>
            <w:shd w:val="clear" w:color="auto" w:fill="auto"/>
            <w:noWrap/>
            <w:vAlign w:val="center"/>
            <w:hideMark/>
          </w:tcPr>
          <w:p w14:paraId="614554F0" w14:textId="336A3C63"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95FB2" w:rsidRPr="004F411A" w14:paraId="0EDB108E"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A89C26E" w14:textId="1A57369F" w:rsidR="00895FB2" w:rsidRPr="004457AE" w:rsidRDefault="00895FB2" w:rsidP="00895FB2">
            <w:pPr>
              <w:spacing w:after="0" w:line="240" w:lineRule="auto"/>
              <w:rPr>
                <w:rFonts w:ascii="Calibri" w:eastAsia="Times New Roman" w:hAnsi="Calibri" w:cs="Calibri"/>
                <w:b/>
                <w:bCs/>
                <w:color w:val="000000"/>
                <w:kern w:val="0"/>
                <w:lang w:val="sv-SE" w:eastAsia="en-GB"/>
                <w14:ligatures w14:val="none"/>
              </w:rPr>
            </w:pPr>
            <w:r w:rsidRPr="004457AE">
              <w:rPr>
                <w:rFonts w:ascii="Calibri" w:eastAsia="Times New Roman" w:hAnsi="Calibri" w:cs="Calibri"/>
                <w:b/>
                <w:bCs/>
                <w:color w:val="000000"/>
                <w:kern w:val="0"/>
                <w:lang w:val="sv-SE" w:eastAsia="en-GB"/>
                <w14:ligatures w14:val="none"/>
              </w:rPr>
              <w:t>ln renin (ln(µIU/ml))</w:t>
            </w:r>
          </w:p>
        </w:tc>
        <w:tc>
          <w:tcPr>
            <w:tcW w:w="2268" w:type="dxa"/>
            <w:tcBorders>
              <w:top w:val="nil"/>
              <w:left w:val="nil"/>
              <w:bottom w:val="single" w:sz="4" w:space="0" w:color="auto"/>
              <w:right w:val="single" w:sz="4" w:space="0" w:color="auto"/>
            </w:tcBorders>
            <w:shd w:val="clear" w:color="auto" w:fill="auto"/>
            <w:noWrap/>
            <w:vAlign w:val="center"/>
            <w:hideMark/>
          </w:tcPr>
          <w:p w14:paraId="11F4E2FC" w14:textId="2690F434"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-1.00</w:t>
            </w:r>
          </w:p>
        </w:tc>
        <w:tc>
          <w:tcPr>
            <w:tcW w:w="2268" w:type="dxa"/>
            <w:tcBorders>
              <w:top w:val="nil"/>
              <w:left w:val="nil"/>
              <w:bottom w:val="single" w:sz="4" w:space="0" w:color="auto"/>
              <w:right w:val="single" w:sz="4" w:space="0" w:color="auto"/>
            </w:tcBorders>
            <w:shd w:val="clear" w:color="auto" w:fill="auto"/>
            <w:noWrap/>
            <w:vAlign w:val="center"/>
            <w:hideMark/>
          </w:tcPr>
          <w:p w14:paraId="7AB49C1C" w14:textId="176DCFCB"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-1.47 to -0.53</w:t>
            </w:r>
          </w:p>
        </w:tc>
        <w:tc>
          <w:tcPr>
            <w:tcW w:w="2268" w:type="dxa"/>
            <w:tcBorders>
              <w:top w:val="nil"/>
              <w:left w:val="nil"/>
              <w:bottom w:val="single" w:sz="4" w:space="0" w:color="auto"/>
              <w:right w:val="single" w:sz="4" w:space="0" w:color="auto"/>
            </w:tcBorders>
            <w:shd w:val="clear" w:color="auto" w:fill="auto"/>
            <w:noWrap/>
            <w:vAlign w:val="center"/>
            <w:hideMark/>
          </w:tcPr>
          <w:p w14:paraId="7DD5D1B5" w14:textId="43EF8F6C"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C45883" w:rsidRPr="001702C7" w14:paraId="79185801" w14:textId="77777777" w:rsidTr="00895FB2">
        <w:trPr>
          <w:trHeight w:val="680"/>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EF166B0" w14:textId="77777777" w:rsidR="00823E1B" w:rsidRPr="00435DD6" w:rsidRDefault="00C45883" w:rsidP="00C45883">
            <w:pPr>
              <w:spacing w:after="0" w:line="240" w:lineRule="auto"/>
              <w:jc w:val="center"/>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 xml:space="preserve">SD of random slope | random </w:t>
            </w:r>
            <w:proofErr w:type="gramStart"/>
            <w:r w:rsidRPr="00435DD6">
              <w:rPr>
                <w:rFonts w:ascii="Calibri" w:eastAsia="Times New Roman" w:hAnsi="Calibri" w:cs="Calibri"/>
                <w:b/>
                <w:bCs/>
                <w:color w:val="000000"/>
                <w:kern w:val="0"/>
                <w:lang w:eastAsia="en-GB"/>
                <w14:ligatures w14:val="none"/>
              </w:rPr>
              <w:t>intercept :</w:t>
            </w:r>
            <w:proofErr w:type="gramEnd"/>
            <w:r w:rsidRPr="00435DD6">
              <w:rPr>
                <w:rFonts w:ascii="Calibri" w:eastAsia="Times New Roman" w:hAnsi="Calibri" w:cs="Calibri"/>
                <w:b/>
                <w:bCs/>
                <w:color w:val="000000"/>
                <w:kern w:val="0"/>
                <w:lang w:eastAsia="en-GB"/>
                <w14:ligatures w14:val="none"/>
              </w:rPr>
              <w:t xml:space="preserve"> </w:t>
            </w:r>
          </w:p>
          <w:p w14:paraId="0516DE8C" w14:textId="2028B2E9" w:rsidR="00C45883" w:rsidRPr="00435DD6" w:rsidRDefault="00D210AC" w:rsidP="00C45883">
            <w:pPr>
              <w:spacing w:after="0" w:line="240" w:lineRule="auto"/>
              <w:jc w:val="center"/>
              <w:rPr>
                <w:rFonts w:ascii="Calibri" w:eastAsia="Times New Roman" w:hAnsi="Calibri" w:cs="Calibri"/>
                <w:color w:val="000000"/>
                <w:kern w:val="0"/>
                <w:lang w:eastAsia="en-GB"/>
                <w14:ligatures w14:val="none"/>
              </w:rPr>
            </w:pPr>
            <w:r w:rsidRPr="00D210AC">
              <w:rPr>
                <w:rFonts w:ascii="Calibri" w:eastAsia="Times New Roman" w:hAnsi="Calibri" w:cs="Calibri"/>
                <w:color w:val="000000"/>
                <w:kern w:val="0"/>
                <w:lang w:eastAsia="en-GB"/>
                <w14:ligatures w14:val="none"/>
              </w:rPr>
              <w:t>0.40 | 4.55</w:t>
            </w:r>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8ABE17E" w14:textId="77777777" w:rsidR="00823E1B" w:rsidRPr="004457AE" w:rsidRDefault="00C45883" w:rsidP="00C45883">
            <w:pPr>
              <w:spacing w:after="0" w:line="240" w:lineRule="auto"/>
              <w:jc w:val="center"/>
              <w:rPr>
                <w:rFonts w:ascii="Calibri" w:eastAsia="Times New Roman" w:hAnsi="Calibri" w:cs="Calibri"/>
                <w:b/>
                <w:bCs/>
                <w:color w:val="000000"/>
                <w:kern w:val="0"/>
                <w:lang w:val="pl-PL" w:eastAsia="en-GB"/>
                <w14:ligatures w14:val="none"/>
              </w:rPr>
            </w:pPr>
            <w:r w:rsidRPr="004457AE">
              <w:rPr>
                <w:rFonts w:ascii="Calibri" w:eastAsia="Times New Roman" w:hAnsi="Calibri" w:cs="Calibri"/>
                <w:b/>
                <w:bCs/>
                <w:color w:val="000000"/>
                <w:kern w:val="0"/>
                <w:lang w:val="pl-PL" w:eastAsia="en-GB"/>
                <w14:ligatures w14:val="none"/>
              </w:rPr>
              <w:t>R</w:t>
            </w:r>
            <w:r w:rsidRPr="004457AE">
              <w:rPr>
                <w:rFonts w:ascii="Calibri" w:eastAsia="Times New Roman" w:hAnsi="Calibri" w:cs="Calibri"/>
                <w:b/>
                <w:bCs/>
                <w:color w:val="000000"/>
                <w:kern w:val="0"/>
                <w:vertAlign w:val="superscript"/>
                <w:lang w:val="pl-PL" w:eastAsia="en-GB"/>
                <w14:ligatures w14:val="none"/>
              </w:rPr>
              <w:t>2</w:t>
            </w:r>
            <w:r w:rsidRPr="004457AE">
              <w:rPr>
                <w:rFonts w:ascii="Calibri" w:eastAsia="Times New Roman" w:hAnsi="Calibri" w:cs="Calibri"/>
                <w:b/>
                <w:bCs/>
                <w:color w:val="000000"/>
                <w:kern w:val="0"/>
                <w:lang w:val="pl-PL" w:eastAsia="en-GB"/>
                <w14:ligatures w14:val="none"/>
              </w:rPr>
              <w:t xml:space="preserve"> systolic BP (95% CI) : </w:t>
            </w:r>
          </w:p>
          <w:p w14:paraId="596454DC" w14:textId="6AA92BB4" w:rsidR="00C45883" w:rsidRPr="004457AE" w:rsidRDefault="00D210AC" w:rsidP="00C45883">
            <w:pPr>
              <w:spacing w:after="0" w:line="240" w:lineRule="auto"/>
              <w:jc w:val="center"/>
              <w:rPr>
                <w:rFonts w:ascii="Calibri" w:eastAsia="Times New Roman" w:hAnsi="Calibri" w:cs="Calibri"/>
                <w:color w:val="000000"/>
                <w:kern w:val="0"/>
                <w:lang w:val="pl-PL" w:eastAsia="en-GB"/>
                <w14:ligatures w14:val="none"/>
              </w:rPr>
            </w:pPr>
            <w:r w:rsidRPr="00D210AC">
              <w:rPr>
                <w:rFonts w:ascii="Calibri" w:eastAsia="Times New Roman" w:hAnsi="Calibri" w:cs="Calibri"/>
                <w:color w:val="000000"/>
                <w:kern w:val="0"/>
                <w:lang w:val="pl-PL" w:eastAsia="en-GB"/>
                <w14:ligatures w14:val="none"/>
              </w:rPr>
              <w:t>0.32 (0.19 to 0.45)</w:t>
            </w:r>
          </w:p>
        </w:tc>
      </w:tr>
      <w:tr w:rsidR="0006095F" w:rsidRPr="004F411A" w14:paraId="216465CD" w14:textId="77777777" w:rsidTr="00895FB2">
        <w:trPr>
          <w:trHeight w:val="680"/>
        </w:trPr>
        <w:tc>
          <w:tcPr>
            <w:tcW w:w="9639" w:type="dxa"/>
            <w:gridSpan w:val="4"/>
            <w:tcBorders>
              <w:top w:val="nil"/>
              <w:left w:val="single" w:sz="4" w:space="0" w:color="auto"/>
              <w:bottom w:val="single" w:sz="4" w:space="0" w:color="auto"/>
              <w:right w:val="single" w:sz="4" w:space="0" w:color="auto"/>
            </w:tcBorders>
            <w:shd w:val="clear" w:color="auto" w:fill="auto"/>
            <w:noWrap/>
            <w:vAlign w:val="center"/>
            <w:hideMark/>
          </w:tcPr>
          <w:p w14:paraId="706D04F7" w14:textId="6AF242A7" w:rsidR="0006095F" w:rsidRPr="00435DD6" w:rsidRDefault="0006095F" w:rsidP="00435EAD">
            <w:pPr>
              <w:spacing w:after="0" w:line="240" w:lineRule="auto"/>
              <w:rPr>
                <w:rFonts w:ascii="Calibri" w:eastAsia="Times New Roman" w:hAnsi="Calibri" w:cs="Calibri"/>
                <w:color w:val="000000"/>
                <w:kern w:val="0"/>
                <w:lang w:eastAsia="en-GB"/>
                <w14:ligatures w14:val="none"/>
              </w:rPr>
            </w:pPr>
            <w:r w:rsidRPr="00435DD6">
              <w:rPr>
                <w:rFonts w:ascii="Calibri" w:eastAsia="Times New Roman" w:hAnsi="Calibri" w:cs="Calibri"/>
                <w:b/>
                <w:bCs/>
                <w:color w:val="000000"/>
                <w:kern w:val="0"/>
                <w:lang w:eastAsia="en-GB"/>
                <w14:ligatures w14:val="none"/>
              </w:rPr>
              <w:t>Outcome: Diastolic BP (Absolute values) </w:t>
            </w:r>
            <w:r w:rsidRPr="00435DD6">
              <w:rPr>
                <w:rFonts w:ascii="Calibri" w:eastAsia="Times New Roman" w:hAnsi="Calibri" w:cs="Calibri"/>
                <w:color w:val="000000"/>
                <w:kern w:val="0"/>
                <w:lang w:eastAsia="en-GB"/>
                <w14:ligatures w14:val="none"/>
              </w:rPr>
              <w:t> </w:t>
            </w:r>
          </w:p>
        </w:tc>
      </w:tr>
      <w:tr w:rsidR="00895FB2" w:rsidRPr="004F411A" w14:paraId="58DA1947"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3A23CDF" w14:textId="77777777" w:rsidR="00895FB2" w:rsidRPr="00435DD6" w:rsidRDefault="00895FB2" w:rsidP="00895FB2">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center"/>
            <w:hideMark/>
          </w:tcPr>
          <w:p w14:paraId="2205F0DC" w14:textId="50C1C0C8"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68.7</w:t>
            </w:r>
          </w:p>
        </w:tc>
        <w:tc>
          <w:tcPr>
            <w:tcW w:w="2268" w:type="dxa"/>
            <w:tcBorders>
              <w:top w:val="nil"/>
              <w:left w:val="nil"/>
              <w:bottom w:val="single" w:sz="4" w:space="0" w:color="auto"/>
              <w:right w:val="single" w:sz="4" w:space="0" w:color="auto"/>
            </w:tcBorders>
            <w:shd w:val="clear" w:color="auto" w:fill="auto"/>
            <w:noWrap/>
            <w:vAlign w:val="center"/>
            <w:hideMark/>
          </w:tcPr>
          <w:p w14:paraId="58F5E417" w14:textId="74DD3C00"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64.20 to 73.20</w:t>
            </w:r>
          </w:p>
        </w:tc>
        <w:tc>
          <w:tcPr>
            <w:tcW w:w="2268" w:type="dxa"/>
            <w:tcBorders>
              <w:top w:val="nil"/>
              <w:left w:val="nil"/>
              <w:bottom w:val="single" w:sz="4" w:space="0" w:color="auto"/>
              <w:right w:val="single" w:sz="4" w:space="0" w:color="auto"/>
            </w:tcBorders>
            <w:shd w:val="clear" w:color="auto" w:fill="auto"/>
            <w:noWrap/>
            <w:vAlign w:val="center"/>
            <w:hideMark/>
          </w:tcPr>
          <w:p w14:paraId="6C3C1AB9" w14:textId="58576A48"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95FB2" w:rsidRPr="004F411A" w14:paraId="178AD93A"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2088C30" w14:textId="77777777" w:rsidR="00895FB2" w:rsidRPr="00435DD6" w:rsidRDefault="00895FB2" w:rsidP="00895FB2">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center"/>
            <w:hideMark/>
          </w:tcPr>
          <w:p w14:paraId="5CF6EDA5" w14:textId="360AB155"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1.07</w:t>
            </w:r>
          </w:p>
        </w:tc>
        <w:tc>
          <w:tcPr>
            <w:tcW w:w="2268" w:type="dxa"/>
            <w:tcBorders>
              <w:top w:val="nil"/>
              <w:left w:val="nil"/>
              <w:bottom w:val="single" w:sz="4" w:space="0" w:color="auto"/>
              <w:right w:val="single" w:sz="4" w:space="0" w:color="auto"/>
            </w:tcBorders>
            <w:shd w:val="clear" w:color="auto" w:fill="auto"/>
            <w:noWrap/>
            <w:vAlign w:val="center"/>
            <w:hideMark/>
          </w:tcPr>
          <w:p w14:paraId="0807B57A" w14:textId="2186D383"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0.21 to 1.93</w:t>
            </w:r>
          </w:p>
        </w:tc>
        <w:tc>
          <w:tcPr>
            <w:tcW w:w="2268" w:type="dxa"/>
            <w:tcBorders>
              <w:top w:val="nil"/>
              <w:left w:val="nil"/>
              <w:bottom w:val="single" w:sz="4" w:space="0" w:color="auto"/>
              <w:right w:val="single" w:sz="4" w:space="0" w:color="auto"/>
            </w:tcBorders>
            <w:shd w:val="clear" w:color="auto" w:fill="auto"/>
            <w:noWrap/>
            <w:vAlign w:val="center"/>
            <w:hideMark/>
          </w:tcPr>
          <w:p w14:paraId="2AC9B754" w14:textId="12466780"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95FB2" w:rsidRPr="004F411A" w14:paraId="4FFD83E5"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4BC3307" w14:textId="77777777" w:rsidR="00895FB2" w:rsidRPr="00435DD6" w:rsidRDefault="00895FB2" w:rsidP="00895FB2">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center"/>
            <w:hideMark/>
          </w:tcPr>
          <w:p w14:paraId="02FE6CC9" w14:textId="3037742A"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-3.38</w:t>
            </w:r>
          </w:p>
        </w:tc>
        <w:tc>
          <w:tcPr>
            <w:tcW w:w="2268" w:type="dxa"/>
            <w:tcBorders>
              <w:top w:val="nil"/>
              <w:left w:val="nil"/>
              <w:bottom w:val="single" w:sz="4" w:space="0" w:color="auto"/>
              <w:right w:val="single" w:sz="4" w:space="0" w:color="auto"/>
            </w:tcBorders>
            <w:shd w:val="clear" w:color="auto" w:fill="auto"/>
            <w:noWrap/>
            <w:vAlign w:val="center"/>
            <w:hideMark/>
          </w:tcPr>
          <w:p w14:paraId="75A01B4E" w14:textId="3A6E9551"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-9.30 to 2.54</w:t>
            </w:r>
          </w:p>
        </w:tc>
        <w:tc>
          <w:tcPr>
            <w:tcW w:w="2268" w:type="dxa"/>
            <w:tcBorders>
              <w:top w:val="nil"/>
              <w:left w:val="nil"/>
              <w:bottom w:val="single" w:sz="4" w:space="0" w:color="auto"/>
              <w:right w:val="single" w:sz="4" w:space="0" w:color="auto"/>
            </w:tcBorders>
            <w:shd w:val="clear" w:color="auto" w:fill="auto"/>
            <w:noWrap/>
            <w:vAlign w:val="center"/>
            <w:hideMark/>
          </w:tcPr>
          <w:p w14:paraId="1A4479B3" w14:textId="6639CDDC"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895FB2" w:rsidRPr="004F411A" w14:paraId="71254CF3"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BB9C70D" w14:textId="77777777" w:rsidR="00895FB2" w:rsidRPr="00435DD6" w:rsidRDefault="00895FB2" w:rsidP="00895FB2">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center"/>
            <w:hideMark/>
          </w:tcPr>
          <w:p w14:paraId="311615EA" w14:textId="1FC3D6AA"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0.29</w:t>
            </w:r>
          </w:p>
        </w:tc>
        <w:tc>
          <w:tcPr>
            <w:tcW w:w="2268" w:type="dxa"/>
            <w:tcBorders>
              <w:top w:val="nil"/>
              <w:left w:val="nil"/>
              <w:bottom w:val="single" w:sz="4" w:space="0" w:color="auto"/>
              <w:right w:val="single" w:sz="4" w:space="0" w:color="auto"/>
            </w:tcBorders>
            <w:shd w:val="clear" w:color="auto" w:fill="auto"/>
            <w:noWrap/>
            <w:vAlign w:val="center"/>
            <w:hideMark/>
          </w:tcPr>
          <w:p w14:paraId="375383D5" w14:textId="2809FC5F"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-0.07 to 0.66</w:t>
            </w:r>
          </w:p>
        </w:tc>
        <w:tc>
          <w:tcPr>
            <w:tcW w:w="2268" w:type="dxa"/>
            <w:tcBorders>
              <w:top w:val="nil"/>
              <w:left w:val="nil"/>
              <w:bottom w:val="single" w:sz="4" w:space="0" w:color="auto"/>
              <w:right w:val="single" w:sz="4" w:space="0" w:color="auto"/>
            </w:tcBorders>
            <w:shd w:val="clear" w:color="auto" w:fill="auto"/>
            <w:noWrap/>
            <w:vAlign w:val="center"/>
            <w:hideMark/>
          </w:tcPr>
          <w:p w14:paraId="19F54358" w14:textId="0949A313"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895FB2" w:rsidRPr="004F411A" w14:paraId="7D31A6A2"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F05F925" w14:textId="77777777" w:rsidR="00895FB2" w:rsidRPr="00435DD6" w:rsidRDefault="00895FB2" w:rsidP="00895FB2">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center"/>
            <w:hideMark/>
          </w:tcPr>
          <w:p w14:paraId="6333C573" w14:textId="4FD707DD"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-0.10</w:t>
            </w:r>
          </w:p>
        </w:tc>
        <w:tc>
          <w:tcPr>
            <w:tcW w:w="2268" w:type="dxa"/>
            <w:tcBorders>
              <w:top w:val="nil"/>
              <w:left w:val="nil"/>
              <w:bottom w:val="single" w:sz="4" w:space="0" w:color="auto"/>
              <w:right w:val="single" w:sz="4" w:space="0" w:color="auto"/>
            </w:tcBorders>
            <w:shd w:val="clear" w:color="auto" w:fill="auto"/>
            <w:noWrap/>
            <w:vAlign w:val="center"/>
            <w:hideMark/>
          </w:tcPr>
          <w:p w14:paraId="542AB1C8" w14:textId="244A48B3"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-0.16 to -0.05</w:t>
            </w:r>
          </w:p>
        </w:tc>
        <w:tc>
          <w:tcPr>
            <w:tcW w:w="2268" w:type="dxa"/>
            <w:tcBorders>
              <w:top w:val="nil"/>
              <w:left w:val="nil"/>
              <w:bottom w:val="single" w:sz="4" w:space="0" w:color="auto"/>
              <w:right w:val="single" w:sz="4" w:space="0" w:color="auto"/>
            </w:tcBorders>
            <w:shd w:val="clear" w:color="auto" w:fill="auto"/>
            <w:noWrap/>
            <w:vAlign w:val="center"/>
            <w:hideMark/>
          </w:tcPr>
          <w:p w14:paraId="04F319CE" w14:textId="2A657693"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95FB2" w:rsidRPr="004F411A" w14:paraId="298CFA01"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4D29AE5" w14:textId="77777777" w:rsidR="00895FB2" w:rsidRPr="00435DD6" w:rsidRDefault="00895FB2" w:rsidP="00895FB2">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center"/>
            <w:hideMark/>
          </w:tcPr>
          <w:p w14:paraId="4E8D41BF" w14:textId="1CA1CB74"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0.21</w:t>
            </w:r>
          </w:p>
        </w:tc>
        <w:tc>
          <w:tcPr>
            <w:tcW w:w="2268" w:type="dxa"/>
            <w:tcBorders>
              <w:top w:val="nil"/>
              <w:left w:val="nil"/>
              <w:bottom w:val="single" w:sz="4" w:space="0" w:color="auto"/>
              <w:right w:val="single" w:sz="4" w:space="0" w:color="auto"/>
            </w:tcBorders>
            <w:shd w:val="clear" w:color="auto" w:fill="auto"/>
            <w:noWrap/>
            <w:vAlign w:val="center"/>
            <w:hideMark/>
          </w:tcPr>
          <w:p w14:paraId="1C200E49" w14:textId="09BECD07"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0.15 to 0.28</w:t>
            </w:r>
          </w:p>
        </w:tc>
        <w:tc>
          <w:tcPr>
            <w:tcW w:w="2268" w:type="dxa"/>
            <w:tcBorders>
              <w:top w:val="nil"/>
              <w:left w:val="nil"/>
              <w:bottom w:val="single" w:sz="4" w:space="0" w:color="auto"/>
              <w:right w:val="single" w:sz="4" w:space="0" w:color="auto"/>
            </w:tcBorders>
            <w:shd w:val="clear" w:color="auto" w:fill="auto"/>
            <w:noWrap/>
            <w:vAlign w:val="center"/>
            <w:hideMark/>
          </w:tcPr>
          <w:p w14:paraId="14D0CE74" w14:textId="11705A34"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95FB2" w:rsidRPr="004F411A" w14:paraId="61F04C50"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05FC53E" w14:textId="0708D381" w:rsidR="00895FB2" w:rsidRPr="004457AE" w:rsidRDefault="00895FB2" w:rsidP="00895FB2">
            <w:pPr>
              <w:spacing w:after="0" w:line="240" w:lineRule="auto"/>
              <w:rPr>
                <w:rFonts w:ascii="Calibri" w:eastAsia="Times New Roman" w:hAnsi="Calibri" w:cs="Calibri"/>
                <w:b/>
                <w:bCs/>
                <w:color w:val="000000"/>
                <w:kern w:val="0"/>
                <w:lang w:val="sv-SE" w:eastAsia="en-GB"/>
                <w14:ligatures w14:val="none"/>
              </w:rPr>
            </w:pPr>
            <w:r w:rsidRPr="004457AE">
              <w:rPr>
                <w:rFonts w:ascii="Calibri" w:eastAsia="Times New Roman" w:hAnsi="Calibri" w:cs="Calibri"/>
                <w:b/>
                <w:bCs/>
                <w:color w:val="000000"/>
                <w:kern w:val="0"/>
                <w:lang w:val="sv-SE" w:eastAsia="en-GB"/>
                <w14:ligatures w14:val="none"/>
              </w:rPr>
              <w:t>ln renin (ln(µIU/ml))</w:t>
            </w:r>
          </w:p>
        </w:tc>
        <w:tc>
          <w:tcPr>
            <w:tcW w:w="2268" w:type="dxa"/>
            <w:tcBorders>
              <w:top w:val="nil"/>
              <w:left w:val="nil"/>
              <w:bottom w:val="single" w:sz="4" w:space="0" w:color="auto"/>
              <w:right w:val="single" w:sz="4" w:space="0" w:color="auto"/>
            </w:tcBorders>
            <w:shd w:val="clear" w:color="auto" w:fill="auto"/>
            <w:noWrap/>
            <w:vAlign w:val="center"/>
            <w:hideMark/>
          </w:tcPr>
          <w:p w14:paraId="151E9CF0" w14:textId="33B2A28D"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-0.71</w:t>
            </w:r>
          </w:p>
        </w:tc>
        <w:tc>
          <w:tcPr>
            <w:tcW w:w="2268" w:type="dxa"/>
            <w:tcBorders>
              <w:top w:val="nil"/>
              <w:left w:val="nil"/>
              <w:bottom w:val="single" w:sz="4" w:space="0" w:color="auto"/>
              <w:right w:val="single" w:sz="4" w:space="0" w:color="auto"/>
            </w:tcBorders>
            <w:shd w:val="clear" w:color="auto" w:fill="auto"/>
            <w:noWrap/>
            <w:vAlign w:val="center"/>
            <w:hideMark/>
          </w:tcPr>
          <w:p w14:paraId="52776C9E" w14:textId="7B4E6E10"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-1.13 to -0.29</w:t>
            </w:r>
          </w:p>
        </w:tc>
        <w:tc>
          <w:tcPr>
            <w:tcW w:w="2268" w:type="dxa"/>
            <w:tcBorders>
              <w:top w:val="nil"/>
              <w:left w:val="nil"/>
              <w:bottom w:val="single" w:sz="4" w:space="0" w:color="auto"/>
              <w:right w:val="single" w:sz="4" w:space="0" w:color="auto"/>
            </w:tcBorders>
            <w:shd w:val="clear" w:color="auto" w:fill="auto"/>
            <w:noWrap/>
            <w:vAlign w:val="center"/>
            <w:hideMark/>
          </w:tcPr>
          <w:p w14:paraId="4A8EC389" w14:textId="20E8A003"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C45883" w:rsidRPr="001702C7" w14:paraId="48129BF9" w14:textId="77777777" w:rsidTr="00895FB2">
        <w:trPr>
          <w:trHeight w:val="680"/>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65E7DB0" w14:textId="77777777" w:rsidR="00823E1B" w:rsidRPr="00435DD6" w:rsidRDefault="00C45883" w:rsidP="00C45883">
            <w:pPr>
              <w:spacing w:after="0" w:line="240" w:lineRule="auto"/>
              <w:jc w:val="center"/>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 xml:space="preserve">SD of random slope | random </w:t>
            </w:r>
            <w:proofErr w:type="gramStart"/>
            <w:r w:rsidRPr="00435DD6">
              <w:rPr>
                <w:rFonts w:ascii="Calibri" w:eastAsia="Times New Roman" w:hAnsi="Calibri" w:cs="Calibri"/>
                <w:b/>
                <w:bCs/>
                <w:color w:val="000000"/>
                <w:kern w:val="0"/>
                <w:lang w:eastAsia="en-GB"/>
                <w14:ligatures w14:val="none"/>
              </w:rPr>
              <w:t>intercept :</w:t>
            </w:r>
            <w:proofErr w:type="gramEnd"/>
            <w:r w:rsidRPr="00435DD6">
              <w:rPr>
                <w:rFonts w:ascii="Calibri" w:eastAsia="Times New Roman" w:hAnsi="Calibri" w:cs="Calibri"/>
                <w:b/>
                <w:bCs/>
                <w:color w:val="000000"/>
                <w:kern w:val="0"/>
                <w:lang w:eastAsia="en-GB"/>
                <w14:ligatures w14:val="none"/>
              </w:rPr>
              <w:t xml:space="preserve"> </w:t>
            </w:r>
          </w:p>
          <w:p w14:paraId="5AAC8854" w14:textId="7E4032CB" w:rsidR="00C45883" w:rsidRPr="00435DD6" w:rsidRDefault="00D210AC" w:rsidP="00C45883">
            <w:pPr>
              <w:spacing w:after="0" w:line="240" w:lineRule="auto"/>
              <w:jc w:val="center"/>
              <w:rPr>
                <w:rFonts w:ascii="Calibri" w:eastAsia="Times New Roman" w:hAnsi="Calibri" w:cs="Calibri"/>
                <w:color w:val="000000"/>
                <w:kern w:val="0"/>
                <w:lang w:eastAsia="en-GB"/>
                <w14:ligatures w14:val="none"/>
              </w:rPr>
            </w:pPr>
            <w:r w:rsidRPr="00D210AC">
              <w:rPr>
                <w:rFonts w:ascii="Calibri" w:eastAsia="Times New Roman" w:hAnsi="Calibri" w:cs="Calibri"/>
                <w:color w:val="000000"/>
                <w:kern w:val="0"/>
                <w:lang w:eastAsia="en-GB"/>
                <w14:ligatures w14:val="none"/>
              </w:rPr>
              <w:t>0.18 | 2.60</w:t>
            </w:r>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F1AAF3D" w14:textId="77777777" w:rsidR="00823E1B" w:rsidRPr="004457AE" w:rsidRDefault="00C45883" w:rsidP="00C45883">
            <w:pPr>
              <w:spacing w:after="0" w:line="240" w:lineRule="auto"/>
              <w:jc w:val="center"/>
              <w:rPr>
                <w:rFonts w:ascii="Calibri" w:eastAsia="Times New Roman" w:hAnsi="Calibri" w:cs="Calibri"/>
                <w:b/>
                <w:bCs/>
                <w:color w:val="000000"/>
                <w:kern w:val="0"/>
                <w:lang w:val="pl-PL" w:eastAsia="en-GB"/>
                <w14:ligatures w14:val="none"/>
              </w:rPr>
            </w:pPr>
            <w:r w:rsidRPr="004457AE">
              <w:rPr>
                <w:rFonts w:ascii="Calibri" w:eastAsia="Times New Roman" w:hAnsi="Calibri" w:cs="Calibri"/>
                <w:b/>
                <w:bCs/>
                <w:color w:val="000000"/>
                <w:kern w:val="0"/>
                <w:lang w:val="pl-PL" w:eastAsia="en-GB"/>
                <w14:ligatures w14:val="none"/>
              </w:rPr>
              <w:t>R</w:t>
            </w:r>
            <w:r w:rsidRPr="004457AE">
              <w:rPr>
                <w:rFonts w:ascii="Calibri" w:eastAsia="Times New Roman" w:hAnsi="Calibri" w:cs="Calibri"/>
                <w:b/>
                <w:bCs/>
                <w:color w:val="000000"/>
                <w:kern w:val="0"/>
                <w:vertAlign w:val="superscript"/>
                <w:lang w:val="pl-PL" w:eastAsia="en-GB"/>
                <w14:ligatures w14:val="none"/>
              </w:rPr>
              <w:t>2</w:t>
            </w:r>
            <w:r w:rsidRPr="004457AE">
              <w:rPr>
                <w:rFonts w:ascii="Calibri" w:eastAsia="Times New Roman" w:hAnsi="Calibri" w:cs="Calibri"/>
                <w:b/>
                <w:bCs/>
                <w:color w:val="000000"/>
                <w:kern w:val="0"/>
                <w:lang w:val="pl-PL" w:eastAsia="en-GB"/>
                <w14:ligatures w14:val="none"/>
              </w:rPr>
              <w:t xml:space="preserve"> diastolic BP (95% CI) : </w:t>
            </w:r>
          </w:p>
          <w:p w14:paraId="27F6F49B" w14:textId="1A3866E4" w:rsidR="00C45883" w:rsidRPr="004457AE" w:rsidRDefault="003541EF" w:rsidP="00C45883">
            <w:pPr>
              <w:spacing w:after="0" w:line="240" w:lineRule="auto"/>
              <w:jc w:val="center"/>
              <w:rPr>
                <w:rFonts w:ascii="Calibri" w:eastAsia="Times New Roman" w:hAnsi="Calibri" w:cs="Calibri"/>
                <w:color w:val="000000"/>
                <w:kern w:val="0"/>
                <w:lang w:val="pl-PL" w:eastAsia="en-GB"/>
                <w14:ligatures w14:val="none"/>
              </w:rPr>
            </w:pPr>
            <w:r w:rsidRPr="003541EF">
              <w:rPr>
                <w:rFonts w:ascii="Calibri" w:eastAsia="Times New Roman" w:hAnsi="Calibri" w:cs="Calibri"/>
                <w:color w:val="000000"/>
                <w:kern w:val="0"/>
                <w:lang w:val="pl-PL" w:eastAsia="en-GB"/>
                <w14:ligatures w14:val="none"/>
              </w:rPr>
              <w:t>0.21 (0.09 to 0.32)</w:t>
            </w:r>
          </w:p>
        </w:tc>
      </w:tr>
    </w:tbl>
    <w:p w14:paraId="3DBA951A" w14:textId="2CF69DBD" w:rsidR="006F3592" w:rsidRPr="004F411A" w:rsidRDefault="0006095F">
      <w:pPr>
        <w:rPr>
          <w:rFonts w:ascii="Calibri" w:hAnsi="Calibri" w:cs="Calibri"/>
        </w:rPr>
      </w:pPr>
      <w:r w:rsidRPr="00435DD6">
        <w:rPr>
          <w:rFonts w:ascii="Calibri" w:hAnsi="Calibri" w:cs="Calibri"/>
          <w:sz w:val="16"/>
          <w:szCs w:val="16"/>
        </w:rPr>
        <w:t>BP = Blood pressure; SD = Standard dev</w:t>
      </w:r>
      <w:r w:rsidR="0020410A">
        <w:rPr>
          <w:rFonts w:ascii="Calibri" w:hAnsi="Calibri" w:cs="Calibri"/>
          <w:sz w:val="16"/>
          <w:szCs w:val="16"/>
        </w:rPr>
        <w:t>i</w:t>
      </w:r>
      <w:r w:rsidRPr="00435DD6">
        <w:rPr>
          <w:rFonts w:ascii="Calibri" w:hAnsi="Calibri" w:cs="Calibri"/>
          <w:sz w:val="16"/>
          <w:szCs w:val="16"/>
        </w:rPr>
        <w:t>ation; CI = Confidence interval</w:t>
      </w:r>
      <w:r w:rsidR="00E709CD">
        <w:rPr>
          <w:rFonts w:ascii="Calibri" w:hAnsi="Calibri" w:cs="Calibri"/>
          <w:sz w:val="16"/>
          <w:szCs w:val="16"/>
        </w:rPr>
        <w:t>; NS = Not significant; * = CI does not span zero</w:t>
      </w:r>
      <w:r w:rsidR="00E709CD" w:rsidRPr="007F1C38">
        <w:rPr>
          <w:rFonts w:ascii="Calibri" w:hAnsi="Calibri" w:cs="Calibri"/>
          <w:sz w:val="16"/>
          <w:szCs w:val="16"/>
        </w:rPr>
        <w:t xml:space="preserve">. </w:t>
      </w:r>
      <w:r w:rsidR="00E709CD">
        <w:rPr>
          <w:rFonts w:ascii="Calibri" w:hAnsi="Calibri" w:cs="Calibri"/>
          <w:sz w:val="16"/>
          <w:szCs w:val="16"/>
        </w:rPr>
        <w:t>CI</w:t>
      </w:r>
      <w:r w:rsidRPr="00435DD6">
        <w:rPr>
          <w:rFonts w:ascii="Calibri" w:hAnsi="Calibri" w:cs="Calibri"/>
          <w:sz w:val="16"/>
          <w:szCs w:val="16"/>
        </w:rPr>
        <w:t xml:space="preserve"> calculated by iterating Bayesian Model using 400 iterations each through </w:t>
      </w:r>
      <w:r w:rsidR="00AD7394">
        <w:rPr>
          <w:rFonts w:ascii="Calibri" w:hAnsi="Calibri" w:cs="Calibri"/>
          <w:sz w:val="16"/>
          <w:szCs w:val="16"/>
        </w:rPr>
        <w:t>10</w:t>
      </w:r>
      <w:r w:rsidR="00AD7394" w:rsidRPr="00435DD6">
        <w:rPr>
          <w:rFonts w:ascii="Calibri" w:hAnsi="Calibri" w:cs="Calibri"/>
          <w:sz w:val="16"/>
          <w:szCs w:val="16"/>
        </w:rPr>
        <w:t xml:space="preserve"> </w:t>
      </w:r>
      <w:r w:rsidRPr="00435DD6">
        <w:rPr>
          <w:rFonts w:ascii="Calibri" w:hAnsi="Calibri" w:cs="Calibri"/>
          <w:sz w:val="16"/>
          <w:szCs w:val="16"/>
        </w:rPr>
        <w:t xml:space="preserve">bootstrap replications (sampling all data available from one patient with replacement) for each of the 10 imputed datasets. </w:t>
      </w:r>
      <w:r w:rsidR="00136B95" w:rsidRPr="004F411A">
        <w:rPr>
          <w:rFonts w:ascii="Calibri" w:hAnsi="Calibri" w:cs="Calibri"/>
        </w:rPr>
        <w:br w:type="page"/>
      </w:r>
    </w:p>
    <w:p w14:paraId="68406E08" w14:textId="6FF55E4B" w:rsidR="00FD5B73" w:rsidRPr="00435DD6" w:rsidRDefault="00FD5B73" w:rsidP="00FD5B73">
      <w:pPr>
        <w:pStyle w:val="Heading3"/>
        <w:rPr>
          <w:rFonts w:ascii="Calibri" w:hAnsi="Calibri" w:cs="Calibri"/>
        </w:rPr>
      </w:pPr>
      <w:r w:rsidRPr="00435DD6">
        <w:rPr>
          <w:rFonts w:ascii="Calibri" w:hAnsi="Calibri" w:cs="Calibri"/>
        </w:rPr>
        <w:lastRenderedPageBreak/>
        <w:t>Model 2: Sensitivity analysis A: Complete Case Analysis: Extent to which renin predicts BP</w:t>
      </w:r>
    </w:p>
    <w:p w14:paraId="0ACA243E" w14:textId="040E89A4" w:rsidR="00FD5B73" w:rsidRPr="00435DD6" w:rsidRDefault="000F5843" w:rsidP="00FD5B73">
      <w:pPr>
        <w:rPr>
          <w:rFonts w:ascii="Calibri" w:hAnsi="Calibri" w:cs="Calibri"/>
        </w:rPr>
      </w:pPr>
      <w:r w:rsidRPr="00435DD6">
        <w:rPr>
          <w:rFonts w:ascii="Calibri" w:hAnsi="Calibri" w:cs="Calibri"/>
          <w:b/>
          <w:bCs/>
        </w:rPr>
        <w:t>Number of patients</w:t>
      </w:r>
      <w:r w:rsidR="00FA2623" w:rsidRPr="00FA2623">
        <w:rPr>
          <w:rFonts w:ascii="Calibri" w:hAnsi="Calibri" w:cs="Calibri"/>
          <w:b/>
          <w:bCs/>
        </w:rPr>
        <w:t xml:space="preserve"> in model</w:t>
      </w:r>
      <w:r w:rsidRPr="00435DD6">
        <w:rPr>
          <w:rFonts w:ascii="Calibri" w:hAnsi="Calibri" w:cs="Calibri"/>
          <w:b/>
          <w:bCs/>
        </w:rPr>
        <w:t xml:space="preserve">: </w:t>
      </w:r>
      <w:r w:rsidRPr="00435DD6">
        <w:rPr>
          <w:rFonts w:ascii="Calibri" w:hAnsi="Calibri" w:cs="Calibri"/>
        </w:rPr>
        <w:t>25</w:t>
      </w:r>
      <w:r w:rsidR="003541EF">
        <w:rPr>
          <w:rFonts w:ascii="Calibri" w:hAnsi="Calibri" w:cs="Calibri"/>
        </w:rPr>
        <w:t>6</w:t>
      </w:r>
      <w:r w:rsidRPr="00435DD6">
        <w:rPr>
          <w:rFonts w:ascii="Calibri" w:hAnsi="Calibri" w:cs="Calibri"/>
        </w:rPr>
        <w:tab/>
      </w:r>
      <w:r w:rsidR="00EB0EF4">
        <w:rPr>
          <w:rFonts w:ascii="Calibri" w:hAnsi="Calibri" w:cs="Calibri"/>
        </w:rPr>
        <w:tab/>
      </w:r>
      <w:r w:rsidR="00EB0EF4">
        <w:rPr>
          <w:rFonts w:ascii="Calibri" w:hAnsi="Calibri" w:cs="Calibri"/>
        </w:rPr>
        <w:tab/>
      </w:r>
      <w:r w:rsidRPr="00435DD6">
        <w:rPr>
          <w:rFonts w:ascii="Calibri" w:hAnsi="Calibri" w:cs="Calibri"/>
          <w:b/>
          <w:bCs/>
        </w:rPr>
        <w:t>Number of visits</w:t>
      </w:r>
      <w:r w:rsidR="00FA2623" w:rsidRPr="00FA2623">
        <w:rPr>
          <w:rFonts w:ascii="Calibri" w:hAnsi="Calibri" w:cs="Calibri"/>
          <w:b/>
          <w:bCs/>
        </w:rPr>
        <w:t xml:space="preserve"> in model</w:t>
      </w:r>
      <w:r w:rsidRPr="00435DD6">
        <w:rPr>
          <w:rFonts w:ascii="Calibri" w:hAnsi="Calibri" w:cs="Calibri"/>
          <w:b/>
          <w:bCs/>
        </w:rPr>
        <w:t xml:space="preserve">: </w:t>
      </w:r>
      <w:r w:rsidR="003541EF">
        <w:rPr>
          <w:rFonts w:ascii="Calibri" w:hAnsi="Calibri" w:cs="Calibri"/>
        </w:rPr>
        <w:t>1027</w:t>
      </w:r>
    </w:p>
    <w:tbl>
      <w:tblPr>
        <w:tblW w:w="9639" w:type="dxa"/>
        <w:tblLook w:val="04A0" w:firstRow="1" w:lastRow="0" w:firstColumn="1" w:lastColumn="0" w:noHBand="0" w:noVBand="1"/>
      </w:tblPr>
      <w:tblGrid>
        <w:gridCol w:w="2835"/>
        <w:gridCol w:w="2268"/>
        <w:gridCol w:w="2268"/>
        <w:gridCol w:w="2268"/>
      </w:tblGrid>
      <w:tr w:rsidR="00FD5B73" w:rsidRPr="004F411A" w14:paraId="663F01F0" w14:textId="77777777" w:rsidTr="007721A4">
        <w:trPr>
          <w:trHeight w:val="680"/>
        </w:trPr>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DD1141" w14:textId="77777777" w:rsidR="00FD5B73" w:rsidRPr="004F411A" w:rsidRDefault="00FD5B73"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Parameter</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46EB9CF7" w14:textId="77777777" w:rsidR="00FD5B73" w:rsidRPr="004F411A" w:rsidRDefault="00FD5B73"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Estimate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57F18BF7" w14:textId="77777777" w:rsidR="00FD5B73" w:rsidRPr="004F411A" w:rsidRDefault="00FD5B73"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 xml:space="preserve">Confidence </w:t>
            </w:r>
          </w:p>
          <w:p w14:paraId="68937392" w14:textId="77777777" w:rsidR="00FD5B73" w:rsidRPr="004F411A" w:rsidRDefault="00FD5B73"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Interval</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7BC59701" w14:textId="77777777" w:rsidR="00FD5B73" w:rsidRPr="004F411A" w:rsidRDefault="00FD5B73"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Significance</w:t>
            </w:r>
          </w:p>
        </w:tc>
      </w:tr>
      <w:tr w:rsidR="00FD5B73" w:rsidRPr="004F411A" w14:paraId="272A21EC" w14:textId="77777777" w:rsidTr="007721A4">
        <w:trPr>
          <w:trHeight w:val="680"/>
        </w:trPr>
        <w:tc>
          <w:tcPr>
            <w:tcW w:w="9639" w:type="dxa"/>
            <w:gridSpan w:val="4"/>
            <w:tcBorders>
              <w:top w:val="nil"/>
              <w:left w:val="single" w:sz="4" w:space="0" w:color="auto"/>
              <w:bottom w:val="single" w:sz="4" w:space="0" w:color="auto"/>
              <w:right w:val="single" w:sz="4" w:space="0" w:color="auto"/>
            </w:tcBorders>
            <w:shd w:val="clear" w:color="auto" w:fill="auto"/>
            <w:vAlign w:val="center"/>
            <w:hideMark/>
          </w:tcPr>
          <w:p w14:paraId="35A21C72" w14:textId="33A614D6" w:rsidR="00FD5B73" w:rsidRPr="004F411A" w:rsidRDefault="00FD5B73" w:rsidP="00435EAD">
            <w:pPr>
              <w:spacing w:after="0" w:line="240" w:lineRule="auto"/>
              <w:rPr>
                <w:rFonts w:ascii="Calibri" w:eastAsia="Times New Roman" w:hAnsi="Calibri" w:cs="Calibri"/>
                <w:color w:val="000000"/>
                <w:kern w:val="0"/>
                <w:lang w:eastAsia="en-GB"/>
                <w14:ligatures w14:val="none"/>
              </w:rPr>
            </w:pPr>
            <w:r w:rsidRPr="004F411A">
              <w:rPr>
                <w:rFonts w:ascii="Calibri" w:eastAsia="Times New Roman" w:hAnsi="Calibri" w:cs="Calibri"/>
                <w:b/>
                <w:bCs/>
                <w:color w:val="000000"/>
                <w:kern w:val="0"/>
                <w:lang w:eastAsia="en-GB"/>
                <w14:ligatures w14:val="none"/>
              </w:rPr>
              <w:t>Outcome: Systolic BP (Absolute values)</w:t>
            </w:r>
            <w:r w:rsidRPr="004F411A">
              <w:rPr>
                <w:rFonts w:ascii="Calibri" w:eastAsia="Times New Roman" w:hAnsi="Calibri" w:cs="Calibri"/>
                <w:color w:val="000000"/>
                <w:kern w:val="0"/>
                <w:lang w:eastAsia="en-GB"/>
                <w14:ligatures w14:val="none"/>
              </w:rPr>
              <w:t> </w:t>
            </w:r>
          </w:p>
        </w:tc>
      </w:tr>
      <w:tr w:rsidR="007721A4" w:rsidRPr="004F411A" w14:paraId="3E162EDB"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66432C7" w14:textId="77777777" w:rsidR="007721A4" w:rsidRPr="00435DD6" w:rsidRDefault="007721A4" w:rsidP="007721A4">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bottom"/>
          </w:tcPr>
          <w:p w14:paraId="1CFCC02E" w14:textId="7F68F37D"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99.74</w:t>
            </w:r>
          </w:p>
        </w:tc>
        <w:tc>
          <w:tcPr>
            <w:tcW w:w="2268" w:type="dxa"/>
            <w:tcBorders>
              <w:top w:val="nil"/>
              <w:left w:val="nil"/>
              <w:bottom w:val="single" w:sz="4" w:space="0" w:color="auto"/>
              <w:right w:val="single" w:sz="4" w:space="0" w:color="auto"/>
            </w:tcBorders>
            <w:shd w:val="clear" w:color="auto" w:fill="auto"/>
            <w:noWrap/>
            <w:vAlign w:val="bottom"/>
          </w:tcPr>
          <w:p w14:paraId="27656DEB" w14:textId="70606B3F"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88.17 to 111.30</w:t>
            </w:r>
          </w:p>
        </w:tc>
        <w:tc>
          <w:tcPr>
            <w:tcW w:w="2268" w:type="dxa"/>
            <w:tcBorders>
              <w:top w:val="nil"/>
              <w:left w:val="nil"/>
              <w:bottom w:val="single" w:sz="4" w:space="0" w:color="auto"/>
              <w:right w:val="single" w:sz="4" w:space="0" w:color="auto"/>
            </w:tcBorders>
            <w:shd w:val="clear" w:color="auto" w:fill="auto"/>
            <w:noWrap/>
            <w:vAlign w:val="bottom"/>
          </w:tcPr>
          <w:p w14:paraId="7936959A" w14:textId="2D117762"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7721A4" w:rsidRPr="004F411A" w14:paraId="0E66C832"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4104F69" w14:textId="77777777" w:rsidR="007721A4" w:rsidRPr="00435DD6" w:rsidRDefault="007721A4" w:rsidP="007721A4">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bottom"/>
          </w:tcPr>
          <w:p w14:paraId="30C376C4" w14:textId="3F9E2346"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1.4</w:t>
            </w:r>
            <w:r w:rsidR="00F1341C">
              <w:rPr>
                <w:rFonts w:ascii="Aptos Narrow" w:hAnsi="Aptos Narrow"/>
                <w:color w:val="000000"/>
              </w:rPr>
              <w:t>0</w:t>
            </w:r>
          </w:p>
        </w:tc>
        <w:tc>
          <w:tcPr>
            <w:tcW w:w="2268" w:type="dxa"/>
            <w:tcBorders>
              <w:top w:val="nil"/>
              <w:left w:val="nil"/>
              <w:bottom w:val="single" w:sz="4" w:space="0" w:color="auto"/>
              <w:right w:val="single" w:sz="4" w:space="0" w:color="auto"/>
            </w:tcBorders>
            <w:shd w:val="clear" w:color="auto" w:fill="auto"/>
            <w:noWrap/>
            <w:vAlign w:val="bottom"/>
          </w:tcPr>
          <w:p w14:paraId="55B00E59" w14:textId="0C12FCD5"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-0.44 to 3.24</w:t>
            </w:r>
          </w:p>
        </w:tc>
        <w:tc>
          <w:tcPr>
            <w:tcW w:w="2268" w:type="dxa"/>
            <w:tcBorders>
              <w:top w:val="nil"/>
              <w:left w:val="nil"/>
              <w:bottom w:val="single" w:sz="4" w:space="0" w:color="auto"/>
              <w:right w:val="single" w:sz="4" w:space="0" w:color="auto"/>
            </w:tcBorders>
            <w:shd w:val="clear" w:color="auto" w:fill="auto"/>
            <w:noWrap/>
            <w:vAlign w:val="bottom"/>
          </w:tcPr>
          <w:p w14:paraId="5E2361AB" w14:textId="1C43B7F8"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7721A4" w:rsidRPr="004F411A" w14:paraId="7DE41B3A"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81AEF4C" w14:textId="77777777" w:rsidR="007721A4" w:rsidRPr="00435DD6" w:rsidRDefault="007721A4" w:rsidP="007721A4">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bottom"/>
          </w:tcPr>
          <w:p w14:paraId="5C5AF4E0" w14:textId="2C18A2E4"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-7.35</w:t>
            </w:r>
          </w:p>
        </w:tc>
        <w:tc>
          <w:tcPr>
            <w:tcW w:w="2268" w:type="dxa"/>
            <w:tcBorders>
              <w:top w:val="nil"/>
              <w:left w:val="nil"/>
              <w:bottom w:val="single" w:sz="4" w:space="0" w:color="auto"/>
              <w:right w:val="single" w:sz="4" w:space="0" w:color="auto"/>
            </w:tcBorders>
            <w:shd w:val="clear" w:color="auto" w:fill="auto"/>
            <w:noWrap/>
            <w:vAlign w:val="bottom"/>
          </w:tcPr>
          <w:p w14:paraId="28710D0B" w14:textId="5F938FA0"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-10.05 to -4.65</w:t>
            </w:r>
          </w:p>
        </w:tc>
        <w:tc>
          <w:tcPr>
            <w:tcW w:w="2268" w:type="dxa"/>
            <w:tcBorders>
              <w:top w:val="nil"/>
              <w:left w:val="nil"/>
              <w:bottom w:val="single" w:sz="4" w:space="0" w:color="auto"/>
              <w:right w:val="single" w:sz="4" w:space="0" w:color="auto"/>
            </w:tcBorders>
            <w:shd w:val="clear" w:color="auto" w:fill="auto"/>
            <w:noWrap/>
            <w:vAlign w:val="bottom"/>
          </w:tcPr>
          <w:p w14:paraId="140E2668" w14:textId="758C8FA4"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7721A4" w:rsidRPr="004F411A" w14:paraId="7BEE1F6C"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2F569CC" w14:textId="77777777" w:rsidR="007721A4" w:rsidRPr="00435DD6" w:rsidRDefault="007721A4" w:rsidP="007721A4">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bottom"/>
          </w:tcPr>
          <w:p w14:paraId="0BE875FA" w14:textId="5CBC72CE"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0.17</w:t>
            </w:r>
          </w:p>
        </w:tc>
        <w:tc>
          <w:tcPr>
            <w:tcW w:w="2268" w:type="dxa"/>
            <w:tcBorders>
              <w:top w:val="nil"/>
              <w:left w:val="nil"/>
              <w:bottom w:val="single" w:sz="4" w:space="0" w:color="auto"/>
              <w:right w:val="single" w:sz="4" w:space="0" w:color="auto"/>
            </w:tcBorders>
            <w:shd w:val="clear" w:color="auto" w:fill="auto"/>
            <w:noWrap/>
            <w:vAlign w:val="bottom"/>
          </w:tcPr>
          <w:p w14:paraId="7002BA81" w14:textId="2E2B9F41"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-0.66 to 1.01</w:t>
            </w:r>
          </w:p>
        </w:tc>
        <w:tc>
          <w:tcPr>
            <w:tcW w:w="2268" w:type="dxa"/>
            <w:tcBorders>
              <w:top w:val="nil"/>
              <w:left w:val="nil"/>
              <w:bottom w:val="single" w:sz="4" w:space="0" w:color="auto"/>
              <w:right w:val="single" w:sz="4" w:space="0" w:color="auto"/>
            </w:tcBorders>
            <w:shd w:val="clear" w:color="auto" w:fill="auto"/>
            <w:noWrap/>
            <w:vAlign w:val="bottom"/>
          </w:tcPr>
          <w:p w14:paraId="33B9DA07" w14:textId="21E19B05"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7721A4" w:rsidRPr="004F411A" w14:paraId="6B1F7AD3"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9386D1D" w14:textId="77777777" w:rsidR="007721A4" w:rsidRPr="00435DD6" w:rsidRDefault="007721A4" w:rsidP="007721A4">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bottom"/>
          </w:tcPr>
          <w:p w14:paraId="04BEED8C" w14:textId="480BABA6"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-0.05</w:t>
            </w:r>
          </w:p>
        </w:tc>
        <w:tc>
          <w:tcPr>
            <w:tcW w:w="2268" w:type="dxa"/>
            <w:tcBorders>
              <w:top w:val="nil"/>
              <w:left w:val="nil"/>
              <w:bottom w:val="single" w:sz="4" w:space="0" w:color="auto"/>
              <w:right w:val="single" w:sz="4" w:space="0" w:color="auto"/>
            </w:tcBorders>
            <w:shd w:val="clear" w:color="auto" w:fill="auto"/>
            <w:noWrap/>
            <w:vAlign w:val="bottom"/>
          </w:tcPr>
          <w:p w14:paraId="2BABB8A7" w14:textId="46E59B7A"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-0.20 to 0.09</w:t>
            </w:r>
          </w:p>
        </w:tc>
        <w:tc>
          <w:tcPr>
            <w:tcW w:w="2268" w:type="dxa"/>
            <w:tcBorders>
              <w:top w:val="nil"/>
              <w:left w:val="nil"/>
              <w:bottom w:val="single" w:sz="4" w:space="0" w:color="auto"/>
              <w:right w:val="single" w:sz="4" w:space="0" w:color="auto"/>
            </w:tcBorders>
            <w:shd w:val="clear" w:color="auto" w:fill="auto"/>
            <w:noWrap/>
            <w:vAlign w:val="bottom"/>
          </w:tcPr>
          <w:p w14:paraId="75D79942" w14:textId="3B192C3C"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7721A4" w:rsidRPr="004F411A" w14:paraId="7477D41A"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1B7E89D" w14:textId="77777777" w:rsidR="007721A4" w:rsidRPr="00435DD6" w:rsidRDefault="007721A4" w:rsidP="007721A4">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bottom"/>
          </w:tcPr>
          <w:p w14:paraId="7763A187" w14:textId="53374236"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0.35</w:t>
            </w:r>
          </w:p>
        </w:tc>
        <w:tc>
          <w:tcPr>
            <w:tcW w:w="2268" w:type="dxa"/>
            <w:tcBorders>
              <w:top w:val="nil"/>
              <w:left w:val="nil"/>
              <w:bottom w:val="single" w:sz="4" w:space="0" w:color="auto"/>
              <w:right w:val="single" w:sz="4" w:space="0" w:color="auto"/>
            </w:tcBorders>
            <w:shd w:val="clear" w:color="auto" w:fill="auto"/>
            <w:noWrap/>
            <w:vAlign w:val="bottom"/>
          </w:tcPr>
          <w:p w14:paraId="4438B7B9" w14:textId="0723407E"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0.11 to 0.58</w:t>
            </w:r>
          </w:p>
        </w:tc>
        <w:tc>
          <w:tcPr>
            <w:tcW w:w="2268" w:type="dxa"/>
            <w:tcBorders>
              <w:top w:val="nil"/>
              <w:left w:val="nil"/>
              <w:bottom w:val="single" w:sz="4" w:space="0" w:color="auto"/>
              <w:right w:val="single" w:sz="4" w:space="0" w:color="auto"/>
            </w:tcBorders>
            <w:shd w:val="clear" w:color="auto" w:fill="auto"/>
            <w:noWrap/>
            <w:vAlign w:val="bottom"/>
          </w:tcPr>
          <w:p w14:paraId="4EECFB77" w14:textId="2EE36C2E"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7721A4" w:rsidRPr="004F411A" w14:paraId="1FD15164"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410DB6A" w14:textId="77777777" w:rsidR="007721A4" w:rsidRPr="004457AE" w:rsidRDefault="007721A4" w:rsidP="007721A4">
            <w:pPr>
              <w:spacing w:after="0" w:line="240" w:lineRule="auto"/>
              <w:rPr>
                <w:rFonts w:ascii="Calibri" w:eastAsia="Times New Roman" w:hAnsi="Calibri" w:cs="Calibri"/>
                <w:b/>
                <w:bCs/>
                <w:color w:val="000000"/>
                <w:kern w:val="0"/>
                <w:lang w:val="sv-SE" w:eastAsia="en-GB"/>
                <w14:ligatures w14:val="none"/>
              </w:rPr>
            </w:pPr>
            <w:r w:rsidRPr="004457AE">
              <w:rPr>
                <w:rFonts w:ascii="Calibri" w:eastAsia="Times New Roman" w:hAnsi="Calibri" w:cs="Calibri"/>
                <w:b/>
                <w:bCs/>
                <w:color w:val="000000"/>
                <w:kern w:val="0"/>
                <w:lang w:val="sv-SE" w:eastAsia="en-GB"/>
                <w14:ligatures w14:val="none"/>
              </w:rPr>
              <w:t>ln renin (ln(µIU/ml))</w:t>
            </w:r>
          </w:p>
        </w:tc>
        <w:tc>
          <w:tcPr>
            <w:tcW w:w="2268" w:type="dxa"/>
            <w:tcBorders>
              <w:top w:val="nil"/>
              <w:left w:val="nil"/>
              <w:bottom w:val="single" w:sz="4" w:space="0" w:color="auto"/>
              <w:right w:val="single" w:sz="4" w:space="0" w:color="auto"/>
            </w:tcBorders>
            <w:shd w:val="clear" w:color="auto" w:fill="auto"/>
            <w:noWrap/>
            <w:vAlign w:val="bottom"/>
          </w:tcPr>
          <w:p w14:paraId="05BE2FA1" w14:textId="5AB58CF5"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-1.13</w:t>
            </w:r>
          </w:p>
        </w:tc>
        <w:tc>
          <w:tcPr>
            <w:tcW w:w="2268" w:type="dxa"/>
            <w:tcBorders>
              <w:top w:val="nil"/>
              <w:left w:val="nil"/>
              <w:bottom w:val="single" w:sz="4" w:space="0" w:color="auto"/>
              <w:right w:val="single" w:sz="4" w:space="0" w:color="auto"/>
            </w:tcBorders>
            <w:shd w:val="clear" w:color="auto" w:fill="auto"/>
            <w:noWrap/>
            <w:vAlign w:val="bottom"/>
          </w:tcPr>
          <w:p w14:paraId="6C35D6DA" w14:textId="5BF3549C"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-1.71 to -0.54</w:t>
            </w:r>
          </w:p>
        </w:tc>
        <w:tc>
          <w:tcPr>
            <w:tcW w:w="2268" w:type="dxa"/>
            <w:tcBorders>
              <w:top w:val="nil"/>
              <w:left w:val="nil"/>
              <w:bottom w:val="single" w:sz="4" w:space="0" w:color="auto"/>
              <w:right w:val="single" w:sz="4" w:space="0" w:color="auto"/>
            </w:tcBorders>
            <w:shd w:val="clear" w:color="auto" w:fill="auto"/>
            <w:noWrap/>
            <w:vAlign w:val="bottom"/>
          </w:tcPr>
          <w:p w14:paraId="68805F35" w14:textId="57B3CF4C"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FD5B73" w:rsidRPr="001702C7" w14:paraId="255E611C" w14:textId="77777777" w:rsidTr="007721A4">
        <w:trPr>
          <w:trHeight w:val="680"/>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1C64D6A" w14:textId="77777777" w:rsidR="003D7DB9" w:rsidRPr="00435DD6" w:rsidRDefault="00FD5B73" w:rsidP="007F1C38">
            <w:pPr>
              <w:spacing w:after="0" w:line="240" w:lineRule="auto"/>
              <w:jc w:val="center"/>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 xml:space="preserve">SD of random slope | random </w:t>
            </w:r>
            <w:proofErr w:type="gramStart"/>
            <w:r w:rsidRPr="00435DD6">
              <w:rPr>
                <w:rFonts w:ascii="Calibri" w:eastAsia="Times New Roman" w:hAnsi="Calibri" w:cs="Calibri"/>
                <w:b/>
                <w:bCs/>
                <w:color w:val="000000"/>
                <w:kern w:val="0"/>
                <w:lang w:eastAsia="en-GB"/>
                <w14:ligatures w14:val="none"/>
              </w:rPr>
              <w:t>intercept</w:t>
            </w:r>
            <w:r w:rsidR="0038075A" w:rsidRPr="00435DD6">
              <w:rPr>
                <w:rFonts w:ascii="Calibri" w:eastAsia="Times New Roman" w:hAnsi="Calibri" w:cs="Calibri"/>
                <w:b/>
                <w:bCs/>
                <w:color w:val="000000"/>
                <w:kern w:val="0"/>
                <w:lang w:eastAsia="en-GB"/>
                <w14:ligatures w14:val="none"/>
              </w:rPr>
              <w:t xml:space="preserve"> :</w:t>
            </w:r>
            <w:proofErr w:type="gramEnd"/>
            <w:r w:rsidR="0038075A" w:rsidRPr="00435DD6">
              <w:rPr>
                <w:rFonts w:ascii="Calibri" w:eastAsia="Times New Roman" w:hAnsi="Calibri" w:cs="Calibri"/>
                <w:b/>
                <w:bCs/>
                <w:color w:val="000000"/>
                <w:kern w:val="0"/>
                <w:lang w:eastAsia="en-GB"/>
                <w14:ligatures w14:val="none"/>
              </w:rPr>
              <w:t xml:space="preserve"> </w:t>
            </w:r>
          </w:p>
          <w:p w14:paraId="07D4C8E9" w14:textId="0D4B1DDB" w:rsidR="00FD5B73" w:rsidRPr="00435DD6" w:rsidRDefault="007721A4" w:rsidP="003D7DB9">
            <w:pPr>
              <w:spacing w:after="0" w:line="240" w:lineRule="auto"/>
              <w:jc w:val="center"/>
              <w:rPr>
                <w:rFonts w:ascii="Calibri" w:eastAsia="Times New Roman" w:hAnsi="Calibri" w:cs="Calibri"/>
                <w:color w:val="000000"/>
                <w:kern w:val="0"/>
                <w:lang w:eastAsia="en-GB"/>
                <w14:ligatures w14:val="none"/>
              </w:rPr>
            </w:pPr>
            <w:r w:rsidRPr="007721A4">
              <w:rPr>
                <w:rFonts w:ascii="Calibri" w:eastAsia="Times New Roman" w:hAnsi="Calibri" w:cs="Calibri"/>
                <w:color w:val="000000"/>
                <w:kern w:val="0"/>
                <w:lang w:eastAsia="en-GB"/>
                <w14:ligatures w14:val="none"/>
              </w:rPr>
              <w:t>0.95 | 8.27</w:t>
            </w:r>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5EDF145" w14:textId="77777777" w:rsidR="00E52AE7" w:rsidRPr="004457AE" w:rsidRDefault="00FD5B73" w:rsidP="003D7DB9">
            <w:pPr>
              <w:spacing w:after="0" w:line="240" w:lineRule="auto"/>
              <w:jc w:val="center"/>
              <w:rPr>
                <w:rFonts w:ascii="Calibri" w:eastAsia="Times New Roman" w:hAnsi="Calibri" w:cs="Calibri"/>
                <w:b/>
                <w:bCs/>
                <w:color w:val="000000"/>
                <w:kern w:val="0"/>
                <w:lang w:val="pl-PL" w:eastAsia="en-GB"/>
                <w14:ligatures w14:val="none"/>
              </w:rPr>
            </w:pPr>
            <w:r w:rsidRPr="004457AE">
              <w:rPr>
                <w:rFonts w:ascii="Calibri" w:eastAsia="Times New Roman" w:hAnsi="Calibri" w:cs="Calibri"/>
                <w:b/>
                <w:bCs/>
                <w:color w:val="000000"/>
                <w:kern w:val="0"/>
                <w:lang w:val="pl-PL" w:eastAsia="en-GB"/>
                <w14:ligatures w14:val="none"/>
              </w:rPr>
              <w:t>R</w:t>
            </w:r>
            <w:r w:rsidRPr="004457AE">
              <w:rPr>
                <w:rFonts w:ascii="Calibri" w:eastAsia="Times New Roman" w:hAnsi="Calibri" w:cs="Calibri"/>
                <w:b/>
                <w:bCs/>
                <w:color w:val="000000"/>
                <w:kern w:val="0"/>
                <w:vertAlign w:val="superscript"/>
                <w:lang w:val="pl-PL" w:eastAsia="en-GB"/>
                <w14:ligatures w14:val="none"/>
              </w:rPr>
              <w:t>2</w:t>
            </w:r>
            <w:r w:rsidRPr="004457AE">
              <w:rPr>
                <w:rFonts w:ascii="Calibri" w:eastAsia="Times New Roman" w:hAnsi="Calibri" w:cs="Calibri"/>
                <w:b/>
                <w:bCs/>
                <w:color w:val="000000"/>
                <w:kern w:val="0"/>
                <w:lang w:val="pl-PL" w:eastAsia="en-GB"/>
                <w14:ligatures w14:val="none"/>
              </w:rPr>
              <w:t xml:space="preserve"> systolic BP (95% CI) : </w:t>
            </w:r>
          </w:p>
          <w:p w14:paraId="0345BC88" w14:textId="6DE4BD35" w:rsidR="00FD5B73" w:rsidRPr="004457AE" w:rsidRDefault="007721A4" w:rsidP="003D7DB9">
            <w:pPr>
              <w:spacing w:after="0" w:line="240" w:lineRule="auto"/>
              <w:jc w:val="center"/>
              <w:rPr>
                <w:rFonts w:ascii="Calibri" w:eastAsia="Times New Roman" w:hAnsi="Calibri" w:cs="Calibri"/>
                <w:color w:val="000000"/>
                <w:kern w:val="0"/>
                <w:lang w:val="pl-PL" w:eastAsia="en-GB"/>
                <w14:ligatures w14:val="none"/>
              </w:rPr>
            </w:pPr>
            <w:r w:rsidRPr="007721A4">
              <w:rPr>
                <w:rFonts w:ascii="Calibri" w:eastAsia="Times New Roman" w:hAnsi="Calibri" w:cs="Calibri"/>
                <w:color w:val="000000"/>
                <w:kern w:val="0"/>
                <w:lang w:val="pl-PL" w:eastAsia="en-GB"/>
                <w14:ligatures w14:val="none"/>
              </w:rPr>
              <w:t>0.32 (0.26 to 0.39)</w:t>
            </w:r>
          </w:p>
        </w:tc>
      </w:tr>
      <w:tr w:rsidR="00FD5B73" w:rsidRPr="004F411A" w14:paraId="2AEFD7BF" w14:textId="77777777" w:rsidTr="007721A4">
        <w:trPr>
          <w:trHeight w:val="680"/>
        </w:trPr>
        <w:tc>
          <w:tcPr>
            <w:tcW w:w="9639" w:type="dxa"/>
            <w:gridSpan w:val="4"/>
            <w:tcBorders>
              <w:top w:val="nil"/>
              <w:left w:val="single" w:sz="4" w:space="0" w:color="auto"/>
              <w:bottom w:val="single" w:sz="4" w:space="0" w:color="auto"/>
              <w:right w:val="single" w:sz="4" w:space="0" w:color="auto"/>
            </w:tcBorders>
            <w:shd w:val="clear" w:color="auto" w:fill="auto"/>
            <w:noWrap/>
            <w:vAlign w:val="center"/>
            <w:hideMark/>
          </w:tcPr>
          <w:p w14:paraId="4C5318EB" w14:textId="503F4577" w:rsidR="00FD5B73" w:rsidRPr="00435DD6" w:rsidRDefault="00FD5B73" w:rsidP="00261A6A">
            <w:pPr>
              <w:spacing w:after="0" w:line="240" w:lineRule="auto"/>
              <w:rPr>
                <w:rFonts w:ascii="Calibri" w:eastAsia="Times New Roman" w:hAnsi="Calibri" w:cs="Calibri"/>
                <w:color w:val="000000"/>
                <w:kern w:val="0"/>
                <w:lang w:eastAsia="en-GB"/>
                <w14:ligatures w14:val="none"/>
              </w:rPr>
            </w:pPr>
            <w:r w:rsidRPr="00435DD6">
              <w:rPr>
                <w:rFonts w:ascii="Calibri" w:eastAsia="Times New Roman" w:hAnsi="Calibri" w:cs="Calibri"/>
                <w:b/>
                <w:bCs/>
                <w:color w:val="000000"/>
                <w:kern w:val="0"/>
                <w:lang w:eastAsia="en-GB"/>
                <w14:ligatures w14:val="none"/>
              </w:rPr>
              <w:t>Outcome: Diastolic BP (Absolute values) </w:t>
            </w:r>
            <w:r w:rsidRPr="00435DD6">
              <w:rPr>
                <w:rFonts w:ascii="Calibri" w:eastAsia="Times New Roman" w:hAnsi="Calibri" w:cs="Calibri"/>
                <w:color w:val="000000"/>
                <w:kern w:val="0"/>
                <w:lang w:eastAsia="en-GB"/>
                <w14:ligatures w14:val="none"/>
              </w:rPr>
              <w:t> </w:t>
            </w:r>
          </w:p>
        </w:tc>
      </w:tr>
      <w:tr w:rsidR="007721A4" w:rsidRPr="004F411A" w14:paraId="0B4F97DA"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E349533" w14:textId="77777777" w:rsidR="007721A4" w:rsidRPr="00435DD6" w:rsidRDefault="007721A4" w:rsidP="007721A4">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bottom"/>
          </w:tcPr>
          <w:p w14:paraId="524CA50F" w14:textId="623D593E"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61.28</w:t>
            </w:r>
          </w:p>
        </w:tc>
        <w:tc>
          <w:tcPr>
            <w:tcW w:w="2268" w:type="dxa"/>
            <w:tcBorders>
              <w:top w:val="nil"/>
              <w:left w:val="nil"/>
              <w:bottom w:val="single" w:sz="4" w:space="0" w:color="auto"/>
              <w:right w:val="single" w:sz="4" w:space="0" w:color="auto"/>
            </w:tcBorders>
            <w:shd w:val="clear" w:color="auto" w:fill="auto"/>
            <w:noWrap/>
            <w:vAlign w:val="bottom"/>
          </w:tcPr>
          <w:p w14:paraId="616520FD" w14:textId="40843BF5"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54.33 to 68.24</w:t>
            </w:r>
          </w:p>
        </w:tc>
        <w:tc>
          <w:tcPr>
            <w:tcW w:w="2268" w:type="dxa"/>
            <w:tcBorders>
              <w:top w:val="nil"/>
              <w:left w:val="nil"/>
              <w:bottom w:val="single" w:sz="4" w:space="0" w:color="auto"/>
              <w:right w:val="single" w:sz="4" w:space="0" w:color="auto"/>
            </w:tcBorders>
            <w:shd w:val="clear" w:color="auto" w:fill="auto"/>
            <w:noWrap/>
            <w:vAlign w:val="bottom"/>
          </w:tcPr>
          <w:p w14:paraId="7FAF835E" w14:textId="04819755"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7721A4" w:rsidRPr="004F411A" w14:paraId="5BF492AD"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07812C7D" w14:textId="77777777" w:rsidR="007721A4" w:rsidRPr="00435DD6" w:rsidRDefault="007721A4" w:rsidP="007721A4">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bottom"/>
          </w:tcPr>
          <w:p w14:paraId="019463EC" w14:textId="1E4AAB1E"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0.63</w:t>
            </w:r>
          </w:p>
        </w:tc>
        <w:tc>
          <w:tcPr>
            <w:tcW w:w="2268" w:type="dxa"/>
            <w:tcBorders>
              <w:top w:val="nil"/>
              <w:left w:val="nil"/>
              <w:bottom w:val="single" w:sz="4" w:space="0" w:color="auto"/>
              <w:right w:val="single" w:sz="4" w:space="0" w:color="auto"/>
            </w:tcBorders>
            <w:shd w:val="clear" w:color="auto" w:fill="auto"/>
            <w:noWrap/>
            <w:vAlign w:val="bottom"/>
          </w:tcPr>
          <w:p w14:paraId="34CA042A" w14:textId="18F69E9A"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-1.00 to 2.26</w:t>
            </w:r>
          </w:p>
        </w:tc>
        <w:tc>
          <w:tcPr>
            <w:tcW w:w="2268" w:type="dxa"/>
            <w:tcBorders>
              <w:top w:val="nil"/>
              <w:left w:val="nil"/>
              <w:bottom w:val="single" w:sz="4" w:space="0" w:color="auto"/>
              <w:right w:val="single" w:sz="4" w:space="0" w:color="auto"/>
            </w:tcBorders>
            <w:shd w:val="clear" w:color="auto" w:fill="auto"/>
            <w:noWrap/>
            <w:vAlign w:val="bottom"/>
          </w:tcPr>
          <w:p w14:paraId="450E9846" w14:textId="1CDA0E9C"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7721A4" w:rsidRPr="004F411A" w14:paraId="5F5E93CF"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0ABE5E4" w14:textId="77777777" w:rsidR="007721A4" w:rsidRPr="00435DD6" w:rsidRDefault="007721A4" w:rsidP="007721A4">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bottom"/>
          </w:tcPr>
          <w:p w14:paraId="6D9F3D02" w14:textId="597F3CA5"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-2.54</w:t>
            </w:r>
          </w:p>
        </w:tc>
        <w:tc>
          <w:tcPr>
            <w:tcW w:w="2268" w:type="dxa"/>
            <w:tcBorders>
              <w:top w:val="nil"/>
              <w:left w:val="nil"/>
              <w:bottom w:val="single" w:sz="4" w:space="0" w:color="auto"/>
              <w:right w:val="single" w:sz="4" w:space="0" w:color="auto"/>
            </w:tcBorders>
            <w:shd w:val="clear" w:color="auto" w:fill="auto"/>
            <w:noWrap/>
            <w:vAlign w:val="bottom"/>
          </w:tcPr>
          <w:p w14:paraId="10F4661F" w14:textId="02A9D660"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-4.51 to -0.57</w:t>
            </w:r>
          </w:p>
        </w:tc>
        <w:tc>
          <w:tcPr>
            <w:tcW w:w="2268" w:type="dxa"/>
            <w:tcBorders>
              <w:top w:val="nil"/>
              <w:left w:val="nil"/>
              <w:bottom w:val="single" w:sz="4" w:space="0" w:color="auto"/>
              <w:right w:val="single" w:sz="4" w:space="0" w:color="auto"/>
            </w:tcBorders>
            <w:shd w:val="clear" w:color="auto" w:fill="auto"/>
            <w:noWrap/>
            <w:vAlign w:val="bottom"/>
          </w:tcPr>
          <w:p w14:paraId="0AFE786D" w14:textId="57796ED7"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7721A4" w:rsidRPr="004F411A" w14:paraId="6576C54D"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A595E77" w14:textId="77777777" w:rsidR="007721A4" w:rsidRPr="00435DD6" w:rsidRDefault="007721A4" w:rsidP="007721A4">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bottom"/>
          </w:tcPr>
          <w:p w14:paraId="6189D525" w14:textId="174473BD"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-0.02</w:t>
            </w:r>
          </w:p>
        </w:tc>
        <w:tc>
          <w:tcPr>
            <w:tcW w:w="2268" w:type="dxa"/>
            <w:tcBorders>
              <w:top w:val="nil"/>
              <w:left w:val="nil"/>
              <w:bottom w:val="single" w:sz="4" w:space="0" w:color="auto"/>
              <w:right w:val="single" w:sz="4" w:space="0" w:color="auto"/>
            </w:tcBorders>
            <w:shd w:val="clear" w:color="auto" w:fill="auto"/>
            <w:noWrap/>
            <w:vAlign w:val="bottom"/>
          </w:tcPr>
          <w:p w14:paraId="7FC2C514" w14:textId="60FD7593"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-0.66 to 0.61</w:t>
            </w:r>
          </w:p>
        </w:tc>
        <w:tc>
          <w:tcPr>
            <w:tcW w:w="2268" w:type="dxa"/>
            <w:tcBorders>
              <w:top w:val="nil"/>
              <w:left w:val="nil"/>
              <w:bottom w:val="single" w:sz="4" w:space="0" w:color="auto"/>
              <w:right w:val="single" w:sz="4" w:space="0" w:color="auto"/>
            </w:tcBorders>
            <w:shd w:val="clear" w:color="auto" w:fill="auto"/>
            <w:noWrap/>
            <w:vAlign w:val="bottom"/>
          </w:tcPr>
          <w:p w14:paraId="6E0F8BE5" w14:textId="0B515065"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7721A4" w:rsidRPr="004F411A" w14:paraId="02901799"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87C1795" w14:textId="77777777" w:rsidR="007721A4" w:rsidRPr="00435DD6" w:rsidRDefault="007721A4" w:rsidP="007721A4">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bottom"/>
          </w:tcPr>
          <w:p w14:paraId="6BA1653A" w14:textId="6961095B"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-0.02</w:t>
            </w:r>
          </w:p>
        </w:tc>
        <w:tc>
          <w:tcPr>
            <w:tcW w:w="2268" w:type="dxa"/>
            <w:tcBorders>
              <w:top w:val="nil"/>
              <w:left w:val="nil"/>
              <w:bottom w:val="single" w:sz="4" w:space="0" w:color="auto"/>
              <w:right w:val="single" w:sz="4" w:space="0" w:color="auto"/>
            </w:tcBorders>
            <w:shd w:val="clear" w:color="auto" w:fill="auto"/>
            <w:noWrap/>
            <w:vAlign w:val="bottom"/>
          </w:tcPr>
          <w:p w14:paraId="29B54175" w14:textId="7C9A4A03"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-0.10 to 0.07</w:t>
            </w:r>
          </w:p>
        </w:tc>
        <w:tc>
          <w:tcPr>
            <w:tcW w:w="2268" w:type="dxa"/>
            <w:tcBorders>
              <w:top w:val="nil"/>
              <w:left w:val="nil"/>
              <w:bottom w:val="single" w:sz="4" w:space="0" w:color="auto"/>
              <w:right w:val="single" w:sz="4" w:space="0" w:color="auto"/>
            </w:tcBorders>
            <w:shd w:val="clear" w:color="auto" w:fill="auto"/>
            <w:noWrap/>
            <w:vAlign w:val="bottom"/>
          </w:tcPr>
          <w:p w14:paraId="299CE1D3" w14:textId="262B8C9E"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7721A4" w:rsidRPr="004F411A" w14:paraId="531F214E"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CE6080B" w14:textId="77777777" w:rsidR="007721A4" w:rsidRPr="00435DD6" w:rsidRDefault="007721A4" w:rsidP="007721A4">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bottom"/>
          </w:tcPr>
          <w:p w14:paraId="4FCF886E" w14:textId="468083FF"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0.16</w:t>
            </w:r>
          </w:p>
        </w:tc>
        <w:tc>
          <w:tcPr>
            <w:tcW w:w="2268" w:type="dxa"/>
            <w:tcBorders>
              <w:top w:val="nil"/>
              <w:left w:val="nil"/>
              <w:bottom w:val="single" w:sz="4" w:space="0" w:color="auto"/>
              <w:right w:val="single" w:sz="4" w:space="0" w:color="auto"/>
            </w:tcBorders>
            <w:shd w:val="clear" w:color="auto" w:fill="auto"/>
            <w:noWrap/>
            <w:vAlign w:val="bottom"/>
          </w:tcPr>
          <w:p w14:paraId="67B1CD3C" w14:textId="2AA977E2"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0.05 to 0.26</w:t>
            </w:r>
          </w:p>
        </w:tc>
        <w:tc>
          <w:tcPr>
            <w:tcW w:w="2268" w:type="dxa"/>
            <w:tcBorders>
              <w:top w:val="nil"/>
              <w:left w:val="nil"/>
              <w:bottom w:val="single" w:sz="4" w:space="0" w:color="auto"/>
              <w:right w:val="single" w:sz="4" w:space="0" w:color="auto"/>
            </w:tcBorders>
            <w:shd w:val="clear" w:color="auto" w:fill="auto"/>
            <w:noWrap/>
            <w:vAlign w:val="bottom"/>
          </w:tcPr>
          <w:p w14:paraId="2B1B5881" w14:textId="7874F80C"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7721A4" w:rsidRPr="004F411A" w14:paraId="457D7225"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C4DA25F" w14:textId="77777777" w:rsidR="007721A4" w:rsidRPr="004457AE" w:rsidRDefault="007721A4" w:rsidP="007721A4">
            <w:pPr>
              <w:spacing w:after="0" w:line="240" w:lineRule="auto"/>
              <w:rPr>
                <w:rFonts w:ascii="Calibri" w:eastAsia="Times New Roman" w:hAnsi="Calibri" w:cs="Calibri"/>
                <w:b/>
                <w:bCs/>
                <w:color w:val="000000"/>
                <w:kern w:val="0"/>
                <w:lang w:val="sv-SE" w:eastAsia="en-GB"/>
                <w14:ligatures w14:val="none"/>
              </w:rPr>
            </w:pPr>
            <w:r w:rsidRPr="004457AE">
              <w:rPr>
                <w:rFonts w:ascii="Calibri" w:eastAsia="Times New Roman" w:hAnsi="Calibri" w:cs="Calibri"/>
                <w:b/>
                <w:bCs/>
                <w:color w:val="000000"/>
                <w:kern w:val="0"/>
                <w:lang w:val="sv-SE" w:eastAsia="en-GB"/>
                <w14:ligatures w14:val="none"/>
              </w:rPr>
              <w:t>ln renin (ln(µIU/ml))</w:t>
            </w:r>
          </w:p>
        </w:tc>
        <w:tc>
          <w:tcPr>
            <w:tcW w:w="2268" w:type="dxa"/>
            <w:tcBorders>
              <w:top w:val="nil"/>
              <w:left w:val="nil"/>
              <w:bottom w:val="single" w:sz="4" w:space="0" w:color="auto"/>
              <w:right w:val="single" w:sz="4" w:space="0" w:color="auto"/>
            </w:tcBorders>
            <w:shd w:val="clear" w:color="auto" w:fill="auto"/>
            <w:noWrap/>
            <w:vAlign w:val="bottom"/>
          </w:tcPr>
          <w:p w14:paraId="795B0C12" w14:textId="336439E7"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-0.8</w:t>
            </w:r>
            <w:r w:rsidR="00F1341C">
              <w:rPr>
                <w:rFonts w:ascii="Aptos Narrow" w:hAnsi="Aptos Narrow"/>
                <w:color w:val="000000"/>
              </w:rPr>
              <w:t>0</w:t>
            </w:r>
          </w:p>
        </w:tc>
        <w:tc>
          <w:tcPr>
            <w:tcW w:w="2268" w:type="dxa"/>
            <w:tcBorders>
              <w:top w:val="nil"/>
              <w:left w:val="nil"/>
              <w:bottom w:val="single" w:sz="4" w:space="0" w:color="auto"/>
              <w:right w:val="single" w:sz="4" w:space="0" w:color="auto"/>
            </w:tcBorders>
            <w:shd w:val="clear" w:color="auto" w:fill="auto"/>
            <w:noWrap/>
            <w:vAlign w:val="bottom"/>
          </w:tcPr>
          <w:p w14:paraId="34EB0E98" w14:textId="4AFAE86E"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-1.20 to -0.41</w:t>
            </w:r>
          </w:p>
        </w:tc>
        <w:tc>
          <w:tcPr>
            <w:tcW w:w="2268" w:type="dxa"/>
            <w:tcBorders>
              <w:top w:val="nil"/>
              <w:left w:val="nil"/>
              <w:bottom w:val="single" w:sz="4" w:space="0" w:color="auto"/>
              <w:right w:val="single" w:sz="4" w:space="0" w:color="auto"/>
            </w:tcBorders>
            <w:shd w:val="clear" w:color="auto" w:fill="auto"/>
            <w:noWrap/>
            <w:vAlign w:val="bottom"/>
          </w:tcPr>
          <w:p w14:paraId="389BA108" w14:textId="3E3F7504"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FD5B73" w:rsidRPr="001702C7" w14:paraId="49473F15" w14:textId="77777777" w:rsidTr="007721A4">
        <w:trPr>
          <w:trHeight w:val="680"/>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F7C5EBB" w14:textId="77777777" w:rsidR="003D7DB9" w:rsidRPr="00435DD6" w:rsidRDefault="00FD5B73" w:rsidP="007F1C38">
            <w:pPr>
              <w:spacing w:after="0" w:line="240" w:lineRule="auto"/>
              <w:jc w:val="center"/>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 xml:space="preserve">SD of random slope | random </w:t>
            </w:r>
            <w:proofErr w:type="gramStart"/>
            <w:r w:rsidRPr="00435DD6">
              <w:rPr>
                <w:rFonts w:ascii="Calibri" w:eastAsia="Times New Roman" w:hAnsi="Calibri" w:cs="Calibri"/>
                <w:b/>
                <w:bCs/>
                <w:color w:val="000000"/>
                <w:kern w:val="0"/>
                <w:lang w:eastAsia="en-GB"/>
                <w14:ligatures w14:val="none"/>
              </w:rPr>
              <w:t>intercept :</w:t>
            </w:r>
            <w:proofErr w:type="gramEnd"/>
          </w:p>
          <w:p w14:paraId="63F46B47" w14:textId="620E34C0" w:rsidR="00FD5B73" w:rsidRPr="00435DD6" w:rsidRDefault="007721A4" w:rsidP="003D7DB9">
            <w:pPr>
              <w:spacing w:after="0" w:line="240" w:lineRule="auto"/>
              <w:jc w:val="center"/>
              <w:rPr>
                <w:rFonts w:ascii="Calibri" w:eastAsia="Times New Roman" w:hAnsi="Calibri" w:cs="Calibri"/>
                <w:color w:val="000000"/>
                <w:kern w:val="0"/>
                <w:lang w:eastAsia="en-GB"/>
                <w14:ligatures w14:val="none"/>
              </w:rPr>
            </w:pPr>
            <w:r w:rsidRPr="007721A4">
              <w:rPr>
                <w:rFonts w:ascii="Calibri" w:eastAsia="Times New Roman" w:hAnsi="Calibri" w:cs="Calibri"/>
                <w:color w:val="000000"/>
                <w:kern w:val="0"/>
                <w:lang w:eastAsia="en-GB"/>
                <w14:ligatures w14:val="none"/>
              </w:rPr>
              <w:t>0.54 | 4.73</w:t>
            </w:r>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E54D1C1" w14:textId="77777777" w:rsidR="003D7DB9" w:rsidRPr="004457AE" w:rsidRDefault="00FD5B73" w:rsidP="007F1C38">
            <w:pPr>
              <w:spacing w:after="0" w:line="240" w:lineRule="auto"/>
              <w:jc w:val="center"/>
              <w:rPr>
                <w:rFonts w:ascii="Calibri" w:eastAsia="Times New Roman" w:hAnsi="Calibri" w:cs="Calibri"/>
                <w:b/>
                <w:bCs/>
                <w:color w:val="000000"/>
                <w:kern w:val="0"/>
                <w:lang w:val="pl-PL" w:eastAsia="en-GB"/>
                <w14:ligatures w14:val="none"/>
              </w:rPr>
            </w:pPr>
            <w:r w:rsidRPr="004457AE">
              <w:rPr>
                <w:rFonts w:ascii="Calibri" w:eastAsia="Times New Roman" w:hAnsi="Calibri" w:cs="Calibri"/>
                <w:b/>
                <w:bCs/>
                <w:color w:val="000000"/>
                <w:kern w:val="0"/>
                <w:lang w:val="pl-PL" w:eastAsia="en-GB"/>
                <w14:ligatures w14:val="none"/>
              </w:rPr>
              <w:t>R</w:t>
            </w:r>
            <w:r w:rsidRPr="004457AE">
              <w:rPr>
                <w:rFonts w:ascii="Calibri" w:eastAsia="Times New Roman" w:hAnsi="Calibri" w:cs="Calibri"/>
                <w:b/>
                <w:bCs/>
                <w:color w:val="000000"/>
                <w:kern w:val="0"/>
                <w:vertAlign w:val="superscript"/>
                <w:lang w:val="pl-PL" w:eastAsia="en-GB"/>
                <w14:ligatures w14:val="none"/>
              </w:rPr>
              <w:t>2</w:t>
            </w:r>
            <w:r w:rsidRPr="004457AE">
              <w:rPr>
                <w:rFonts w:ascii="Calibri" w:eastAsia="Times New Roman" w:hAnsi="Calibri" w:cs="Calibri"/>
                <w:b/>
                <w:bCs/>
                <w:color w:val="000000"/>
                <w:kern w:val="0"/>
                <w:lang w:val="pl-PL" w:eastAsia="en-GB"/>
                <w14:ligatures w14:val="none"/>
              </w:rPr>
              <w:t xml:space="preserve"> diastolic BP (95% CI) : </w:t>
            </w:r>
          </w:p>
          <w:p w14:paraId="35BA5B24" w14:textId="5FE6FEA5" w:rsidR="00FD5B73" w:rsidRPr="004457AE" w:rsidRDefault="00B0709B" w:rsidP="003D7DB9">
            <w:pPr>
              <w:spacing w:after="0" w:line="240" w:lineRule="auto"/>
              <w:jc w:val="center"/>
              <w:rPr>
                <w:rFonts w:ascii="Calibri" w:eastAsia="Times New Roman" w:hAnsi="Calibri" w:cs="Calibri"/>
                <w:color w:val="000000"/>
                <w:kern w:val="0"/>
                <w:lang w:val="pl-PL" w:eastAsia="en-GB"/>
                <w14:ligatures w14:val="none"/>
              </w:rPr>
            </w:pPr>
            <w:r w:rsidRPr="00B0709B">
              <w:rPr>
                <w:rFonts w:ascii="Calibri" w:eastAsia="Times New Roman" w:hAnsi="Calibri" w:cs="Calibri"/>
                <w:color w:val="000000"/>
                <w:kern w:val="0"/>
                <w:lang w:val="pl-PL" w:eastAsia="en-GB"/>
                <w14:ligatures w14:val="none"/>
              </w:rPr>
              <w:t>0.24 (0.17 to 0.30)</w:t>
            </w:r>
          </w:p>
        </w:tc>
      </w:tr>
    </w:tbl>
    <w:p w14:paraId="4321FFDE" w14:textId="734F9963" w:rsidR="00E86C50" w:rsidRPr="00435DD6" w:rsidRDefault="00FD5B73" w:rsidP="00E86C50">
      <w:pPr>
        <w:rPr>
          <w:rFonts w:ascii="Calibri" w:hAnsi="Calibri" w:cs="Calibri"/>
          <w:sz w:val="16"/>
          <w:szCs w:val="16"/>
        </w:rPr>
      </w:pPr>
      <w:r w:rsidRPr="00435DD6">
        <w:rPr>
          <w:rFonts w:ascii="Calibri" w:hAnsi="Calibri" w:cs="Calibri"/>
          <w:sz w:val="16"/>
          <w:szCs w:val="16"/>
        </w:rPr>
        <w:t>BP = Blood pressure; SD = Standard dev</w:t>
      </w:r>
      <w:r w:rsidR="0020410A">
        <w:rPr>
          <w:rFonts w:ascii="Calibri" w:hAnsi="Calibri" w:cs="Calibri"/>
          <w:sz w:val="16"/>
          <w:szCs w:val="16"/>
        </w:rPr>
        <w:t>i</w:t>
      </w:r>
      <w:r w:rsidRPr="00435DD6">
        <w:rPr>
          <w:rFonts w:ascii="Calibri" w:hAnsi="Calibri" w:cs="Calibri"/>
          <w:sz w:val="16"/>
          <w:szCs w:val="16"/>
        </w:rPr>
        <w:t>ation; CI = Confidence interval</w:t>
      </w:r>
      <w:r w:rsidR="00E709CD">
        <w:rPr>
          <w:rFonts w:ascii="Calibri" w:hAnsi="Calibri" w:cs="Calibri"/>
          <w:sz w:val="16"/>
          <w:szCs w:val="16"/>
        </w:rPr>
        <w:t>; NS = Not significant; * = CI does not span zero</w:t>
      </w:r>
      <w:r w:rsidR="00E709CD" w:rsidRPr="007F1C38">
        <w:rPr>
          <w:rFonts w:ascii="Calibri" w:hAnsi="Calibri" w:cs="Calibri"/>
          <w:sz w:val="16"/>
          <w:szCs w:val="16"/>
        </w:rPr>
        <w:t xml:space="preserve">. </w:t>
      </w:r>
      <w:r w:rsidR="00E709CD">
        <w:rPr>
          <w:rFonts w:ascii="Calibri" w:hAnsi="Calibri" w:cs="Calibri"/>
          <w:sz w:val="16"/>
          <w:szCs w:val="16"/>
        </w:rPr>
        <w:t>CI</w:t>
      </w:r>
      <w:r w:rsidRPr="00435DD6">
        <w:rPr>
          <w:rFonts w:ascii="Calibri" w:hAnsi="Calibri" w:cs="Calibri"/>
          <w:sz w:val="16"/>
          <w:szCs w:val="16"/>
        </w:rPr>
        <w:t xml:space="preserve"> calculated by iterating Bayesian Model using 400 iterations each through </w:t>
      </w:r>
      <w:r w:rsidR="00AD7394">
        <w:rPr>
          <w:rFonts w:ascii="Calibri" w:hAnsi="Calibri" w:cs="Calibri"/>
          <w:sz w:val="16"/>
          <w:szCs w:val="16"/>
        </w:rPr>
        <w:t>10</w:t>
      </w:r>
      <w:r w:rsidR="00AD7394" w:rsidRPr="00435DD6">
        <w:rPr>
          <w:rFonts w:ascii="Calibri" w:hAnsi="Calibri" w:cs="Calibri"/>
          <w:sz w:val="16"/>
          <w:szCs w:val="16"/>
        </w:rPr>
        <w:t xml:space="preserve"> </w:t>
      </w:r>
      <w:r w:rsidRPr="00435DD6">
        <w:rPr>
          <w:rFonts w:ascii="Calibri" w:hAnsi="Calibri" w:cs="Calibri"/>
          <w:sz w:val="16"/>
          <w:szCs w:val="16"/>
        </w:rPr>
        <w:t xml:space="preserve">bootstrap replications (sampling all data available from one patient with replacement) </w:t>
      </w:r>
      <w:r w:rsidR="00474DF6" w:rsidRPr="00435DD6">
        <w:rPr>
          <w:rFonts w:ascii="Calibri" w:hAnsi="Calibri" w:cs="Calibri"/>
          <w:sz w:val="16"/>
          <w:szCs w:val="16"/>
        </w:rPr>
        <w:t>on complete data</w:t>
      </w:r>
      <w:r w:rsidRPr="00435DD6">
        <w:rPr>
          <w:rFonts w:ascii="Calibri" w:hAnsi="Calibri" w:cs="Calibri"/>
          <w:sz w:val="16"/>
          <w:szCs w:val="16"/>
        </w:rPr>
        <w:t xml:space="preserve">. </w:t>
      </w:r>
    </w:p>
    <w:p w14:paraId="553132D1" w14:textId="526D77C2" w:rsidR="00FD5B73" w:rsidRPr="00435DD6" w:rsidRDefault="00E86C50">
      <w:pPr>
        <w:rPr>
          <w:rFonts w:ascii="Calibri" w:eastAsiaTheme="majorEastAsia" w:hAnsi="Calibri" w:cs="Calibri"/>
          <w:color w:val="0F4761" w:themeColor="accent1" w:themeShade="BF"/>
          <w:sz w:val="28"/>
          <w:szCs w:val="28"/>
        </w:rPr>
      </w:pPr>
      <w:r w:rsidRPr="00435DD6">
        <w:rPr>
          <w:rFonts w:ascii="Calibri" w:hAnsi="Calibri" w:cs="Calibri"/>
          <w:sz w:val="16"/>
          <w:szCs w:val="16"/>
        </w:rPr>
        <w:t xml:space="preserve">Conclusion of sensitivity analysis: imputation strategy is robust and leads to </w:t>
      </w:r>
      <w:r w:rsidR="00191F41" w:rsidRPr="00435DD6">
        <w:rPr>
          <w:rFonts w:ascii="Calibri" w:hAnsi="Calibri" w:cs="Calibri"/>
          <w:sz w:val="16"/>
          <w:szCs w:val="16"/>
        </w:rPr>
        <w:t>estimates of similar direction and magnitude as complete case analysis.</w:t>
      </w:r>
      <w:r w:rsidR="00FD5B73" w:rsidRPr="00435DD6">
        <w:rPr>
          <w:rFonts w:ascii="Calibri" w:hAnsi="Calibri" w:cs="Calibri"/>
        </w:rPr>
        <w:br w:type="page"/>
      </w:r>
    </w:p>
    <w:p w14:paraId="4CF7FDCB" w14:textId="6EAB1C09" w:rsidR="006F3592" w:rsidRPr="00435DD6" w:rsidRDefault="006F3592" w:rsidP="006F3592">
      <w:pPr>
        <w:pStyle w:val="Heading3"/>
        <w:rPr>
          <w:rFonts w:ascii="Calibri" w:hAnsi="Calibri" w:cs="Calibri"/>
        </w:rPr>
      </w:pPr>
      <w:r w:rsidRPr="00435DD6">
        <w:rPr>
          <w:rFonts w:ascii="Calibri" w:hAnsi="Calibri" w:cs="Calibri"/>
        </w:rPr>
        <w:lastRenderedPageBreak/>
        <w:t xml:space="preserve">Model </w:t>
      </w:r>
      <w:r w:rsidR="00FD5B73" w:rsidRPr="00435DD6">
        <w:rPr>
          <w:rFonts w:ascii="Calibri" w:hAnsi="Calibri" w:cs="Calibri"/>
        </w:rPr>
        <w:t>2</w:t>
      </w:r>
      <w:r w:rsidRPr="00435DD6">
        <w:rPr>
          <w:rFonts w:ascii="Calibri" w:hAnsi="Calibri" w:cs="Calibri"/>
        </w:rPr>
        <w:t>: Sensitivity analysis</w:t>
      </w:r>
      <w:r w:rsidR="00FD5B73" w:rsidRPr="00435DD6">
        <w:rPr>
          <w:rFonts w:ascii="Calibri" w:hAnsi="Calibri" w:cs="Calibri"/>
        </w:rPr>
        <w:t xml:space="preserve"> B: E</w:t>
      </w:r>
      <w:r w:rsidRPr="00435DD6">
        <w:rPr>
          <w:rFonts w:ascii="Calibri" w:hAnsi="Calibri" w:cs="Calibri"/>
        </w:rPr>
        <w:t>xtent to which renin predicts BP</w:t>
      </w:r>
      <w:r w:rsidR="00F71644" w:rsidRPr="00435DD6">
        <w:rPr>
          <w:rFonts w:ascii="Calibri" w:hAnsi="Calibri" w:cs="Calibri"/>
        </w:rPr>
        <w:t xml:space="preserve"> SDS</w:t>
      </w:r>
    </w:p>
    <w:p w14:paraId="43D0E445" w14:textId="648FAF36" w:rsidR="001463F8" w:rsidRPr="00435DD6" w:rsidRDefault="00EB0EF4" w:rsidP="00435DD6">
      <w:pPr>
        <w:rPr>
          <w:rFonts w:ascii="Calibri" w:hAnsi="Calibri" w:cs="Calibri"/>
        </w:rPr>
      </w:pPr>
      <w:r w:rsidRPr="00EB0EF4">
        <w:rPr>
          <w:rFonts w:ascii="Calibri" w:hAnsi="Calibri" w:cs="Calibri"/>
          <w:b/>
          <w:bCs/>
        </w:rPr>
        <w:t>Number of patients: 49</w:t>
      </w:r>
      <w:r w:rsidR="00B0709B">
        <w:rPr>
          <w:rFonts w:ascii="Calibri" w:hAnsi="Calibri" w:cs="Calibri"/>
          <w:b/>
          <w:bCs/>
        </w:rPr>
        <w:t>9</w:t>
      </w:r>
      <w:r w:rsidRPr="00EB0EF4">
        <w:rPr>
          <w:rFonts w:ascii="Calibri" w:hAnsi="Calibri" w:cs="Calibri"/>
          <w:b/>
          <w:bCs/>
        </w:rPr>
        <w:tab/>
      </w:r>
      <w:r>
        <w:rPr>
          <w:rFonts w:ascii="Calibri" w:hAnsi="Calibri" w:cs="Calibri"/>
          <w:b/>
          <w:bCs/>
        </w:rPr>
        <w:tab/>
      </w:r>
      <w:r>
        <w:rPr>
          <w:rFonts w:ascii="Calibri" w:hAnsi="Calibri" w:cs="Calibri"/>
          <w:b/>
          <w:bCs/>
        </w:rPr>
        <w:tab/>
      </w:r>
      <w:r w:rsidRPr="00EB0EF4">
        <w:rPr>
          <w:rFonts w:ascii="Calibri" w:hAnsi="Calibri" w:cs="Calibri"/>
          <w:b/>
          <w:bCs/>
        </w:rPr>
        <w:t xml:space="preserve">Number of visits: </w:t>
      </w:r>
      <w:r w:rsidR="00B0709B">
        <w:rPr>
          <w:rFonts w:ascii="Calibri" w:hAnsi="Calibri" w:cs="Calibri"/>
          <w:b/>
          <w:bCs/>
        </w:rPr>
        <w:t>4564</w:t>
      </w:r>
    </w:p>
    <w:tbl>
      <w:tblPr>
        <w:tblW w:w="8792" w:type="dxa"/>
        <w:tblLayout w:type="fixed"/>
        <w:tblLook w:val="04A0" w:firstRow="1" w:lastRow="0" w:firstColumn="1" w:lastColumn="0" w:noHBand="0" w:noVBand="1"/>
      </w:tblPr>
      <w:tblGrid>
        <w:gridCol w:w="2582"/>
        <w:gridCol w:w="2070"/>
        <w:gridCol w:w="2070"/>
        <w:gridCol w:w="2070"/>
      </w:tblGrid>
      <w:tr w:rsidR="001463F8" w:rsidRPr="004F411A" w14:paraId="5C569751" w14:textId="77777777" w:rsidTr="00435EAD">
        <w:trPr>
          <w:trHeight w:val="680"/>
        </w:trPr>
        <w:tc>
          <w:tcPr>
            <w:tcW w:w="25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6E2CB" w14:textId="77777777" w:rsidR="001463F8" w:rsidRPr="004F411A" w:rsidRDefault="001463F8" w:rsidP="001463F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Parameter</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03B764AF" w14:textId="77777777" w:rsidR="001463F8" w:rsidRPr="004F411A" w:rsidRDefault="001463F8" w:rsidP="001463F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Estimate</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2D9E465F" w14:textId="2E9D3414" w:rsidR="001463F8" w:rsidRPr="004F411A" w:rsidRDefault="001463F8" w:rsidP="001463F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Confidence</w:t>
            </w:r>
            <w:r w:rsidR="001A63A5" w:rsidRPr="004F411A">
              <w:rPr>
                <w:rFonts w:ascii="Calibri" w:eastAsia="Times New Roman" w:hAnsi="Calibri" w:cs="Calibri"/>
                <w:b/>
                <w:bCs/>
                <w:color w:val="000000"/>
                <w:kern w:val="0"/>
                <w:lang w:eastAsia="en-GB"/>
                <w14:ligatures w14:val="none"/>
              </w:rPr>
              <w:t xml:space="preserve"> </w:t>
            </w:r>
            <w:r w:rsidRPr="004F411A">
              <w:rPr>
                <w:rFonts w:ascii="Calibri" w:eastAsia="Times New Roman" w:hAnsi="Calibri" w:cs="Calibri"/>
                <w:b/>
                <w:bCs/>
                <w:color w:val="000000"/>
                <w:kern w:val="0"/>
                <w:lang w:eastAsia="en-GB"/>
                <w14:ligatures w14:val="none"/>
              </w:rPr>
              <w:t>Interval</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2BFE7837" w14:textId="77777777" w:rsidR="001463F8" w:rsidRPr="004F411A" w:rsidRDefault="001463F8" w:rsidP="001463F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Significance</w:t>
            </w:r>
          </w:p>
        </w:tc>
      </w:tr>
      <w:tr w:rsidR="003A003F" w:rsidRPr="004F411A" w14:paraId="5C8F4839" w14:textId="77777777" w:rsidTr="00435EAD">
        <w:trPr>
          <w:trHeight w:val="680"/>
        </w:trPr>
        <w:tc>
          <w:tcPr>
            <w:tcW w:w="8792" w:type="dxa"/>
            <w:gridSpan w:val="4"/>
            <w:tcBorders>
              <w:top w:val="nil"/>
              <w:left w:val="single" w:sz="4" w:space="0" w:color="auto"/>
              <w:bottom w:val="single" w:sz="4" w:space="0" w:color="auto"/>
              <w:right w:val="single" w:sz="4" w:space="0" w:color="auto"/>
            </w:tcBorders>
            <w:shd w:val="clear" w:color="auto" w:fill="auto"/>
            <w:vAlign w:val="center"/>
            <w:hideMark/>
          </w:tcPr>
          <w:p w14:paraId="7FA448F1" w14:textId="54C3A4C4" w:rsidR="003A003F" w:rsidRPr="00435DD6" w:rsidRDefault="003A003F" w:rsidP="00435DD6">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Outcome: Systolic BP (SD Score</w:t>
            </w:r>
            <w:r w:rsidR="00121132" w:rsidRPr="004F411A">
              <w:rPr>
                <w:rFonts w:ascii="Calibri" w:eastAsia="Times New Roman" w:hAnsi="Calibri" w:cs="Calibri"/>
                <w:b/>
                <w:bCs/>
                <w:color w:val="000000"/>
                <w:kern w:val="0"/>
                <w:lang w:eastAsia="en-GB"/>
                <w14:ligatures w14:val="none"/>
              </w:rPr>
              <w:t>*</w:t>
            </w:r>
            <w:r w:rsidRPr="004F411A">
              <w:rPr>
                <w:rFonts w:ascii="Calibri" w:eastAsia="Times New Roman" w:hAnsi="Calibri" w:cs="Calibri"/>
                <w:b/>
                <w:bCs/>
                <w:color w:val="000000"/>
                <w:kern w:val="0"/>
                <w:lang w:eastAsia="en-GB"/>
                <w14:ligatures w14:val="none"/>
              </w:rPr>
              <w:t>)</w:t>
            </w:r>
            <w:r w:rsidRPr="004F411A">
              <w:rPr>
                <w:rFonts w:ascii="Calibri" w:eastAsia="Times New Roman" w:hAnsi="Calibri" w:cs="Calibri"/>
                <w:color w:val="000000"/>
                <w:kern w:val="0"/>
                <w:lang w:eastAsia="en-GB"/>
                <w14:ligatures w14:val="none"/>
              </w:rPr>
              <w:t> </w:t>
            </w:r>
          </w:p>
        </w:tc>
      </w:tr>
      <w:tr w:rsidR="00C26F04" w:rsidRPr="004F411A" w14:paraId="6122B85F" w14:textId="77777777" w:rsidTr="00435EAD">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7FD2AA84" w14:textId="77777777" w:rsidR="00C26F04" w:rsidRPr="004F411A" w:rsidRDefault="00C26F04" w:rsidP="00C26F04">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Intercept</w:t>
            </w:r>
          </w:p>
        </w:tc>
        <w:tc>
          <w:tcPr>
            <w:tcW w:w="2070" w:type="dxa"/>
            <w:tcBorders>
              <w:top w:val="nil"/>
              <w:left w:val="nil"/>
              <w:bottom w:val="single" w:sz="4" w:space="0" w:color="auto"/>
              <w:right w:val="single" w:sz="4" w:space="0" w:color="auto"/>
            </w:tcBorders>
            <w:shd w:val="clear" w:color="auto" w:fill="auto"/>
            <w:noWrap/>
            <w:vAlign w:val="bottom"/>
          </w:tcPr>
          <w:p w14:paraId="4FE474CD" w14:textId="6DE554C0"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1.89</w:t>
            </w:r>
          </w:p>
        </w:tc>
        <w:tc>
          <w:tcPr>
            <w:tcW w:w="2070" w:type="dxa"/>
            <w:tcBorders>
              <w:top w:val="nil"/>
              <w:left w:val="nil"/>
              <w:bottom w:val="single" w:sz="4" w:space="0" w:color="auto"/>
              <w:right w:val="single" w:sz="4" w:space="0" w:color="auto"/>
            </w:tcBorders>
            <w:shd w:val="clear" w:color="auto" w:fill="auto"/>
            <w:noWrap/>
            <w:vAlign w:val="bottom"/>
          </w:tcPr>
          <w:p w14:paraId="0A61B737" w14:textId="6594EDD1"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1.75 to 2.03</w:t>
            </w:r>
          </w:p>
        </w:tc>
        <w:tc>
          <w:tcPr>
            <w:tcW w:w="2070" w:type="dxa"/>
            <w:tcBorders>
              <w:top w:val="nil"/>
              <w:left w:val="nil"/>
              <w:bottom w:val="single" w:sz="4" w:space="0" w:color="auto"/>
              <w:right w:val="single" w:sz="4" w:space="0" w:color="auto"/>
            </w:tcBorders>
            <w:shd w:val="clear" w:color="auto" w:fill="auto"/>
            <w:noWrap/>
            <w:vAlign w:val="bottom"/>
          </w:tcPr>
          <w:p w14:paraId="61BE6B2E" w14:textId="6BC516FE"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C26F04" w:rsidRPr="004F411A" w14:paraId="57F2ED0B" w14:textId="77777777" w:rsidTr="00435EAD">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0C080D99" w14:textId="77777777" w:rsidR="00C26F04" w:rsidRPr="004F411A" w:rsidRDefault="00C26F04" w:rsidP="00C26F04">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Sex (Male)</w:t>
            </w:r>
          </w:p>
        </w:tc>
        <w:tc>
          <w:tcPr>
            <w:tcW w:w="2070" w:type="dxa"/>
            <w:tcBorders>
              <w:top w:val="nil"/>
              <w:left w:val="nil"/>
              <w:bottom w:val="single" w:sz="4" w:space="0" w:color="auto"/>
              <w:right w:val="single" w:sz="4" w:space="0" w:color="auto"/>
            </w:tcBorders>
            <w:shd w:val="clear" w:color="auto" w:fill="auto"/>
            <w:noWrap/>
            <w:vAlign w:val="bottom"/>
          </w:tcPr>
          <w:p w14:paraId="2BFE6E71" w14:textId="7B9E15D7"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0.16</w:t>
            </w:r>
          </w:p>
        </w:tc>
        <w:tc>
          <w:tcPr>
            <w:tcW w:w="2070" w:type="dxa"/>
            <w:tcBorders>
              <w:top w:val="nil"/>
              <w:left w:val="nil"/>
              <w:bottom w:val="single" w:sz="4" w:space="0" w:color="auto"/>
              <w:right w:val="single" w:sz="4" w:space="0" w:color="auto"/>
            </w:tcBorders>
            <w:shd w:val="clear" w:color="auto" w:fill="auto"/>
            <w:noWrap/>
            <w:vAlign w:val="bottom"/>
          </w:tcPr>
          <w:p w14:paraId="5ADF9FF1" w14:textId="28D2178D"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-0.01 to 0.32</w:t>
            </w:r>
          </w:p>
        </w:tc>
        <w:tc>
          <w:tcPr>
            <w:tcW w:w="2070" w:type="dxa"/>
            <w:tcBorders>
              <w:top w:val="nil"/>
              <w:left w:val="nil"/>
              <w:bottom w:val="single" w:sz="4" w:space="0" w:color="auto"/>
              <w:right w:val="single" w:sz="4" w:space="0" w:color="auto"/>
            </w:tcBorders>
            <w:shd w:val="clear" w:color="auto" w:fill="auto"/>
            <w:noWrap/>
            <w:vAlign w:val="bottom"/>
          </w:tcPr>
          <w:p w14:paraId="5007D7E9" w14:textId="38D6EA1D"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C26F04" w:rsidRPr="004F411A" w14:paraId="37E938DE" w14:textId="77777777" w:rsidTr="00435EAD">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1D7CB250" w14:textId="77777777" w:rsidR="00C26F04" w:rsidRPr="004F411A" w:rsidRDefault="00C26F04" w:rsidP="00C26F04">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Age (years)</w:t>
            </w:r>
          </w:p>
        </w:tc>
        <w:tc>
          <w:tcPr>
            <w:tcW w:w="2070" w:type="dxa"/>
            <w:tcBorders>
              <w:top w:val="nil"/>
              <w:left w:val="nil"/>
              <w:bottom w:val="single" w:sz="4" w:space="0" w:color="auto"/>
              <w:right w:val="single" w:sz="4" w:space="0" w:color="auto"/>
            </w:tcBorders>
            <w:shd w:val="clear" w:color="auto" w:fill="auto"/>
            <w:noWrap/>
            <w:vAlign w:val="bottom"/>
          </w:tcPr>
          <w:p w14:paraId="53D16F71" w14:textId="3A05E1F3"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-0.09</w:t>
            </w:r>
          </w:p>
        </w:tc>
        <w:tc>
          <w:tcPr>
            <w:tcW w:w="2070" w:type="dxa"/>
            <w:tcBorders>
              <w:top w:val="nil"/>
              <w:left w:val="nil"/>
              <w:bottom w:val="single" w:sz="4" w:space="0" w:color="auto"/>
              <w:right w:val="single" w:sz="4" w:space="0" w:color="auto"/>
            </w:tcBorders>
            <w:shd w:val="clear" w:color="auto" w:fill="auto"/>
            <w:noWrap/>
            <w:vAlign w:val="bottom"/>
          </w:tcPr>
          <w:p w14:paraId="24AD2DBA" w14:textId="79F42787"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-0.11 to -0.07</w:t>
            </w:r>
          </w:p>
        </w:tc>
        <w:tc>
          <w:tcPr>
            <w:tcW w:w="2070" w:type="dxa"/>
            <w:tcBorders>
              <w:top w:val="nil"/>
              <w:left w:val="nil"/>
              <w:bottom w:val="single" w:sz="4" w:space="0" w:color="auto"/>
              <w:right w:val="single" w:sz="4" w:space="0" w:color="auto"/>
            </w:tcBorders>
            <w:shd w:val="clear" w:color="auto" w:fill="auto"/>
            <w:noWrap/>
            <w:vAlign w:val="bottom"/>
          </w:tcPr>
          <w:p w14:paraId="22BFECB9" w14:textId="57637C47"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C26F04" w:rsidRPr="004F411A" w14:paraId="065196D0" w14:textId="77777777" w:rsidTr="00435EAD">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09377751" w14:textId="013C1EDC" w:rsidR="00C26F04" w:rsidRPr="004457AE" w:rsidRDefault="00C26F04" w:rsidP="00C26F04">
            <w:pPr>
              <w:spacing w:after="0" w:line="240" w:lineRule="auto"/>
              <w:rPr>
                <w:rFonts w:ascii="Calibri" w:eastAsia="Times New Roman" w:hAnsi="Calibri" w:cs="Calibri"/>
                <w:b/>
                <w:bCs/>
                <w:color w:val="000000"/>
                <w:kern w:val="0"/>
                <w:lang w:val="sv-SE" w:eastAsia="en-GB"/>
                <w14:ligatures w14:val="none"/>
              </w:rPr>
            </w:pPr>
            <w:r w:rsidRPr="004457AE">
              <w:rPr>
                <w:rFonts w:ascii="Calibri" w:eastAsia="Times New Roman" w:hAnsi="Calibri" w:cs="Calibri"/>
                <w:b/>
                <w:bCs/>
                <w:color w:val="000000"/>
                <w:kern w:val="0"/>
                <w:lang w:val="sv-SE" w:eastAsia="en-GB"/>
                <w14:ligatures w14:val="none"/>
              </w:rPr>
              <w:t>ln renin ln(µIU/ml)</w:t>
            </w:r>
          </w:p>
        </w:tc>
        <w:tc>
          <w:tcPr>
            <w:tcW w:w="2070" w:type="dxa"/>
            <w:tcBorders>
              <w:top w:val="nil"/>
              <w:left w:val="nil"/>
              <w:bottom w:val="single" w:sz="4" w:space="0" w:color="auto"/>
              <w:right w:val="single" w:sz="4" w:space="0" w:color="auto"/>
            </w:tcBorders>
            <w:shd w:val="clear" w:color="auto" w:fill="auto"/>
            <w:noWrap/>
            <w:vAlign w:val="bottom"/>
          </w:tcPr>
          <w:p w14:paraId="2FE909A9" w14:textId="5E13BB85"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-0.08</w:t>
            </w:r>
          </w:p>
        </w:tc>
        <w:tc>
          <w:tcPr>
            <w:tcW w:w="2070" w:type="dxa"/>
            <w:tcBorders>
              <w:top w:val="nil"/>
              <w:left w:val="nil"/>
              <w:bottom w:val="single" w:sz="4" w:space="0" w:color="auto"/>
              <w:right w:val="single" w:sz="4" w:space="0" w:color="auto"/>
            </w:tcBorders>
            <w:shd w:val="clear" w:color="auto" w:fill="auto"/>
            <w:noWrap/>
            <w:vAlign w:val="bottom"/>
          </w:tcPr>
          <w:p w14:paraId="1A246AD1" w14:textId="2BCD9D74"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-0.12 to -0.04</w:t>
            </w:r>
          </w:p>
        </w:tc>
        <w:tc>
          <w:tcPr>
            <w:tcW w:w="2070" w:type="dxa"/>
            <w:tcBorders>
              <w:top w:val="nil"/>
              <w:left w:val="nil"/>
              <w:bottom w:val="single" w:sz="4" w:space="0" w:color="auto"/>
              <w:right w:val="single" w:sz="4" w:space="0" w:color="auto"/>
            </w:tcBorders>
            <w:shd w:val="clear" w:color="auto" w:fill="auto"/>
            <w:noWrap/>
            <w:vAlign w:val="bottom"/>
          </w:tcPr>
          <w:p w14:paraId="0222A647" w14:textId="1E827E72"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C26F04" w:rsidRPr="004F411A" w14:paraId="18AAF180" w14:textId="77777777" w:rsidTr="00435EAD">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031352B4" w14:textId="77777777" w:rsidR="00C26F04" w:rsidRPr="004F411A" w:rsidRDefault="00C26F04" w:rsidP="00C26F04">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BMI SD Score</w:t>
            </w:r>
          </w:p>
        </w:tc>
        <w:tc>
          <w:tcPr>
            <w:tcW w:w="2070" w:type="dxa"/>
            <w:tcBorders>
              <w:top w:val="nil"/>
              <w:left w:val="nil"/>
              <w:bottom w:val="single" w:sz="4" w:space="0" w:color="auto"/>
              <w:right w:val="single" w:sz="4" w:space="0" w:color="auto"/>
            </w:tcBorders>
            <w:shd w:val="clear" w:color="auto" w:fill="auto"/>
            <w:noWrap/>
            <w:vAlign w:val="bottom"/>
          </w:tcPr>
          <w:p w14:paraId="17588326" w14:textId="6A6E6702"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0.08</w:t>
            </w:r>
          </w:p>
        </w:tc>
        <w:tc>
          <w:tcPr>
            <w:tcW w:w="2070" w:type="dxa"/>
            <w:tcBorders>
              <w:top w:val="nil"/>
              <w:left w:val="nil"/>
              <w:bottom w:val="single" w:sz="4" w:space="0" w:color="auto"/>
              <w:right w:val="single" w:sz="4" w:space="0" w:color="auto"/>
            </w:tcBorders>
            <w:shd w:val="clear" w:color="auto" w:fill="auto"/>
            <w:noWrap/>
            <w:vAlign w:val="bottom"/>
          </w:tcPr>
          <w:p w14:paraId="39AC0321" w14:textId="6EAEA1F2"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0.01 to 0.15</w:t>
            </w:r>
          </w:p>
        </w:tc>
        <w:tc>
          <w:tcPr>
            <w:tcW w:w="2070" w:type="dxa"/>
            <w:tcBorders>
              <w:top w:val="nil"/>
              <w:left w:val="nil"/>
              <w:bottom w:val="single" w:sz="4" w:space="0" w:color="auto"/>
              <w:right w:val="single" w:sz="4" w:space="0" w:color="auto"/>
            </w:tcBorders>
            <w:shd w:val="clear" w:color="auto" w:fill="auto"/>
            <w:noWrap/>
            <w:vAlign w:val="bottom"/>
          </w:tcPr>
          <w:p w14:paraId="1700E702" w14:textId="114EE12C"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20410A" w:rsidRPr="001702C7" w14:paraId="3A2AC4B9" w14:textId="77777777" w:rsidTr="00435EAD">
        <w:trPr>
          <w:trHeight w:val="680"/>
        </w:trPr>
        <w:tc>
          <w:tcPr>
            <w:tcW w:w="465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6C6C87D" w14:textId="77777777" w:rsidR="0020410A" w:rsidRPr="00435EAD" w:rsidRDefault="0020410A" w:rsidP="0020410A">
            <w:pPr>
              <w:spacing w:after="0" w:line="240" w:lineRule="auto"/>
              <w:jc w:val="center"/>
              <w:rPr>
                <w:rFonts w:ascii="Calibri" w:hAnsi="Calibri" w:cs="Calibri"/>
                <w:b/>
                <w:bCs/>
                <w:color w:val="000000"/>
              </w:rPr>
            </w:pPr>
            <w:r w:rsidRPr="00435EAD">
              <w:rPr>
                <w:rFonts w:ascii="Calibri" w:hAnsi="Calibri" w:cs="Calibri"/>
                <w:b/>
                <w:bCs/>
                <w:color w:val="000000"/>
              </w:rPr>
              <w:t xml:space="preserve">SD of random slope | random </w:t>
            </w:r>
            <w:proofErr w:type="gramStart"/>
            <w:r w:rsidRPr="00435EAD">
              <w:rPr>
                <w:rFonts w:ascii="Calibri" w:hAnsi="Calibri" w:cs="Calibri"/>
                <w:b/>
                <w:bCs/>
                <w:color w:val="000000"/>
              </w:rPr>
              <w:t>intercept :</w:t>
            </w:r>
            <w:proofErr w:type="gramEnd"/>
            <w:r w:rsidRPr="00435EAD">
              <w:rPr>
                <w:rFonts w:ascii="Calibri" w:hAnsi="Calibri" w:cs="Calibri"/>
                <w:b/>
                <w:bCs/>
                <w:color w:val="000000"/>
              </w:rPr>
              <w:t xml:space="preserve"> </w:t>
            </w:r>
          </w:p>
          <w:p w14:paraId="70FF70B2" w14:textId="327781F2" w:rsidR="0020410A" w:rsidRPr="004F411A" w:rsidRDefault="00262FDF" w:rsidP="0020410A">
            <w:pPr>
              <w:spacing w:after="0" w:line="240" w:lineRule="auto"/>
              <w:jc w:val="center"/>
              <w:rPr>
                <w:rFonts w:ascii="Calibri" w:eastAsia="Times New Roman" w:hAnsi="Calibri" w:cs="Calibri"/>
                <w:color w:val="000000"/>
                <w:kern w:val="0"/>
                <w:lang w:eastAsia="en-GB"/>
                <w14:ligatures w14:val="none"/>
              </w:rPr>
            </w:pPr>
            <w:r w:rsidRPr="00262FDF">
              <w:rPr>
                <w:rFonts w:ascii="Calibri" w:hAnsi="Calibri" w:cs="Calibri"/>
                <w:color w:val="000000"/>
              </w:rPr>
              <w:t>0.08 | 0.50</w:t>
            </w:r>
          </w:p>
        </w:tc>
        <w:tc>
          <w:tcPr>
            <w:tcW w:w="4140" w:type="dxa"/>
            <w:gridSpan w:val="2"/>
            <w:tcBorders>
              <w:top w:val="single" w:sz="4" w:space="0" w:color="auto"/>
              <w:left w:val="nil"/>
              <w:bottom w:val="single" w:sz="4" w:space="0" w:color="auto"/>
              <w:right w:val="single" w:sz="4" w:space="0" w:color="auto"/>
            </w:tcBorders>
            <w:shd w:val="clear" w:color="auto" w:fill="auto"/>
            <w:vAlign w:val="center"/>
            <w:hideMark/>
          </w:tcPr>
          <w:p w14:paraId="168BD6F0" w14:textId="77777777" w:rsidR="0020410A" w:rsidRPr="004457AE" w:rsidRDefault="0020410A" w:rsidP="0020410A">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systolic BP (95% CI) : </w:t>
            </w:r>
          </w:p>
          <w:p w14:paraId="12935B85" w14:textId="6BA0B04F" w:rsidR="0020410A" w:rsidRPr="004457AE" w:rsidRDefault="00262FDF" w:rsidP="0020410A">
            <w:pPr>
              <w:spacing w:after="0" w:line="240" w:lineRule="auto"/>
              <w:jc w:val="center"/>
              <w:rPr>
                <w:rFonts w:ascii="Calibri" w:eastAsia="Times New Roman" w:hAnsi="Calibri" w:cs="Calibri"/>
                <w:color w:val="000000"/>
                <w:kern w:val="0"/>
                <w:lang w:val="pl-PL" w:eastAsia="en-GB"/>
                <w14:ligatures w14:val="none"/>
              </w:rPr>
            </w:pPr>
            <w:r w:rsidRPr="00262FDF">
              <w:rPr>
                <w:rFonts w:ascii="Calibri" w:hAnsi="Calibri" w:cs="Calibri"/>
                <w:color w:val="000000"/>
                <w:lang w:val="pl-PL"/>
              </w:rPr>
              <w:t>0.33 (0.20 to 0.45)</w:t>
            </w:r>
          </w:p>
        </w:tc>
      </w:tr>
      <w:tr w:rsidR="003A003F" w:rsidRPr="004F411A" w14:paraId="7FF7F9DD" w14:textId="77777777" w:rsidTr="00435EAD">
        <w:trPr>
          <w:trHeight w:val="680"/>
        </w:trPr>
        <w:tc>
          <w:tcPr>
            <w:tcW w:w="8792" w:type="dxa"/>
            <w:gridSpan w:val="4"/>
            <w:tcBorders>
              <w:top w:val="nil"/>
              <w:left w:val="single" w:sz="4" w:space="0" w:color="auto"/>
              <w:bottom w:val="single" w:sz="4" w:space="0" w:color="auto"/>
              <w:right w:val="single" w:sz="4" w:space="0" w:color="auto"/>
            </w:tcBorders>
            <w:shd w:val="clear" w:color="auto" w:fill="auto"/>
            <w:vAlign w:val="center"/>
            <w:hideMark/>
          </w:tcPr>
          <w:p w14:paraId="345019BB" w14:textId="112998F9" w:rsidR="003A003F" w:rsidRPr="00435DD6" w:rsidRDefault="003A003F" w:rsidP="00435DD6">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Outcome: Diastolic BP (</w:t>
            </w:r>
            <w:r w:rsidR="00121132" w:rsidRPr="004F411A">
              <w:rPr>
                <w:rFonts w:ascii="Calibri" w:eastAsia="Times New Roman" w:hAnsi="Calibri" w:cs="Calibri"/>
                <w:b/>
                <w:bCs/>
                <w:color w:val="000000"/>
                <w:kern w:val="0"/>
                <w:lang w:eastAsia="en-GB"/>
                <w14:ligatures w14:val="none"/>
              </w:rPr>
              <w:t>SD</w:t>
            </w:r>
            <w:r w:rsidRPr="004F411A">
              <w:rPr>
                <w:rFonts w:ascii="Calibri" w:eastAsia="Times New Roman" w:hAnsi="Calibri" w:cs="Calibri"/>
                <w:b/>
                <w:bCs/>
                <w:color w:val="000000"/>
                <w:kern w:val="0"/>
                <w:lang w:eastAsia="en-GB"/>
                <w14:ligatures w14:val="none"/>
              </w:rPr>
              <w:t xml:space="preserve"> Score</w:t>
            </w:r>
            <w:r w:rsidR="00121132" w:rsidRPr="004F411A">
              <w:rPr>
                <w:rFonts w:ascii="Calibri" w:eastAsia="Times New Roman" w:hAnsi="Calibri" w:cs="Calibri"/>
                <w:b/>
                <w:bCs/>
                <w:color w:val="000000"/>
                <w:kern w:val="0"/>
                <w:lang w:eastAsia="en-GB"/>
                <w14:ligatures w14:val="none"/>
              </w:rPr>
              <w:t>*</w:t>
            </w:r>
            <w:r w:rsidRPr="004F411A">
              <w:rPr>
                <w:rFonts w:ascii="Calibri" w:eastAsia="Times New Roman" w:hAnsi="Calibri" w:cs="Calibri"/>
                <w:b/>
                <w:bCs/>
                <w:color w:val="000000"/>
                <w:kern w:val="0"/>
                <w:lang w:eastAsia="en-GB"/>
                <w14:ligatures w14:val="none"/>
              </w:rPr>
              <w:t>)</w:t>
            </w:r>
            <w:r w:rsidRPr="004F411A">
              <w:rPr>
                <w:rFonts w:ascii="Calibri" w:eastAsia="Times New Roman" w:hAnsi="Calibri" w:cs="Calibri"/>
                <w:color w:val="000000"/>
                <w:kern w:val="0"/>
                <w:lang w:eastAsia="en-GB"/>
                <w14:ligatures w14:val="none"/>
              </w:rPr>
              <w:t> </w:t>
            </w:r>
          </w:p>
        </w:tc>
      </w:tr>
      <w:tr w:rsidR="00C26F04" w:rsidRPr="004F411A" w14:paraId="54015E6D" w14:textId="77777777" w:rsidTr="00435EAD">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673998CE" w14:textId="77777777" w:rsidR="00C26F04" w:rsidRPr="004F411A" w:rsidRDefault="00C26F04" w:rsidP="00C26F04">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Intercept</w:t>
            </w:r>
          </w:p>
        </w:tc>
        <w:tc>
          <w:tcPr>
            <w:tcW w:w="2070" w:type="dxa"/>
            <w:tcBorders>
              <w:top w:val="nil"/>
              <w:left w:val="nil"/>
              <w:bottom w:val="single" w:sz="4" w:space="0" w:color="auto"/>
              <w:right w:val="single" w:sz="4" w:space="0" w:color="auto"/>
            </w:tcBorders>
            <w:shd w:val="clear" w:color="auto" w:fill="auto"/>
            <w:noWrap/>
            <w:vAlign w:val="bottom"/>
          </w:tcPr>
          <w:p w14:paraId="27A80B0D" w14:textId="1D6A9648"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2.28</w:t>
            </w:r>
          </w:p>
        </w:tc>
        <w:tc>
          <w:tcPr>
            <w:tcW w:w="2070" w:type="dxa"/>
            <w:tcBorders>
              <w:top w:val="nil"/>
              <w:left w:val="nil"/>
              <w:bottom w:val="single" w:sz="4" w:space="0" w:color="auto"/>
              <w:right w:val="single" w:sz="4" w:space="0" w:color="auto"/>
            </w:tcBorders>
            <w:shd w:val="clear" w:color="auto" w:fill="auto"/>
            <w:noWrap/>
            <w:vAlign w:val="bottom"/>
          </w:tcPr>
          <w:p w14:paraId="74BCC0FE" w14:textId="3722B4AF"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2.15 to 2.42</w:t>
            </w:r>
          </w:p>
        </w:tc>
        <w:tc>
          <w:tcPr>
            <w:tcW w:w="2070" w:type="dxa"/>
            <w:tcBorders>
              <w:top w:val="nil"/>
              <w:left w:val="nil"/>
              <w:bottom w:val="single" w:sz="4" w:space="0" w:color="auto"/>
              <w:right w:val="single" w:sz="4" w:space="0" w:color="auto"/>
            </w:tcBorders>
            <w:shd w:val="clear" w:color="auto" w:fill="auto"/>
            <w:noWrap/>
            <w:vAlign w:val="bottom"/>
          </w:tcPr>
          <w:p w14:paraId="0844D739" w14:textId="68072F01"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C26F04" w:rsidRPr="004F411A" w14:paraId="790254F7" w14:textId="77777777" w:rsidTr="00435EAD">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539068B1" w14:textId="77777777" w:rsidR="00C26F04" w:rsidRPr="004F411A" w:rsidRDefault="00C26F04" w:rsidP="00C26F04">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Sex (Male)</w:t>
            </w:r>
          </w:p>
        </w:tc>
        <w:tc>
          <w:tcPr>
            <w:tcW w:w="2070" w:type="dxa"/>
            <w:tcBorders>
              <w:top w:val="nil"/>
              <w:left w:val="nil"/>
              <w:bottom w:val="single" w:sz="4" w:space="0" w:color="auto"/>
              <w:right w:val="single" w:sz="4" w:space="0" w:color="auto"/>
            </w:tcBorders>
            <w:shd w:val="clear" w:color="auto" w:fill="auto"/>
            <w:noWrap/>
            <w:vAlign w:val="bottom"/>
          </w:tcPr>
          <w:p w14:paraId="660D3A1F" w14:textId="7D53B52C"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0.18</w:t>
            </w:r>
          </w:p>
        </w:tc>
        <w:tc>
          <w:tcPr>
            <w:tcW w:w="2070" w:type="dxa"/>
            <w:tcBorders>
              <w:top w:val="nil"/>
              <w:left w:val="nil"/>
              <w:bottom w:val="single" w:sz="4" w:space="0" w:color="auto"/>
              <w:right w:val="single" w:sz="4" w:space="0" w:color="auto"/>
            </w:tcBorders>
            <w:shd w:val="clear" w:color="auto" w:fill="auto"/>
            <w:noWrap/>
            <w:vAlign w:val="bottom"/>
          </w:tcPr>
          <w:p w14:paraId="247B9FB7" w14:textId="24962702"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0.05 to 0.30</w:t>
            </w:r>
          </w:p>
        </w:tc>
        <w:tc>
          <w:tcPr>
            <w:tcW w:w="2070" w:type="dxa"/>
            <w:tcBorders>
              <w:top w:val="nil"/>
              <w:left w:val="nil"/>
              <w:bottom w:val="single" w:sz="4" w:space="0" w:color="auto"/>
              <w:right w:val="single" w:sz="4" w:space="0" w:color="auto"/>
            </w:tcBorders>
            <w:shd w:val="clear" w:color="auto" w:fill="auto"/>
            <w:noWrap/>
            <w:vAlign w:val="bottom"/>
          </w:tcPr>
          <w:p w14:paraId="35AAEAE6" w14:textId="15B58227"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C26F04" w:rsidRPr="004F411A" w14:paraId="611722BF" w14:textId="77777777" w:rsidTr="00435EAD">
        <w:trPr>
          <w:trHeight w:val="20"/>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698278A5" w14:textId="77777777" w:rsidR="00C26F04" w:rsidRPr="004F411A" w:rsidRDefault="00C26F04" w:rsidP="00C26F04">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Age (years)</w:t>
            </w:r>
          </w:p>
        </w:tc>
        <w:tc>
          <w:tcPr>
            <w:tcW w:w="2070" w:type="dxa"/>
            <w:tcBorders>
              <w:top w:val="nil"/>
              <w:left w:val="nil"/>
              <w:bottom w:val="single" w:sz="4" w:space="0" w:color="auto"/>
              <w:right w:val="single" w:sz="4" w:space="0" w:color="auto"/>
            </w:tcBorders>
            <w:shd w:val="clear" w:color="auto" w:fill="auto"/>
            <w:noWrap/>
            <w:vAlign w:val="bottom"/>
          </w:tcPr>
          <w:p w14:paraId="4D5B47F4" w14:textId="5FAB6FE7"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-0.17</w:t>
            </w:r>
          </w:p>
        </w:tc>
        <w:tc>
          <w:tcPr>
            <w:tcW w:w="2070" w:type="dxa"/>
            <w:tcBorders>
              <w:top w:val="nil"/>
              <w:left w:val="nil"/>
              <w:bottom w:val="single" w:sz="4" w:space="0" w:color="auto"/>
              <w:right w:val="single" w:sz="4" w:space="0" w:color="auto"/>
            </w:tcBorders>
            <w:shd w:val="clear" w:color="auto" w:fill="auto"/>
            <w:noWrap/>
            <w:vAlign w:val="bottom"/>
          </w:tcPr>
          <w:p w14:paraId="41E438B4" w14:textId="38D2FEFC"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-0.20 to -0.15</w:t>
            </w:r>
          </w:p>
        </w:tc>
        <w:tc>
          <w:tcPr>
            <w:tcW w:w="2070" w:type="dxa"/>
            <w:tcBorders>
              <w:top w:val="nil"/>
              <w:left w:val="nil"/>
              <w:bottom w:val="single" w:sz="4" w:space="0" w:color="auto"/>
              <w:right w:val="single" w:sz="4" w:space="0" w:color="auto"/>
            </w:tcBorders>
            <w:shd w:val="clear" w:color="auto" w:fill="auto"/>
            <w:noWrap/>
            <w:vAlign w:val="bottom"/>
          </w:tcPr>
          <w:p w14:paraId="6B601BCB" w14:textId="6CC7E6A1"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C26F04" w:rsidRPr="004F411A" w14:paraId="3A4B9131" w14:textId="77777777" w:rsidTr="00435EAD">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4F9CD7B9" w14:textId="22DF1383" w:rsidR="00C26F04" w:rsidRPr="004457AE" w:rsidRDefault="00C26F04" w:rsidP="00C26F04">
            <w:pPr>
              <w:spacing w:after="0" w:line="240" w:lineRule="auto"/>
              <w:rPr>
                <w:rFonts w:ascii="Calibri" w:eastAsia="Times New Roman" w:hAnsi="Calibri" w:cs="Calibri"/>
                <w:b/>
                <w:bCs/>
                <w:color w:val="000000"/>
                <w:kern w:val="0"/>
                <w:lang w:val="sv-SE" w:eastAsia="en-GB"/>
                <w14:ligatures w14:val="none"/>
              </w:rPr>
            </w:pPr>
            <w:r w:rsidRPr="004457AE">
              <w:rPr>
                <w:rFonts w:ascii="Calibri" w:eastAsia="Times New Roman" w:hAnsi="Calibri" w:cs="Calibri"/>
                <w:b/>
                <w:bCs/>
                <w:color w:val="000000"/>
                <w:kern w:val="0"/>
                <w:lang w:val="sv-SE" w:eastAsia="en-GB"/>
                <w14:ligatures w14:val="none"/>
              </w:rPr>
              <w:t>ln renin ln(µIU/ml)</w:t>
            </w:r>
          </w:p>
        </w:tc>
        <w:tc>
          <w:tcPr>
            <w:tcW w:w="2070" w:type="dxa"/>
            <w:tcBorders>
              <w:top w:val="nil"/>
              <w:left w:val="nil"/>
              <w:bottom w:val="single" w:sz="4" w:space="0" w:color="auto"/>
              <w:right w:val="single" w:sz="4" w:space="0" w:color="auto"/>
            </w:tcBorders>
            <w:shd w:val="clear" w:color="auto" w:fill="auto"/>
            <w:noWrap/>
            <w:vAlign w:val="bottom"/>
          </w:tcPr>
          <w:p w14:paraId="4F0CA1FB" w14:textId="6B818F6D"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-0.05</w:t>
            </w:r>
          </w:p>
        </w:tc>
        <w:tc>
          <w:tcPr>
            <w:tcW w:w="2070" w:type="dxa"/>
            <w:tcBorders>
              <w:top w:val="nil"/>
              <w:left w:val="nil"/>
              <w:bottom w:val="single" w:sz="4" w:space="0" w:color="auto"/>
              <w:right w:val="single" w:sz="4" w:space="0" w:color="auto"/>
            </w:tcBorders>
            <w:shd w:val="clear" w:color="auto" w:fill="auto"/>
            <w:noWrap/>
            <w:vAlign w:val="bottom"/>
          </w:tcPr>
          <w:p w14:paraId="32AF08DB" w14:textId="303239ED"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-0.08 to -0.01</w:t>
            </w:r>
          </w:p>
        </w:tc>
        <w:tc>
          <w:tcPr>
            <w:tcW w:w="2070" w:type="dxa"/>
            <w:tcBorders>
              <w:top w:val="nil"/>
              <w:left w:val="nil"/>
              <w:bottom w:val="single" w:sz="4" w:space="0" w:color="auto"/>
              <w:right w:val="single" w:sz="4" w:space="0" w:color="auto"/>
            </w:tcBorders>
            <w:shd w:val="clear" w:color="auto" w:fill="auto"/>
            <w:noWrap/>
            <w:vAlign w:val="bottom"/>
          </w:tcPr>
          <w:p w14:paraId="7FF377E5" w14:textId="50699384"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C26F04" w:rsidRPr="004F411A" w14:paraId="0449D45B" w14:textId="77777777" w:rsidTr="00435EAD">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000DC82A" w14:textId="77777777" w:rsidR="00C26F04" w:rsidRPr="004F411A" w:rsidRDefault="00C26F04" w:rsidP="00C26F04">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BMI SD Score</w:t>
            </w:r>
          </w:p>
        </w:tc>
        <w:tc>
          <w:tcPr>
            <w:tcW w:w="2070" w:type="dxa"/>
            <w:tcBorders>
              <w:top w:val="nil"/>
              <w:left w:val="nil"/>
              <w:bottom w:val="single" w:sz="4" w:space="0" w:color="auto"/>
              <w:right w:val="single" w:sz="4" w:space="0" w:color="auto"/>
            </w:tcBorders>
            <w:shd w:val="clear" w:color="auto" w:fill="auto"/>
            <w:noWrap/>
            <w:vAlign w:val="bottom"/>
          </w:tcPr>
          <w:p w14:paraId="2BC4B20D" w14:textId="3DA0FE68"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-0.02</w:t>
            </w:r>
          </w:p>
        </w:tc>
        <w:tc>
          <w:tcPr>
            <w:tcW w:w="2070" w:type="dxa"/>
            <w:tcBorders>
              <w:top w:val="nil"/>
              <w:left w:val="nil"/>
              <w:bottom w:val="single" w:sz="4" w:space="0" w:color="auto"/>
              <w:right w:val="single" w:sz="4" w:space="0" w:color="auto"/>
            </w:tcBorders>
            <w:shd w:val="clear" w:color="auto" w:fill="auto"/>
            <w:noWrap/>
            <w:vAlign w:val="bottom"/>
          </w:tcPr>
          <w:p w14:paraId="33EF5871" w14:textId="4B339FE1"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-0.07 to 0.02</w:t>
            </w:r>
          </w:p>
        </w:tc>
        <w:tc>
          <w:tcPr>
            <w:tcW w:w="2070" w:type="dxa"/>
            <w:tcBorders>
              <w:top w:val="nil"/>
              <w:left w:val="nil"/>
              <w:bottom w:val="single" w:sz="4" w:space="0" w:color="auto"/>
              <w:right w:val="single" w:sz="4" w:space="0" w:color="auto"/>
            </w:tcBorders>
            <w:shd w:val="clear" w:color="auto" w:fill="auto"/>
            <w:noWrap/>
            <w:vAlign w:val="bottom"/>
          </w:tcPr>
          <w:p w14:paraId="0020C59D" w14:textId="306A0B52"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20410A" w:rsidRPr="001702C7" w14:paraId="7AE9E245" w14:textId="77777777" w:rsidTr="00435EAD">
        <w:trPr>
          <w:trHeight w:val="680"/>
        </w:trPr>
        <w:tc>
          <w:tcPr>
            <w:tcW w:w="465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4F7B1DC" w14:textId="77777777" w:rsidR="0020410A" w:rsidRDefault="0020410A" w:rsidP="0020410A">
            <w:pPr>
              <w:spacing w:after="0" w:line="240" w:lineRule="auto"/>
              <w:jc w:val="center"/>
              <w:rPr>
                <w:rFonts w:ascii="Calibri" w:hAnsi="Calibri" w:cs="Calibri"/>
                <w:color w:val="000000"/>
              </w:rPr>
            </w:pPr>
            <w:r w:rsidRPr="00435EAD">
              <w:rPr>
                <w:rFonts w:ascii="Calibri" w:hAnsi="Calibri" w:cs="Calibri"/>
                <w:b/>
                <w:bCs/>
                <w:color w:val="000000"/>
              </w:rPr>
              <w:t xml:space="preserve">SD of random slope | random </w:t>
            </w:r>
            <w:proofErr w:type="gramStart"/>
            <w:r w:rsidRPr="00435EAD">
              <w:rPr>
                <w:rFonts w:ascii="Calibri" w:hAnsi="Calibri" w:cs="Calibri"/>
                <w:b/>
                <w:bCs/>
                <w:color w:val="000000"/>
              </w:rPr>
              <w:t>intercept :</w:t>
            </w:r>
            <w:proofErr w:type="gramEnd"/>
            <w:r>
              <w:rPr>
                <w:rFonts w:ascii="Calibri" w:hAnsi="Calibri" w:cs="Calibri"/>
                <w:color w:val="000000"/>
              </w:rPr>
              <w:t xml:space="preserve"> </w:t>
            </w:r>
          </w:p>
          <w:p w14:paraId="1F646301" w14:textId="6CEF7132" w:rsidR="0020410A" w:rsidRPr="004F411A" w:rsidRDefault="00262FDF" w:rsidP="0020410A">
            <w:pPr>
              <w:spacing w:after="0" w:line="240" w:lineRule="auto"/>
              <w:jc w:val="center"/>
              <w:rPr>
                <w:rFonts w:ascii="Calibri" w:eastAsia="Times New Roman" w:hAnsi="Calibri" w:cs="Calibri"/>
                <w:color w:val="000000"/>
                <w:kern w:val="0"/>
                <w:lang w:eastAsia="en-GB"/>
                <w14:ligatures w14:val="none"/>
              </w:rPr>
            </w:pPr>
            <w:r w:rsidRPr="00262FDF">
              <w:rPr>
                <w:rFonts w:ascii="Calibri" w:hAnsi="Calibri" w:cs="Calibri"/>
                <w:color w:val="000000"/>
              </w:rPr>
              <w:t>0.09 | 0.38</w:t>
            </w:r>
          </w:p>
        </w:tc>
        <w:tc>
          <w:tcPr>
            <w:tcW w:w="4140" w:type="dxa"/>
            <w:gridSpan w:val="2"/>
            <w:tcBorders>
              <w:top w:val="single" w:sz="4" w:space="0" w:color="auto"/>
              <w:left w:val="nil"/>
              <w:bottom w:val="single" w:sz="4" w:space="0" w:color="auto"/>
              <w:right w:val="single" w:sz="4" w:space="0" w:color="auto"/>
            </w:tcBorders>
            <w:shd w:val="clear" w:color="auto" w:fill="auto"/>
            <w:vAlign w:val="center"/>
            <w:hideMark/>
          </w:tcPr>
          <w:p w14:paraId="1C27BA9F" w14:textId="77777777" w:rsidR="0020410A" w:rsidRPr="004457AE" w:rsidRDefault="0020410A" w:rsidP="0020410A">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diastolic BP (95% CI) : </w:t>
            </w:r>
          </w:p>
          <w:p w14:paraId="6936EB33" w14:textId="13E3DBAA" w:rsidR="0020410A" w:rsidRPr="004457AE" w:rsidRDefault="006C6EB7" w:rsidP="0020410A">
            <w:pPr>
              <w:spacing w:after="0" w:line="240" w:lineRule="auto"/>
              <w:jc w:val="center"/>
              <w:rPr>
                <w:rFonts w:ascii="Calibri" w:eastAsia="Times New Roman" w:hAnsi="Calibri" w:cs="Calibri"/>
                <w:color w:val="000000"/>
                <w:kern w:val="0"/>
                <w:lang w:val="pl-PL" w:eastAsia="en-GB"/>
                <w14:ligatures w14:val="none"/>
              </w:rPr>
            </w:pPr>
            <w:r w:rsidRPr="006C6EB7">
              <w:rPr>
                <w:rFonts w:ascii="Calibri" w:hAnsi="Calibri" w:cs="Calibri"/>
                <w:color w:val="000000"/>
                <w:lang w:val="pl-PL"/>
              </w:rPr>
              <w:t>0.42 (0.34 to 0.51)</w:t>
            </w:r>
          </w:p>
        </w:tc>
      </w:tr>
    </w:tbl>
    <w:p w14:paraId="76A40816" w14:textId="618D0BA5" w:rsidR="00474DF6" w:rsidRPr="00435DD6" w:rsidRDefault="00474DF6" w:rsidP="00474DF6">
      <w:pPr>
        <w:rPr>
          <w:rFonts w:ascii="Calibri" w:hAnsi="Calibri" w:cs="Calibri"/>
          <w:sz w:val="16"/>
          <w:szCs w:val="16"/>
        </w:rPr>
      </w:pPr>
      <w:r w:rsidRPr="00435DD6">
        <w:rPr>
          <w:rFonts w:ascii="Calibri" w:hAnsi="Calibri" w:cs="Calibri"/>
          <w:sz w:val="16"/>
          <w:szCs w:val="16"/>
        </w:rPr>
        <w:t>BP = Blood pressure; SD = Standard dev</w:t>
      </w:r>
      <w:r w:rsidR="0020410A">
        <w:rPr>
          <w:rFonts w:ascii="Calibri" w:hAnsi="Calibri" w:cs="Calibri"/>
          <w:sz w:val="16"/>
          <w:szCs w:val="16"/>
        </w:rPr>
        <w:t>i</w:t>
      </w:r>
      <w:r w:rsidRPr="00435DD6">
        <w:rPr>
          <w:rFonts w:ascii="Calibri" w:hAnsi="Calibri" w:cs="Calibri"/>
          <w:sz w:val="16"/>
          <w:szCs w:val="16"/>
        </w:rPr>
        <w:t>ation; BMI = body mass index</w:t>
      </w:r>
      <w:r w:rsidR="002E4F8C" w:rsidRPr="00435DD6">
        <w:rPr>
          <w:rFonts w:ascii="Calibri" w:hAnsi="Calibri" w:cs="Calibri"/>
          <w:sz w:val="16"/>
          <w:szCs w:val="16"/>
        </w:rPr>
        <w:t xml:space="preserve"> calculated using world health organisation reference data</w:t>
      </w:r>
      <w:r w:rsidRPr="00435DD6">
        <w:rPr>
          <w:rFonts w:ascii="Calibri" w:hAnsi="Calibri" w:cs="Calibri"/>
          <w:sz w:val="16"/>
          <w:szCs w:val="16"/>
        </w:rPr>
        <w:t>; CI = Confidence interval</w:t>
      </w:r>
      <w:r w:rsidR="00E709CD">
        <w:rPr>
          <w:rFonts w:ascii="Calibri" w:hAnsi="Calibri" w:cs="Calibri"/>
          <w:sz w:val="16"/>
          <w:szCs w:val="16"/>
        </w:rPr>
        <w:t>; NS = Not significant; * = CI does not span zero</w:t>
      </w:r>
      <w:r w:rsidR="00E709CD" w:rsidRPr="007F1C38">
        <w:rPr>
          <w:rFonts w:ascii="Calibri" w:hAnsi="Calibri" w:cs="Calibri"/>
          <w:sz w:val="16"/>
          <w:szCs w:val="16"/>
        </w:rPr>
        <w:t xml:space="preserve">. </w:t>
      </w:r>
      <w:r w:rsidR="00E709CD">
        <w:rPr>
          <w:rFonts w:ascii="Calibri" w:hAnsi="Calibri" w:cs="Calibri"/>
          <w:sz w:val="16"/>
          <w:szCs w:val="16"/>
        </w:rPr>
        <w:t>CI</w:t>
      </w:r>
      <w:r w:rsidRPr="00435DD6">
        <w:rPr>
          <w:rFonts w:ascii="Calibri" w:hAnsi="Calibri" w:cs="Calibri"/>
          <w:sz w:val="16"/>
          <w:szCs w:val="16"/>
        </w:rPr>
        <w:t xml:space="preserve"> calculated by iterating Bayesian Model using 400 iterations each through </w:t>
      </w:r>
      <w:r w:rsidR="00AD7394">
        <w:rPr>
          <w:rFonts w:ascii="Calibri" w:hAnsi="Calibri" w:cs="Calibri"/>
          <w:sz w:val="16"/>
          <w:szCs w:val="16"/>
        </w:rPr>
        <w:t>10</w:t>
      </w:r>
      <w:r w:rsidR="00AD7394" w:rsidRPr="00435DD6">
        <w:rPr>
          <w:rFonts w:ascii="Calibri" w:hAnsi="Calibri" w:cs="Calibri"/>
          <w:sz w:val="16"/>
          <w:szCs w:val="16"/>
        </w:rPr>
        <w:t xml:space="preserve"> </w:t>
      </w:r>
      <w:r w:rsidRPr="00435DD6">
        <w:rPr>
          <w:rFonts w:ascii="Calibri" w:hAnsi="Calibri" w:cs="Calibri"/>
          <w:sz w:val="16"/>
          <w:szCs w:val="16"/>
        </w:rPr>
        <w:t xml:space="preserve">bootstrap replications (sampling all data available from one patient with replacement) for each of the 10 imputed datasets. </w:t>
      </w:r>
    </w:p>
    <w:p w14:paraId="0DD71A0C" w14:textId="77777777" w:rsidR="00474DF6" w:rsidRPr="00435DD6" w:rsidRDefault="00474DF6" w:rsidP="00474DF6">
      <w:pPr>
        <w:rPr>
          <w:rFonts w:ascii="Calibri" w:hAnsi="Calibri" w:cs="Calibri"/>
          <w:sz w:val="16"/>
          <w:szCs w:val="16"/>
        </w:rPr>
      </w:pPr>
      <w:r w:rsidRPr="00435DD6">
        <w:rPr>
          <w:rFonts w:ascii="Calibri" w:hAnsi="Calibri" w:cs="Calibri"/>
          <w:sz w:val="16"/>
          <w:szCs w:val="16"/>
        </w:rPr>
        <w:t>*National Heart, Lung and Blood Institute data for calculation of SD scores of BP only available for those over 1 year, and not calculated for those patients declared sex ‘not assigned’ at birth, thus less data available for modelling.</w:t>
      </w:r>
    </w:p>
    <w:p w14:paraId="48499F8E" w14:textId="37E3E7FB" w:rsidR="009C72A0" w:rsidRPr="004F411A" w:rsidRDefault="00474DF6">
      <w:pPr>
        <w:rPr>
          <w:rFonts w:ascii="Calibri" w:hAnsi="Calibri" w:cs="Calibri"/>
        </w:rPr>
      </w:pPr>
      <w:r w:rsidRPr="00435DD6">
        <w:rPr>
          <w:rFonts w:ascii="Calibri" w:hAnsi="Calibri" w:cs="Calibri"/>
          <w:sz w:val="16"/>
          <w:szCs w:val="16"/>
        </w:rPr>
        <w:t xml:space="preserve">Conclusion of sensitivity analysis: modelling of SD scores instead of absolute values does not make a significant difference to the direction or magnitude of the </w:t>
      </w:r>
      <w:r w:rsidR="00054433" w:rsidRPr="00435DD6">
        <w:rPr>
          <w:rFonts w:ascii="Calibri" w:hAnsi="Calibri" w:cs="Calibri"/>
          <w:sz w:val="16"/>
          <w:szCs w:val="16"/>
        </w:rPr>
        <w:t>prediction of renin on BP</w:t>
      </w:r>
      <w:r w:rsidR="006F3592" w:rsidRPr="004F411A">
        <w:rPr>
          <w:rFonts w:ascii="Calibri" w:hAnsi="Calibri" w:cs="Calibri"/>
        </w:rPr>
        <w:br w:type="page"/>
      </w:r>
    </w:p>
    <w:p w14:paraId="65642B42" w14:textId="4F661C08" w:rsidR="009C72A0" w:rsidRPr="00435DD6" w:rsidRDefault="009C72A0" w:rsidP="009C72A0">
      <w:pPr>
        <w:pStyle w:val="Heading3"/>
        <w:rPr>
          <w:rFonts w:ascii="Calibri" w:hAnsi="Calibri" w:cs="Calibri"/>
        </w:rPr>
      </w:pPr>
      <w:r w:rsidRPr="00435DD6">
        <w:rPr>
          <w:rFonts w:ascii="Calibri" w:hAnsi="Calibri" w:cs="Calibri"/>
        </w:rPr>
        <w:lastRenderedPageBreak/>
        <w:t xml:space="preserve">Model </w:t>
      </w:r>
      <w:r w:rsidR="00E85ABE" w:rsidRPr="00435DD6">
        <w:rPr>
          <w:rFonts w:ascii="Calibri" w:hAnsi="Calibri" w:cs="Calibri"/>
        </w:rPr>
        <w:t>3</w:t>
      </w:r>
      <w:r w:rsidRPr="00435DD6">
        <w:rPr>
          <w:rFonts w:ascii="Calibri" w:hAnsi="Calibri" w:cs="Calibri"/>
        </w:rPr>
        <w:t>: Extent to which 17OH-progesterone predicts BP</w:t>
      </w:r>
    </w:p>
    <w:p w14:paraId="4EDC75FE" w14:textId="0F6342DB" w:rsidR="009C72A0" w:rsidRPr="00435DD6" w:rsidRDefault="00AE74AC" w:rsidP="009C72A0">
      <w:pPr>
        <w:rPr>
          <w:rFonts w:ascii="Calibri" w:hAnsi="Calibri" w:cs="Calibri"/>
        </w:rPr>
      </w:pPr>
      <w:r w:rsidRPr="00435DD6">
        <w:rPr>
          <w:rFonts w:ascii="Calibri" w:hAnsi="Calibri" w:cs="Calibri"/>
          <w:b/>
          <w:bCs/>
        </w:rPr>
        <w:t>Number of patients</w:t>
      </w:r>
      <w:r w:rsidR="00FA2623">
        <w:rPr>
          <w:rFonts w:ascii="Calibri" w:hAnsi="Calibri" w:cs="Calibri"/>
          <w:b/>
          <w:bCs/>
        </w:rPr>
        <w:t xml:space="preserve"> in model</w:t>
      </w:r>
      <w:r w:rsidRPr="00435DD6">
        <w:rPr>
          <w:rFonts w:ascii="Calibri" w:hAnsi="Calibri" w:cs="Calibri"/>
          <w:b/>
          <w:bCs/>
        </w:rPr>
        <w:t>:</w:t>
      </w:r>
      <w:r w:rsidRPr="00435DD6">
        <w:rPr>
          <w:rFonts w:ascii="Calibri" w:hAnsi="Calibri" w:cs="Calibri"/>
        </w:rPr>
        <w:t xml:space="preserve"> 54</w:t>
      </w:r>
      <w:r w:rsidR="00F05D10">
        <w:rPr>
          <w:rFonts w:ascii="Calibri" w:hAnsi="Calibri" w:cs="Calibri"/>
        </w:rPr>
        <w:t>4</w:t>
      </w:r>
      <w:r w:rsidRPr="00435DD6">
        <w:rPr>
          <w:rFonts w:ascii="Calibri" w:hAnsi="Calibri" w:cs="Calibri"/>
        </w:rPr>
        <w:tab/>
      </w:r>
      <w:r w:rsidR="00530948">
        <w:rPr>
          <w:rFonts w:ascii="Calibri" w:hAnsi="Calibri" w:cs="Calibri"/>
        </w:rPr>
        <w:tab/>
      </w:r>
      <w:r w:rsidR="00530948">
        <w:rPr>
          <w:rFonts w:ascii="Calibri" w:hAnsi="Calibri" w:cs="Calibri"/>
        </w:rPr>
        <w:tab/>
      </w:r>
      <w:r w:rsidRPr="00435DD6">
        <w:rPr>
          <w:rFonts w:ascii="Calibri" w:hAnsi="Calibri" w:cs="Calibri"/>
          <w:b/>
          <w:bCs/>
        </w:rPr>
        <w:t>Number of visits</w:t>
      </w:r>
      <w:r w:rsidR="00FA2623">
        <w:rPr>
          <w:rFonts w:ascii="Calibri" w:hAnsi="Calibri" w:cs="Calibri"/>
          <w:b/>
          <w:bCs/>
        </w:rPr>
        <w:t xml:space="preserve"> in model</w:t>
      </w:r>
      <w:r w:rsidRPr="00435DD6">
        <w:rPr>
          <w:rFonts w:ascii="Calibri" w:hAnsi="Calibri" w:cs="Calibri"/>
          <w:b/>
          <w:bCs/>
        </w:rPr>
        <w:t>:</w:t>
      </w:r>
      <w:r w:rsidRPr="00435DD6">
        <w:rPr>
          <w:rFonts w:ascii="Calibri" w:hAnsi="Calibri" w:cs="Calibri"/>
        </w:rPr>
        <w:t xml:space="preserve"> 61</w:t>
      </w:r>
      <w:r w:rsidR="00F05D10">
        <w:rPr>
          <w:rFonts w:ascii="Calibri" w:hAnsi="Calibri" w:cs="Calibri"/>
        </w:rPr>
        <w:t>30</w:t>
      </w:r>
    </w:p>
    <w:tbl>
      <w:tblPr>
        <w:tblW w:w="9639" w:type="dxa"/>
        <w:tblLook w:val="04A0" w:firstRow="1" w:lastRow="0" w:firstColumn="1" w:lastColumn="0" w:noHBand="0" w:noVBand="1"/>
      </w:tblPr>
      <w:tblGrid>
        <w:gridCol w:w="2835"/>
        <w:gridCol w:w="2268"/>
        <w:gridCol w:w="2268"/>
        <w:gridCol w:w="2268"/>
      </w:tblGrid>
      <w:tr w:rsidR="009C72A0" w:rsidRPr="004F411A" w14:paraId="4151E534" w14:textId="77777777" w:rsidTr="00F05D10">
        <w:trPr>
          <w:trHeight w:val="680"/>
        </w:trPr>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A76424" w14:textId="77777777" w:rsidR="009C72A0" w:rsidRPr="004F411A" w:rsidRDefault="009C72A0"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Parameter</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02B9B53D" w14:textId="77777777" w:rsidR="009C72A0" w:rsidRPr="004F411A" w:rsidRDefault="009C72A0"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Estimate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296A97E3" w14:textId="77777777" w:rsidR="009C72A0" w:rsidRPr="004F411A" w:rsidRDefault="009C72A0"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 xml:space="preserve">Confidence </w:t>
            </w:r>
          </w:p>
          <w:p w14:paraId="7951B82E" w14:textId="77777777" w:rsidR="009C72A0" w:rsidRPr="004F411A" w:rsidRDefault="009C72A0"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Interval</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4F13AFF3" w14:textId="77777777" w:rsidR="009C72A0" w:rsidRPr="004F411A" w:rsidRDefault="009C72A0"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Significance</w:t>
            </w:r>
          </w:p>
        </w:tc>
      </w:tr>
      <w:tr w:rsidR="009C72A0" w:rsidRPr="004F411A" w14:paraId="02930970" w14:textId="77777777" w:rsidTr="00F05D10">
        <w:trPr>
          <w:trHeight w:val="680"/>
        </w:trPr>
        <w:tc>
          <w:tcPr>
            <w:tcW w:w="9639" w:type="dxa"/>
            <w:gridSpan w:val="4"/>
            <w:tcBorders>
              <w:top w:val="nil"/>
              <w:left w:val="single" w:sz="4" w:space="0" w:color="auto"/>
              <w:bottom w:val="single" w:sz="4" w:space="0" w:color="auto"/>
              <w:right w:val="single" w:sz="4" w:space="0" w:color="auto"/>
            </w:tcBorders>
            <w:shd w:val="clear" w:color="auto" w:fill="auto"/>
            <w:vAlign w:val="center"/>
            <w:hideMark/>
          </w:tcPr>
          <w:p w14:paraId="2E9AC562" w14:textId="7A8BF956" w:rsidR="009C72A0" w:rsidRPr="004F411A" w:rsidRDefault="009C72A0" w:rsidP="00435EAD">
            <w:pPr>
              <w:spacing w:after="0" w:line="240" w:lineRule="auto"/>
              <w:rPr>
                <w:rFonts w:ascii="Calibri" w:eastAsia="Times New Roman" w:hAnsi="Calibri" w:cs="Calibri"/>
                <w:color w:val="000000"/>
                <w:kern w:val="0"/>
                <w:lang w:eastAsia="en-GB"/>
                <w14:ligatures w14:val="none"/>
              </w:rPr>
            </w:pPr>
            <w:r w:rsidRPr="004F411A">
              <w:rPr>
                <w:rFonts w:ascii="Calibri" w:eastAsia="Times New Roman" w:hAnsi="Calibri" w:cs="Calibri"/>
                <w:b/>
                <w:bCs/>
                <w:color w:val="000000"/>
                <w:kern w:val="0"/>
                <w:lang w:eastAsia="en-GB"/>
                <w14:ligatures w14:val="none"/>
              </w:rPr>
              <w:t>Outcome: Systolic BP (Absolute values)</w:t>
            </w:r>
            <w:r w:rsidRPr="004F411A">
              <w:rPr>
                <w:rFonts w:ascii="Calibri" w:eastAsia="Times New Roman" w:hAnsi="Calibri" w:cs="Calibri"/>
                <w:color w:val="000000"/>
                <w:kern w:val="0"/>
                <w:lang w:eastAsia="en-GB"/>
                <w14:ligatures w14:val="none"/>
              </w:rPr>
              <w:t> </w:t>
            </w:r>
          </w:p>
        </w:tc>
      </w:tr>
      <w:tr w:rsidR="00F05D10" w:rsidRPr="004F411A" w14:paraId="26762E49"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DDDB014" w14:textId="77777777"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center"/>
          </w:tcPr>
          <w:p w14:paraId="1CB8D76C" w14:textId="706C2033"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106.64</w:t>
            </w:r>
          </w:p>
        </w:tc>
        <w:tc>
          <w:tcPr>
            <w:tcW w:w="2268" w:type="dxa"/>
            <w:tcBorders>
              <w:top w:val="nil"/>
              <w:left w:val="nil"/>
              <w:bottom w:val="single" w:sz="4" w:space="0" w:color="auto"/>
              <w:right w:val="single" w:sz="4" w:space="0" w:color="auto"/>
            </w:tcBorders>
            <w:shd w:val="clear" w:color="auto" w:fill="auto"/>
            <w:noWrap/>
            <w:vAlign w:val="center"/>
          </w:tcPr>
          <w:p w14:paraId="7A2D00C7" w14:textId="0B94AD96"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101.58 to 111.69</w:t>
            </w:r>
          </w:p>
        </w:tc>
        <w:tc>
          <w:tcPr>
            <w:tcW w:w="2268" w:type="dxa"/>
            <w:tcBorders>
              <w:top w:val="nil"/>
              <w:left w:val="nil"/>
              <w:bottom w:val="single" w:sz="4" w:space="0" w:color="auto"/>
              <w:right w:val="single" w:sz="4" w:space="0" w:color="auto"/>
            </w:tcBorders>
            <w:shd w:val="clear" w:color="auto" w:fill="auto"/>
            <w:noWrap/>
            <w:vAlign w:val="center"/>
          </w:tcPr>
          <w:p w14:paraId="2B83DB7D" w14:textId="3881B1E0"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F05D10" w:rsidRPr="004F411A" w14:paraId="17C687B6"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0B821858" w14:textId="77777777"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center"/>
          </w:tcPr>
          <w:p w14:paraId="18EC9275" w14:textId="224E2F32"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1.47</w:t>
            </w:r>
          </w:p>
        </w:tc>
        <w:tc>
          <w:tcPr>
            <w:tcW w:w="2268" w:type="dxa"/>
            <w:tcBorders>
              <w:top w:val="nil"/>
              <w:left w:val="nil"/>
              <w:bottom w:val="single" w:sz="4" w:space="0" w:color="auto"/>
              <w:right w:val="single" w:sz="4" w:space="0" w:color="auto"/>
            </w:tcBorders>
            <w:shd w:val="clear" w:color="auto" w:fill="auto"/>
            <w:noWrap/>
            <w:vAlign w:val="center"/>
          </w:tcPr>
          <w:p w14:paraId="46BB459B" w14:textId="6F6BF892"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0.07 to 2.87</w:t>
            </w:r>
          </w:p>
        </w:tc>
        <w:tc>
          <w:tcPr>
            <w:tcW w:w="2268" w:type="dxa"/>
            <w:tcBorders>
              <w:top w:val="nil"/>
              <w:left w:val="nil"/>
              <w:bottom w:val="single" w:sz="4" w:space="0" w:color="auto"/>
              <w:right w:val="single" w:sz="4" w:space="0" w:color="auto"/>
            </w:tcBorders>
            <w:shd w:val="clear" w:color="auto" w:fill="auto"/>
            <w:noWrap/>
            <w:vAlign w:val="center"/>
          </w:tcPr>
          <w:p w14:paraId="196A2081" w14:textId="35808DD3"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F05D10" w:rsidRPr="004F411A" w14:paraId="1AF46D1F"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7E5207D" w14:textId="77777777"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center"/>
          </w:tcPr>
          <w:p w14:paraId="5C1C38C5" w14:textId="11DB9A1E"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-8.12</w:t>
            </w:r>
          </w:p>
        </w:tc>
        <w:tc>
          <w:tcPr>
            <w:tcW w:w="2268" w:type="dxa"/>
            <w:tcBorders>
              <w:top w:val="nil"/>
              <w:left w:val="nil"/>
              <w:bottom w:val="single" w:sz="4" w:space="0" w:color="auto"/>
              <w:right w:val="single" w:sz="4" w:space="0" w:color="auto"/>
            </w:tcBorders>
            <w:shd w:val="clear" w:color="auto" w:fill="auto"/>
            <w:noWrap/>
            <w:vAlign w:val="center"/>
          </w:tcPr>
          <w:p w14:paraId="41BAC3D8" w14:textId="257FF987"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-15.63 to -0.62</w:t>
            </w:r>
          </w:p>
        </w:tc>
        <w:tc>
          <w:tcPr>
            <w:tcW w:w="2268" w:type="dxa"/>
            <w:tcBorders>
              <w:top w:val="nil"/>
              <w:left w:val="nil"/>
              <w:bottom w:val="single" w:sz="4" w:space="0" w:color="auto"/>
              <w:right w:val="single" w:sz="4" w:space="0" w:color="auto"/>
            </w:tcBorders>
            <w:shd w:val="clear" w:color="auto" w:fill="auto"/>
            <w:noWrap/>
            <w:vAlign w:val="center"/>
          </w:tcPr>
          <w:p w14:paraId="34F80CFC" w14:textId="1DC232D9"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F05D10" w:rsidRPr="004F411A" w14:paraId="70C99CD8"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C50124B" w14:textId="77777777"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center"/>
          </w:tcPr>
          <w:p w14:paraId="16DA89DC" w14:textId="190CD447"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0.18</w:t>
            </w:r>
          </w:p>
        </w:tc>
        <w:tc>
          <w:tcPr>
            <w:tcW w:w="2268" w:type="dxa"/>
            <w:tcBorders>
              <w:top w:val="nil"/>
              <w:left w:val="nil"/>
              <w:bottom w:val="single" w:sz="4" w:space="0" w:color="auto"/>
              <w:right w:val="single" w:sz="4" w:space="0" w:color="auto"/>
            </w:tcBorders>
            <w:shd w:val="clear" w:color="auto" w:fill="auto"/>
            <w:noWrap/>
            <w:vAlign w:val="center"/>
          </w:tcPr>
          <w:p w14:paraId="58E782C1" w14:textId="5B58A50D"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-0.20 to 0.55</w:t>
            </w:r>
          </w:p>
        </w:tc>
        <w:tc>
          <w:tcPr>
            <w:tcW w:w="2268" w:type="dxa"/>
            <w:tcBorders>
              <w:top w:val="nil"/>
              <w:left w:val="nil"/>
              <w:bottom w:val="single" w:sz="4" w:space="0" w:color="auto"/>
              <w:right w:val="single" w:sz="4" w:space="0" w:color="auto"/>
            </w:tcBorders>
            <w:shd w:val="clear" w:color="auto" w:fill="auto"/>
            <w:noWrap/>
            <w:vAlign w:val="center"/>
          </w:tcPr>
          <w:p w14:paraId="44900B0B" w14:textId="4AC0D7CC"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F05D10" w:rsidRPr="004F411A" w14:paraId="1C577169"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69CDF44" w14:textId="77777777"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center"/>
          </w:tcPr>
          <w:p w14:paraId="7B2E395F" w14:textId="3F2ABEF0"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-0.12</w:t>
            </w:r>
          </w:p>
        </w:tc>
        <w:tc>
          <w:tcPr>
            <w:tcW w:w="2268" w:type="dxa"/>
            <w:tcBorders>
              <w:top w:val="nil"/>
              <w:left w:val="nil"/>
              <w:bottom w:val="single" w:sz="4" w:space="0" w:color="auto"/>
              <w:right w:val="single" w:sz="4" w:space="0" w:color="auto"/>
            </w:tcBorders>
            <w:shd w:val="clear" w:color="auto" w:fill="auto"/>
            <w:noWrap/>
            <w:vAlign w:val="center"/>
          </w:tcPr>
          <w:p w14:paraId="375BF383" w14:textId="11735DC5"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-0.18 to -0.05</w:t>
            </w:r>
          </w:p>
        </w:tc>
        <w:tc>
          <w:tcPr>
            <w:tcW w:w="2268" w:type="dxa"/>
            <w:tcBorders>
              <w:top w:val="nil"/>
              <w:left w:val="nil"/>
              <w:bottom w:val="single" w:sz="4" w:space="0" w:color="auto"/>
              <w:right w:val="single" w:sz="4" w:space="0" w:color="auto"/>
            </w:tcBorders>
            <w:shd w:val="clear" w:color="auto" w:fill="auto"/>
            <w:noWrap/>
            <w:vAlign w:val="center"/>
          </w:tcPr>
          <w:p w14:paraId="5D99C81F" w14:textId="10F27382"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F05D10" w:rsidRPr="004F411A" w14:paraId="2AC74312"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B12DAEE" w14:textId="77777777"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center"/>
          </w:tcPr>
          <w:p w14:paraId="2D65C73C" w14:textId="0B45338B"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0.42</w:t>
            </w:r>
          </w:p>
        </w:tc>
        <w:tc>
          <w:tcPr>
            <w:tcW w:w="2268" w:type="dxa"/>
            <w:tcBorders>
              <w:top w:val="nil"/>
              <w:left w:val="nil"/>
              <w:bottom w:val="single" w:sz="4" w:space="0" w:color="auto"/>
              <w:right w:val="single" w:sz="4" w:space="0" w:color="auto"/>
            </w:tcBorders>
            <w:shd w:val="clear" w:color="auto" w:fill="auto"/>
            <w:noWrap/>
            <w:vAlign w:val="center"/>
          </w:tcPr>
          <w:p w14:paraId="34991C6B" w14:textId="73EEF327"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0.28 to 0.55</w:t>
            </w:r>
          </w:p>
        </w:tc>
        <w:tc>
          <w:tcPr>
            <w:tcW w:w="2268" w:type="dxa"/>
            <w:tcBorders>
              <w:top w:val="nil"/>
              <w:left w:val="nil"/>
              <w:bottom w:val="single" w:sz="4" w:space="0" w:color="auto"/>
              <w:right w:val="single" w:sz="4" w:space="0" w:color="auto"/>
            </w:tcBorders>
            <w:shd w:val="clear" w:color="auto" w:fill="auto"/>
            <w:noWrap/>
            <w:vAlign w:val="center"/>
          </w:tcPr>
          <w:p w14:paraId="70E4039E" w14:textId="51458883"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F05D10" w:rsidRPr="004F411A" w14:paraId="5010E7B7"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ED5401B" w14:textId="7E51B221"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ln 17OHP (ln(nmol/l))</w:t>
            </w:r>
          </w:p>
        </w:tc>
        <w:tc>
          <w:tcPr>
            <w:tcW w:w="2268" w:type="dxa"/>
            <w:tcBorders>
              <w:top w:val="nil"/>
              <w:left w:val="nil"/>
              <w:bottom w:val="single" w:sz="4" w:space="0" w:color="auto"/>
              <w:right w:val="single" w:sz="4" w:space="0" w:color="auto"/>
            </w:tcBorders>
            <w:shd w:val="clear" w:color="auto" w:fill="auto"/>
            <w:noWrap/>
            <w:vAlign w:val="center"/>
          </w:tcPr>
          <w:p w14:paraId="760916F5" w14:textId="64F06C29"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-0.64</w:t>
            </w:r>
          </w:p>
        </w:tc>
        <w:tc>
          <w:tcPr>
            <w:tcW w:w="2268" w:type="dxa"/>
            <w:tcBorders>
              <w:top w:val="nil"/>
              <w:left w:val="nil"/>
              <w:bottom w:val="single" w:sz="4" w:space="0" w:color="auto"/>
              <w:right w:val="single" w:sz="4" w:space="0" w:color="auto"/>
            </w:tcBorders>
            <w:shd w:val="clear" w:color="auto" w:fill="auto"/>
            <w:noWrap/>
            <w:vAlign w:val="center"/>
          </w:tcPr>
          <w:p w14:paraId="55C2BC53" w14:textId="5DF39D5B"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-1.00 to -0.27</w:t>
            </w:r>
          </w:p>
        </w:tc>
        <w:tc>
          <w:tcPr>
            <w:tcW w:w="2268" w:type="dxa"/>
            <w:tcBorders>
              <w:top w:val="nil"/>
              <w:left w:val="nil"/>
              <w:bottom w:val="single" w:sz="4" w:space="0" w:color="auto"/>
              <w:right w:val="single" w:sz="4" w:space="0" w:color="auto"/>
            </w:tcBorders>
            <w:shd w:val="clear" w:color="auto" w:fill="auto"/>
            <w:noWrap/>
            <w:vAlign w:val="center"/>
          </w:tcPr>
          <w:p w14:paraId="2ABF97CB" w14:textId="52234EC5"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6223BF" w:rsidRPr="001702C7" w14:paraId="614F11C1" w14:textId="77777777" w:rsidTr="00F05D10">
        <w:trPr>
          <w:trHeight w:val="680"/>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C881EE1" w14:textId="77777777" w:rsidR="00B835EA" w:rsidRPr="00435DD6" w:rsidRDefault="006223BF" w:rsidP="006223BF">
            <w:pPr>
              <w:spacing w:after="0" w:line="240" w:lineRule="auto"/>
              <w:jc w:val="center"/>
              <w:rPr>
                <w:rFonts w:ascii="Calibri" w:hAnsi="Calibri" w:cs="Calibri"/>
                <w:b/>
                <w:bCs/>
                <w:color w:val="000000"/>
              </w:rPr>
            </w:pPr>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p>
          <w:p w14:paraId="309B1E6E" w14:textId="3D06F67B" w:rsidR="006223BF" w:rsidRPr="00435DD6" w:rsidRDefault="00F05D10" w:rsidP="006223BF">
            <w:pPr>
              <w:spacing w:after="0" w:line="240" w:lineRule="auto"/>
              <w:jc w:val="center"/>
              <w:rPr>
                <w:rFonts w:ascii="Calibri" w:eastAsia="Times New Roman" w:hAnsi="Calibri" w:cs="Calibri"/>
                <w:color w:val="000000"/>
                <w:kern w:val="0"/>
                <w:lang w:eastAsia="en-GB"/>
                <w14:ligatures w14:val="none"/>
              </w:rPr>
            </w:pPr>
            <w:r w:rsidRPr="00F05D10">
              <w:rPr>
                <w:rFonts w:ascii="Calibri" w:hAnsi="Calibri" w:cs="Calibri"/>
                <w:color w:val="000000"/>
              </w:rPr>
              <w:t>0.41 | 4.35</w:t>
            </w:r>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C972298" w14:textId="77777777" w:rsidR="00B835EA" w:rsidRPr="004457AE" w:rsidRDefault="006223BF" w:rsidP="006223BF">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systolic BP (95% CI) : </w:t>
            </w:r>
          </w:p>
          <w:p w14:paraId="5D1A9EE8" w14:textId="38BB1ECB" w:rsidR="006223BF" w:rsidRPr="004457AE" w:rsidRDefault="00E30D31" w:rsidP="006223BF">
            <w:pPr>
              <w:spacing w:after="0" w:line="240" w:lineRule="auto"/>
              <w:jc w:val="center"/>
              <w:rPr>
                <w:rFonts w:ascii="Calibri" w:eastAsia="Times New Roman" w:hAnsi="Calibri" w:cs="Calibri"/>
                <w:color w:val="000000"/>
                <w:kern w:val="0"/>
                <w:lang w:val="pl-PL" w:eastAsia="en-GB"/>
                <w14:ligatures w14:val="none"/>
              </w:rPr>
            </w:pPr>
            <w:r w:rsidRPr="00E30D31">
              <w:rPr>
                <w:rFonts w:ascii="Calibri" w:hAnsi="Calibri" w:cs="Calibri"/>
                <w:color w:val="000000"/>
                <w:lang w:val="pl-PL"/>
              </w:rPr>
              <w:t>0.31 (0.17 to 0.45)</w:t>
            </w:r>
          </w:p>
        </w:tc>
      </w:tr>
      <w:tr w:rsidR="009C72A0" w:rsidRPr="004F411A" w14:paraId="0E38422B" w14:textId="77777777" w:rsidTr="00F05D10">
        <w:trPr>
          <w:trHeight w:val="680"/>
        </w:trPr>
        <w:tc>
          <w:tcPr>
            <w:tcW w:w="9639" w:type="dxa"/>
            <w:gridSpan w:val="4"/>
            <w:tcBorders>
              <w:top w:val="nil"/>
              <w:left w:val="single" w:sz="4" w:space="0" w:color="auto"/>
              <w:bottom w:val="single" w:sz="4" w:space="0" w:color="auto"/>
              <w:right w:val="single" w:sz="4" w:space="0" w:color="auto"/>
            </w:tcBorders>
            <w:shd w:val="clear" w:color="auto" w:fill="auto"/>
            <w:noWrap/>
            <w:vAlign w:val="center"/>
            <w:hideMark/>
          </w:tcPr>
          <w:p w14:paraId="29BE8D1C" w14:textId="4C0F6037" w:rsidR="009C72A0" w:rsidRPr="00435DD6" w:rsidRDefault="009C72A0" w:rsidP="00261A6A">
            <w:pPr>
              <w:spacing w:after="0" w:line="240" w:lineRule="auto"/>
              <w:rPr>
                <w:rFonts w:ascii="Calibri" w:eastAsia="Times New Roman" w:hAnsi="Calibri" w:cs="Calibri"/>
                <w:color w:val="000000"/>
                <w:kern w:val="0"/>
                <w:lang w:eastAsia="en-GB"/>
                <w14:ligatures w14:val="none"/>
              </w:rPr>
            </w:pPr>
            <w:r w:rsidRPr="00435DD6">
              <w:rPr>
                <w:rFonts w:ascii="Calibri" w:eastAsia="Times New Roman" w:hAnsi="Calibri" w:cs="Calibri"/>
                <w:b/>
                <w:bCs/>
                <w:color w:val="000000"/>
                <w:kern w:val="0"/>
                <w:lang w:eastAsia="en-GB"/>
                <w14:ligatures w14:val="none"/>
              </w:rPr>
              <w:t>Outcome: Diastolic BP (Absolute values) </w:t>
            </w:r>
            <w:r w:rsidRPr="00435DD6">
              <w:rPr>
                <w:rFonts w:ascii="Calibri" w:eastAsia="Times New Roman" w:hAnsi="Calibri" w:cs="Calibri"/>
                <w:color w:val="000000"/>
                <w:kern w:val="0"/>
                <w:lang w:eastAsia="en-GB"/>
                <w14:ligatures w14:val="none"/>
              </w:rPr>
              <w:t> </w:t>
            </w:r>
          </w:p>
        </w:tc>
      </w:tr>
      <w:tr w:rsidR="00F05D10" w:rsidRPr="004F411A" w14:paraId="74A6D776"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F4F1AAE" w14:textId="77777777"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center"/>
          </w:tcPr>
          <w:p w14:paraId="38BF3B63" w14:textId="269EB517"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67.37</w:t>
            </w:r>
          </w:p>
        </w:tc>
        <w:tc>
          <w:tcPr>
            <w:tcW w:w="2268" w:type="dxa"/>
            <w:tcBorders>
              <w:top w:val="nil"/>
              <w:left w:val="nil"/>
              <w:bottom w:val="single" w:sz="4" w:space="0" w:color="auto"/>
              <w:right w:val="single" w:sz="4" w:space="0" w:color="auto"/>
            </w:tcBorders>
            <w:shd w:val="clear" w:color="auto" w:fill="auto"/>
            <w:noWrap/>
            <w:vAlign w:val="center"/>
          </w:tcPr>
          <w:p w14:paraId="1B5604F5" w14:textId="7BE574A0"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63.72 to 71.02</w:t>
            </w:r>
          </w:p>
        </w:tc>
        <w:tc>
          <w:tcPr>
            <w:tcW w:w="2268" w:type="dxa"/>
            <w:tcBorders>
              <w:top w:val="nil"/>
              <w:left w:val="nil"/>
              <w:bottom w:val="single" w:sz="4" w:space="0" w:color="auto"/>
              <w:right w:val="single" w:sz="4" w:space="0" w:color="auto"/>
            </w:tcBorders>
            <w:shd w:val="clear" w:color="auto" w:fill="auto"/>
            <w:noWrap/>
            <w:vAlign w:val="center"/>
          </w:tcPr>
          <w:p w14:paraId="4E08E320" w14:textId="0EC6319A"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F05D10" w:rsidRPr="004F411A" w14:paraId="699C3024"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0DEAFAB" w14:textId="77777777"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center"/>
          </w:tcPr>
          <w:p w14:paraId="3A061893" w14:textId="15842CBC"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0.76</w:t>
            </w:r>
          </w:p>
        </w:tc>
        <w:tc>
          <w:tcPr>
            <w:tcW w:w="2268" w:type="dxa"/>
            <w:tcBorders>
              <w:top w:val="nil"/>
              <w:left w:val="nil"/>
              <w:bottom w:val="single" w:sz="4" w:space="0" w:color="auto"/>
              <w:right w:val="single" w:sz="4" w:space="0" w:color="auto"/>
            </w:tcBorders>
            <w:shd w:val="clear" w:color="auto" w:fill="auto"/>
            <w:noWrap/>
            <w:vAlign w:val="center"/>
          </w:tcPr>
          <w:p w14:paraId="16E996FF" w14:textId="57907D09"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-0.17 to 1.68</w:t>
            </w:r>
          </w:p>
        </w:tc>
        <w:tc>
          <w:tcPr>
            <w:tcW w:w="2268" w:type="dxa"/>
            <w:tcBorders>
              <w:top w:val="nil"/>
              <w:left w:val="nil"/>
              <w:bottom w:val="single" w:sz="4" w:space="0" w:color="auto"/>
              <w:right w:val="single" w:sz="4" w:space="0" w:color="auto"/>
            </w:tcBorders>
            <w:shd w:val="clear" w:color="auto" w:fill="auto"/>
            <w:noWrap/>
            <w:vAlign w:val="center"/>
          </w:tcPr>
          <w:p w14:paraId="1A527514" w14:textId="011D36E6"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F05D10" w:rsidRPr="004F411A" w14:paraId="48DD7573"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B9E43BB" w14:textId="77777777"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center"/>
          </w:tcPr>
          <w:p w14:paraId="21991F3F" w14:textId="7A0D68CD"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-3.11</w:t>
            </w:r>
          </w:p>
        </w:tc>
        <w:tc>
          <w:tcPr>
            <w:tcW w:w="2268" w:type="dxa"/>
            <w:tcBorders>
              <w:top w:val="nil"/>
              <w:left w:val="nil"/>
              <w:bottom w:val="single" w:sz="4" w:space="0" w:color="auto"/>
              <w:right w:val="single" w:sz="4" w:space="0" w:color="auto"/>
            </w:tcBorders>
            <w:shd w:val="clear" w:color="auto" w:fill="auto"/>
            <w:noWrap/>
            <w:vAlign w:val="center"/>
          </w:tcPr>
          <w:p w14:paraId="0A508437" w14:textId="2109F83E"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-9.54 to 3.33</w:t>
            </w:r>
          </w:p>
        </w:tc>
        <w:tc>
          <w:tcPr>
            <w:tcW w:w="2268" w:type="dxa"/>
            <w:tcBorders>
              <w:top w:val="nil"/>
              <w:left w:val="nil"/>
              <w:bottom w:val="single" w:sz="4" w:space="0" w:color="auto"/>
              <w:right w:val="single" w:sz="4" w:space="0" w:color="auto"/>
            </w:tcBorders>
            <w:shd w:val="clear" w:color="auto" w:fill="auto"/>
            <w:noWrap/>
            <w:vAlign w:val="center"/>
          </w:tcPr>
          <w:p w14:paraId="4DECDAAA" w14:textId="15EDEE68"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F05D10" w:rsidRPr="004F411A" w14:paraId="0853115F"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DEB867B" w14:textId="77777777"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center"/>
          </w:tcPr>
          <w:p w14:paraId="2F9301B0" w14:textId="6A8A1506"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0.18</w:t>
            </w:r>
          </w:p>
        </w:tc>
        <w:tc>
          <w:tcPr>
            <w:tcW w:w="2268" w:type="dxa"/>
            <w:tcBorders>
              <w:top w:val="nil"/>
              <w:left w:val="nil"/>
              <w:bottom w:val="single" w:sz="4" w:space="0" w:color="auto"/>
              <w:right w:val="single" w:sz="4" w:space="0" w:color="auto"/>
            </w:tcBorders>
            <w:shd w:val="clear" w:color="auto" w:fill="auto"/>
            <w:noWrap/>
            <w:vAlign w:val="center"/>
          </w:tcPr>
          <w:p w14:paraId="35B49115" w14:textId="4BBC8398"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-0.16 to 0.51</w:t>
            </w:r>
          </w:p>
        </w:tc>
        <w:tc>
          <w:tcPr>
            <w:tcW w:w="2268" w:type="dxa"/>
            <w:tcBorders>
              <w:top w:val="nil"/>
              <w:left w:val="nil"/>
              <w:bottom w:val="single" w:sz="4" w:space="0" w:color="auto"/>
              <w:right w:val="single" w:sz="4" w:space="0" w:color="auto"/>
            </w:tcBorders>
            <w:shd w:val="clear" w:color="auto" w:fill="auto"/>
            <w:noWrap/>
            <w:vAlign w:val="center"/>
          </w:tcPr>
          <w:p w14:paraId="6B2EABCB" w14:textId="508C04E1"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F05D10" w:rsidRPr="004F411A" w14:paraId="696AE4A9"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7DCD628" w14:textId="77777777"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center"/>
          </w:tcPr>
          <w:p w14:paraId="0E106811" w14:textId="7F5074B9"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-0.08</w:t>
            </w:r>
          </w:p>
        </w:tc>
        <w:tc>
          <w:tcPr>
            <w:tcW w:w="2268" w:type="dxa"/>
            <w:tcBorders>
              <w:top w:val="nil"/>
              <w:left w:val="nil"/>
              <w:bottom w:val="single" w:sz="4" w:space="0" w:color="auto"/>
              <w:right w:val="single" w:sz="4" w:space="0" w:color="auto"/>
            </w:tcBorders>
            <w:shd w:val="clear" w:color="auto" w:fill="auto"/>
            <w:noWrap/>
            <w:vAlign w:val="center"/>
          </w:tcPr>
          <w:p w14:paraId="26751C1C" w14:textId="7BF6E903"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-0.13 to -0.03</w:t>
            </w:r>
          </w:p>
        </w:tc>
        <w:tc>
          <w:tcPr>
            <w:tcW w:w="2268" w:type="dxa"/>
            <w:tcBorders>
              <w:top w:val="nil"/>
              <w:left w:val="nil"/>
              <w:bottom w:val="single" w:sz="4" w:space="0" w:color="auto"/>
              <w:right w:val="single" w:sz="4" w:space="0" w:color="auto"/>
            </w:tcBorders>
            <w:shd w:val="clear" w:color="auto" w:fill="auto"/>
            <w:noWrap/>
            <w:vAlign w:val="center"/>
          </w:tcPr>
          <w:p w14:paraId="75C42008" w14:textId="09A05024"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F05D10" w:rsidRPr="004F411A" w14:paraId="6A8AC037"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B77615E" w14:textId="77777777"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center"/>
          </w:tcPr>
          <w:p w14:paraId="1DDF2A85" w14:textId="51912C38"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0.21</w:t>
            </w:r>
          </w:p>
        </w:tc>
        <w:tc>
          <w:tcPr>
            <w:tcW w:w="2268" w:type="dxa"/>
            <w:tcBorders>
              <w:top w:val="nil"/>
              <w:left w:val="nil"/>
              <w:bottom w:val="single" w:sz="4" w:space="0" w:color="auto"/>
              <w:right w:val="single" w:sz="4" w:space="0" w:color="auto"/>
            </w:tcBorders>
            <w:shd w:val="clear" w:color="auto" w:fill="auto"/>
            <w:noWrap/>
            <w:vAlign w:val="center"/>
          </w:tcPr>
          <w:p w14:paraId="156EE97D" w14:textId="03A1708D"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0.14 to 0.28</w:t>
            </w:r>
          </w:p>
        </w:tc>
        <w:tc>
          <w:tcPr>
            <w:tcW w:w="2268" w:type="dxa"/>
            <w:tcBorders>
              <w:top w:val="nil"/>
              <w:left w:val="nil"/>
              <w:bottom w:val="single" w:sz="4" w:space="0" w:color="auto"/>
              <w:right w:val="single" w:sz="4" w:space="0" w:color="auto"/>
            </w:tcBorders>
            <w:shd w:val="clear" w:color="auto" w:fill="auto"/>
            <w:noWrap/>
            <w:vAlign w:val="center"/>
          </w:tcPr>
          <w:p w14:paraId="5B002A96" w14:textId="1B7F1EBB"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F05D10" w:rsidRPr="004F411A" w14:paraId="701F6A2B"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24715FA" w14:textId="6FB53155"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ln 17OHP (ln(nmol/l))</w:t>
            </w:r>
          </w:p>
        </w:tc>
        <w:tc>
          <w:tcPr>
            <w:tcW w:w="2268" w:type="dxa"/>
            <w:tcBorders>
              <w:top w:val="nil"/>
              <w:left w:val="nil"/>
              <w:bottom w:val="single" w:sz="4" w:space="0" w:color="auto"/>
              <w:right w:val="single" w:sz="4" w:space="0" w:color="auto"/>
            </w:tcBorders>
            <w:shd w:val="clear" w:color="auto" w:fill="auto"/>
            <w:noWrap/>
            <w:vAlign w:val="center"/>
          </w:tcPr>
          <w:p w14:paraId="1C22E479" w14:textId="50540831"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-0.5</w:t>
            </w:r>
            <w:r w:rsidR="00BD6AF7">
              <w:rPr>
                <w:rFonts w:ascii="Calibri" w:hAnsi="Calibri" w:cs="Calibri"/>
                <w:color w:val="000000"/>
              </w:rPr>
              <w:t>0</w:t>
            </w:r>
          </w:p>
        </w:tc>
        <w:tc>
          <w:tcPr>
            <w:tcW w:w="2268" w:type="dxa"/>
            <w:tcBorders>
              <w:top w:val="nil"/>
              <w:left w:val="nil"/>
              <w:bottom w:val="single" w:sz="4" w:space="0" w:color="auto"/>
              <w:right w:val="single" w:sz="4" w:space="0" w:color="auto"/>
            </w:tcBorders>
            <w:shd w:val="clear" w:color="auto" w:fill="auto"/>
            <w:noWrap/>
            <w:vAlign w:val="center"/>
          </w:tcPr>
          <w:p w14:paraId="01A3C8D5" w14:textId="6462E8D5"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-0.78 to -0.22</w:t>
            </w:r>
          </w:p>
        </w:tc>
        <w:tc>
          <w:tcPr>
            <w:tcW w:w="2268" w:type="dxa"/>
            <w:tcBorders>
              <w:top w:val="nil"/>
              <w:left w:val="nil"/>
              <w:bottom w:val="single" w:sz="4" w:space="0" w:color="auto"/>
              <w:right w:val="single" w:sz="4" w:space="0" w:color="auto"/>
            </w:tcBorders>
            <w:shd w:val="clear" w:color="auto" w:fill="auto"/>
            <w:noWrap/>
            <w:vAlign w:val="center"/>
          </w:tcPr>
          <w:p w14:paraId="035C42D0" w14:textId="5FC02755"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6223BF" w:rsidRPr="001702C7" w14:paraId="1503215B" w14:textId="77777777" w:rsidTr="00F05D10">
        <w:trPr>
          <w:trHeight w:val="680"/>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F410443" w14:textId="77777777" w:rsidR="004D2618" w:rsidRPr="00435DD6" w:rsidRDefault="006223BF" w:rsidP="006223BF">
            <w:pPr>
              <w:spacing w:after="0" w:line="240" w:lineRule="auto"/>
              <w:jc w:val="center"/>
              <w:rPr>
                <w:rFonts w:ascii="Calibri" w:hAnsi="Calibri" w:cs="Calibri"/>
                <w:b/>
                <w:bCs/>
                <w:color w:val="000000"/>
              </w:rPr>
            </w:pPr>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p>
          <w:p w14:paraId="7876D915" w14:textId="400C8627" w:rsidR="006223BF" w:rsidRPr="00435DD6" w:rsidRDefault="00E30D31" w:rsidP="006223BF">
            <w:pPr>
              <w:spacing w:after="0" w:line="240" w:lineRule="auto"/>
              <w:jc w:val="center"/>
              <w:rPr>
                <w:rFonts w:ascii="Calibri" w:eastAsia="Times New Roman" w:hAnsi="Calibri" w:cs="Calibri"/>
                <w:color w:val="000000"/>
                <w:kern w:val="0"/>
                <w:lang w:eastAsia="en-GB"/>
                <w14:ligatures w14:val="none"/>
              </w:rPr>
            </w:pPr>
            <w:r w:rsidRPr="00E30D31">
              <w:rPr>
                <w:rFonts w:ascii="Calibri" w:hAnsi="Calibri" w:cs="Calibri"/>
                <w:color w:val="000000"/>
              </w:rPr>
              <w:t>0.19 | 2.40</w:t>
            </w:r>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3237950" w14:textId="77777777" w:rsidR="004D2618" w:rsidRPr="004457AE" w:rsidRDefault="006223BF" w:rsidP="006223BF">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diastolic BP (95% CI) : </w:t>
            </w:r>
          </w:p>
          <w:p w14:paraId="0E2AA4DB" w14:textId="2A8B3354" w:rsidR="006223BF" w:rsidRPr="004457AE" w:rsidRDefault="00E30D31" w:rsidP="006223BF">
            <w:pPr>
              <w:spacing w:after="0" w:line="240" w:lineRule="auto"/>
              <w:jc w:val="center"/>
              <w:rPr>
                <w:rFonts w:ascii="Calibri" w:eastAsia="Times New Roman" w:hAnsi="Calibri" w:cs="Calibri"/>
                <w:color w:val="000000"/>
                <w:kern w:val="0"/>
                <w:lang w:val="pl-PL" w:eastAsia="en-GB"/>
                <w14:ligatures w14:val="none"/>
              </w:rPr>
            </w:pPr>
            <w:r w:rsidRPr="00E30D31">
              <w:rPr>
                <w:rFonts w:ascii="Calibri" w:hAnsi="Calibri" w:cs="Calibri"/>
                <w:color w:val="000000"/>
                <w:lang w:val="pl-PL"/>
              </w:rPr>
              <w:t>0.20 (0.07 to 0.32)</w:t>
            </w:r>
          </w:p>
        </w:tc>
      </w:tr>
    </w:tbl>
    <w:p w14:paraId="59C81EDA" w14:textId="11C7AE10" w:rsidR="00191F41" w:rsidRPr="004F411A" w:rsidRDefault="009C72A0">
      <w:pPr>
        <w:rPr>
          <w:rFonts w:ascii="Calibri" w:eastAsiaTheme="majorEastAsia" w:hAnsi="Calibri" w:cs="Calibri"/>
          <w:color w:val="0F4761" w:themeColor="accent1" w:themeShade="BF"/>
          <w:sz w:val="32"/>
          <w:szCs w:val="32"/>
        </w:rPr>
      </w:pPr>
      <w:r w:rsidRPr="00435DD6">
        <w:rPr>
          <w:rFonts w:ascii="Calibri" w:hAnsi="Calibri" w:cs="Calibri"/>
          <w:sz w:val="16"/>
          <w:szCs w:val="16"/>
        </w:rPr>
        <w:t>BP = Blood pressure; SD = Standard dev</w:t>
      </w:r>
      <w:r w:rsidR="0020410A">
        <w:rPr>
          <w:rFonts w:ascii="Calibri" w:hAnsi="Calibri" w:cs="Calibri"/>
          <w:sz w:val="16"/>
          <w:szCs w:val="16"/>
        </w:rPr>
        <w:t>i</w:t>
      </w:r>
      <w:r w:rsidRPr="00435DD6">
        <w:rPr>
          <w:rFonts w:ascii="Calibri" w:hAnsi="Calibri" w:cs="Calibri"/>
          <w:sz w:val="16"/>
          <w:szCs w:val="16"/>
        </w:rPr>
        <w:t xml:space="preserve">ation; </w:t>
      </w:r>
      <w:r w:rsidR="003C148F" w:rsidRPr="00435DD6">
        <w:rPr>
          <w:rFonts w:ascii="Calibri" w:hAnsi="Calibri" w:cs="Calibri"/>
          <w:sz w:val="16"/>
          <w:szCs w:val="16"/>
        </w:rPr>
        <w:t xml:space="preserve">17OHP = 17OH-progesterone; </w:t>
      </w:r>
      <w:r w:rsidRPr="00435DD6">
        <w:rPr>
          <w:rFonts w:ascii="Calibri" w:hAnsi="Calibri" w:cs="Calibri"/>
          <w:sz w:val="16"/>
          <w:szCs w:val="16"/>
        </w:rPr>
        <w:t>CI = Confidence interval</w:t>
      </w:r>
      <w:r w:rsidR="00E709CD">
        <w:rPr>
          <w:rFonts w:ascii="Calibri" w:hAnsi="Calibri" w:cs="Calibri"/>
          <w:sz w:val="16"/>
          <w:szCs w:val="16"/>
        </w:rPr>
        <w:t>; NS = Not significant; * = CI does not span zero</w:t>
      </w:r>
      <w:r w:rsidR="00E709CD" w:rsidRPr="007F1C38">
        <w:rPr>
          <w:rFonts w:ascii="Calibri" w:hAnsi="Calibri" w:cs="Calibri"/>
          <w:sz w:val="16"/>
          <w:szCs w:val="16"/>
        </w:rPr>
        <w:t xml:space="preserve">. </w:t>
      </w:r>
      <w:r w:rsidR="00E709CD">
        <w:rPr>
          <w:rFonts w:ascii="Calibri" w:hAnsi="Calibri" w:cs="Calibri"/>
          <w:sz w:val="16"/>
          <w:szCs w:val="16"/>
        </w:rPr>
        <w:t>CI</w:t>
      </w:r>
      <w:r w:rsidRPr="00435DD6">
        <w:rPr>
          <w:rFonts w:ascii="Calibri" w:hAnsi="Calibri" w:cs="Calibri"/>
          <w:sz w:val="16"/>
          <w:szCs w:val="16"/>
        </w:rPr>
        <w:t xml:space="preserve"> calculated by iterating Bayesian Model using 400 iterations each through </w:t>
      </w:r>
      <w:r w:rsidR="00AD7394">
        <w:rPr>
          <w:rFonts w:ascii="Calibri" w:hAnsi="Calibri" w:cs="Calibri"/>
          <w:sz w:val="16"/>
          <w:szCs w:val="16"/>
        </w:rPr>
        <w:t>10</w:t>
      </w:r>
      <w:r w:rsidR="00AD7394" w:rsidRPr="00435DD6">
        <w:rPr>
          <w:rFonts w:ascii="Calibri" w:hAnsi="Calibri" w:cs="Calibri"/>
          <w:sz w:val="16"/>
          <w:szCs w:val="16"/>
        </w:rPr>
        <w:t xml:space="preserve"> </w:t>
      </w:r>
      <w:r w:rsidRPr="00435DD6">
        <w:rPr>
          <w:rFonts w:ascii="Calibri" w:hAnsi="Calibri" w:cs="Calibri"/>
          <w:sz w:val="16"/>
          <w:szCs w:val="16"/>
        </w:rPr>
        <w:t xml:space="preserve">bootstrap replications (sampling all data available from one patient with replacement) for each of the 10 imputed datasets. </w:t>
      </w:r>
      <w:r w:rsidR="00191F41" w:rsidRPr="004F411A">
        <w:rPr>
          <w:rFonts w:ascii="Calibri" w:eastAsiaTheme="majorEastAsia" w:hAnsi="Calibri" w:cs="Calibri"/>
          <w:color w:val="0F4761" w:themeColor="accent1" w:themeShade="BF"/>
          <w:sz w:val="32"/>
          <w:szCs w:val="32"/>
        </w:rPr>
        <w:br w:type="page"/>
      </w:r>
    </w:p>
    <w:p w14:paraId="2D68A09D" w14:textId="2442A7BD" w:rsidR="00191F41" w:rsidRPr="00435DD6" w:rsidRDefault="00191F41" w:rsidP="00191F41">
      <w:pPr>
        <w:pStyle w:val="Heading3"/>
        <w:rPr>
          <w:rFonts w:ascii="Calibri" w:hAnsi="Calibri" w:cs="Calibri"/>
        </w:rPr>
      </w:pPr>
      <w:r w:rsidRPr="00435DD6">
        <w:rPr>
          <w:rFonts w:ascii="Calibri" w:hAnsi="Calibri" w:cs="Calibri"/>
        </w:rPr>
        <w:lastRenderedPageBreak/>
        <w:t>Model 3: Sensitivity analysis A: Complete Case Analysis: Extent to which 17OH-progesterone predicts BP</w:t>
      </w:r>
    </w:p>
    <w:p w14:paraId="21E67197" w14:textId="23CF5034" w:rsidR="00191F41" w:rsidRPr="00435DD6" w:rsidRDefault="002B610B" w:rsidP="00191F41">
      <w:pPr>
        <w:rPr>
          <w:rFonts w:ascii="Calibri" w:hAnsi="Calibri" w:cs="Calibri"/>
        </w:rPr>
      </w:pPr>
      <w:r w:rsidRPr="00435DD6">
        <w:rPr>
          <w:rFonts w:ascii="Calibri" w:hAnsi="Calibri" w:cs="Calibri"/>
          <w:b/>
          <w:bCs/>
        </w:rPr>
        <w:t>Number of patients</w:t>
      </w:r>
      <w:r w:rsidR="007A601B">
        <w:rPr>
          <w:rFonts w:ascii="Calibri" w:hAnsi="Calibri" w:cs="Calibri"/>
          <w:b/>
          <w:bCs/>
        </w:rPr>
        <w:t xml:space="preserve"> in model</w:t>
      </w:r>
      <w:r w:rsidRPr="00435DD6">
        <w:rPr>
          <w:rFonts w:ascii="Calibri" w:hAnsi="Calibri" w:cs="Calibri"/>
          <w:b/>
          <w:bCs/>
        </w:rPr>
        <w:t>:</w:t>
      </w:r>
      <w:r w:rsidRPr="00435DD6">
        <w:rPr>
          <w:rFonts w:ascii="Calibri" w:hAnsi="Calibri" w:cs="Calibri"/>
        </w:rPr>
        <w:t xml:space="preserve"> 288</w:t>
      </w:r>
      <w:r w:rsidRPr="00435DD6">
        <w:rPr>
          <w:rFonts w:ascii="Calibri" w:hAnsi="Calibri" w:cs="Calibri"/>
        </w:rPr>
        <w:tab/>
      </w:r>
      <w:r w:rsidR="00530948">
        <w:rPr>
          <w:rFonts w:ascii="Calibri" w:hAnsi="Calibri" w:cs="Calibri"/>
        </w:rPr>
        <w:tab/>
      </w:r>
      <w:r w:rsidR="00530948">
        <w:rPr>
          <w:rFonts w:ascii="Calibri" w:hAnsi="Calibri" w:cs="Calibri"/>
        </w:rPr>
        <w:tab/>
      </w:r>
      <w:r w:rsidRPr="00435DD6">
        <w:rPr>
          <w:rFonts w:ascii="Calibri" w:hAnsi="Calibri" w:cs="Calibri"/>
          <w:b/>
          <w:bCs/>
        </w:rPr>
        <w:t>Number of visits</w:t>
      </w:r>
      <w:r w:rsidR="007A601B">
        <w:rPr>
          <w:rFonts w:ascii="Calibri" w:hAnsi="Calibri" w:cs="Calibri"/>
          <w:b/>
          <w:bCs/>
        </w:rPr>
        <w:t xml:space="preserve"> in model</w:t>
      </w:r>
      <w:r w:rsidRPr="00435DD6">
        <w:rPr>
          <w:rFonts w:ascii="Calibri" w:hAnsi="Calibri" w:cs="Calibri"/>
          <w:b/>
          <w:bCs/>
        </w:rPr>
        <w:t xml:space="preserve">: </w:t>
      </w:r>
      <w:r w:rsidRPr="00435DD6">
        <w:rPr>
          <w:rFonts w:ascii="Calibri" w:hAnsi="Calibri" w:cs="Calibri"/>
        </w:rPr>
        <w:t>1215</w:t>
      </w:r>
    </w:p>
    <w:tbl>
      <w:tblPr>
        <w:tblW w:w="9639" w:type="dxa"/>
        <w:tblLook w:val="04A0" w:firstRow="1" w:lastRow="0" w:firstColumn="1" w:lastColumn="0" w:noHBand="0" w:noVBand="1"/>
      </w:tblPr>
      <w:tblGrid>
        <w:gridCol w:w="2835"/>
        <w:gridCol w:w="2268"/>
        <w:gridCol w:w="2268"/>
        <w:gridCol w:w="2268"/>
      </w:tblGrid>
      <w:tr w:rsidR="004F411A" w:rsidRPr="004F411A" w14:paraId="23E27E9D" w14:textId="77777777" w:rsidTr="00A44CC9">
        <w:trPr>
          <w:trHeight w:val="680"/>
        </w:trPr>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07D6E" w14:textId="77777777" w:rsidR="00191F41" w:rsidRPr="004F411A" w:rsidRDefault="00191F41"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Parameter</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47F8BB0E" w14:textId="77777777" w:rsidR="00191F41" w:rsidRPr="004F411A" w:rsidRDefault="00191F41"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Estimate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2C2CD69D" w14:textId="77777777" w:rsidR="00191F41" w:rsidRPr="004F411A" w:rsidRDefault="00191F41"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 xml:space="preserve">Confidence </w:t>
            </w:r>
          </w:p>
          <w:p w14:paraId="4F32064C" w14:textId="77777777" w:rsidR="00191F41" w:rsidRPr="004F411A" w:rsidRDefault="00191F41"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Interval</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4D287377" w14:textId="77777777" w:rsidR="00191F41" w:rsidRPr="004F411A" w:rsidRDefault="00191F41"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Significance</w:t>
            </w:r>
          </w:p>
        </w:tc>
      </w:tr>
      <w:tr w:rsidR="00191F41" w:rsidRPr="004F411A" w14:paraId="7897D975" w14:textId="77777777" w:rsidTr="00A44CC9">
        <w:trPr>
          <w:trHeight w:val="680"/>
        </w:trPr>
        <w:tc>
          <w:tcPr>
            <w:tcW w:w="9639" w:type="dxa"/>
            <w:gridSpan w:val="4"/>
            <w:tcBorders>
              <w:top w:val="nil"/>
              <w:left w:val="single" w:sz="4" w:space="0" w:color="auto"/>
              <w:bottom w:val="single" w:sz="4" w:space="0" w:color="auto"/>
              <w:right w:val="single" w:sz="4" w:space="0" w:color="auto"/>
            </w:tcBorders>
            <w:shd w:val="clear" w:color="auto" w:fill="auto"/>
            <w:vAlign w:val="center"/>
            <w:hideMark/>
          </w:tcPr>
          <w:p w14:paraId="16A95112" w14:textId="38DE0F30" w:rsidR="00191F41" w:rsidRPr="004F411A" w:rsidRDefault="00191F41" w:rsidP="00435EAD">
            <w:pPr>
              <w:spacing w:after="0" w:line="240" w:lineRule="auto"/>
              <w:rPr>
                <w:rFonts w:ascii="Calibri" w:eastAsia="Times New Roman" w:hAnsi="Calibri" w:cs="Calibri"/>
                <w:color w:val="000000"/>
                <w:kern w:val="0"/>
                <w:lang w:eastAsia="en-GB"/>
                <w14:ligatures w14:val="none"/>
              </w:rPr>
            </w:pPr>
            <w:r w:rsidRPr="004F411A">
              <w:rPr>
                <w:rFonts w:ascii="Calibri" w:eastAsia="Times New Roman" w:hAnsi="Calibri" w:cs="Calibri"/>
                <w:b/>
                <w:bCs/>
                <w:color w:val="000000"/>
                <w:kern w:val="0"/>
                <w:lang w:eastAsia="en-GB"/>
                <w14:ligatures w14:val="none"/>
              </w:rPr>
              <w:t>Outcome: Systolic BP (Absolute values)</w:t>
            </w:r>
            <w:r w:rsidRPr="004F411A">
              <w:rPr>
                <w:rFonts w:ascii="Calibri" w:eastAsia="Times New Roman" w:hAnsi="Calibri" w:cs="Calibri"/>
                <w:color w:val="000000"/>
                <w:kern w:val="0"/>
                <w:lang w:eastAsia="en-GB"/>
                <w14:ligatures w14:val="none"/>
              </w:rPr>
              <w:t> </w:t>
            </w:r>
          </w:p>
        </w:tc>
      </w:tr>
      <w:tr w:rsidR="00A44CC9" w:rsidRPr="004F411A" w14:paraId="3E6DD0DD"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47E4700" w14:textId="77777777"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bottom"/>
          </w:tcPr>
          <w:p w14:paraId="2B76C19D" w14:textId="17C4BA41"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94.52</w:t>
            </w:r>
          </w:p>
        </w:tc>
        <w:tc>
          <w:tcPr>
            <w:tcW w:w="2268" w:type="dxa"/>
            <w:tcBorders>
              <w:top w:val="nil"/>
              <w:left w:val="nil"/>
              <w:bottom w:val="single" w:sz="4" w:space="0" w:color="auto"/>
              <w:right w:val="single" w:sz="4" w:space="0" w:color="auto"/>
            </w:tcBorders>
            <w:shd w:val="clear" w:color="auto" w:fill="auto"/>
            <w:noWrap/>
            <w:vAlign w:val="bottom"/>
          </w:tcPr>
          <w:p w14:paraId="05EE6C32" w14:textId="462F4833"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84.07 to 104.97</w:t>
            </w:r>
          </w:p>
        </w:tc>
        <w:tc>
          <w:tcPr>
            <w:tcW w:w="2268" w:type="dxa"/>
            <w:tcBorders>
              <w:top w:val="nil"/>
              <w:left w:val="nil"/>
              <w:bottom w:val="single" w:sz="4" w:space="0" w:color="auto"/>
              <w:right w:val="single" w:sz="4" w:space="0" w:color="auto"/>
            </w:tcBorders>
            <w:shd w:val="clear" w:color="auto" w:fill="auto"/>
            <w:noWrap/>
            <w:vAlign w:val="bottom"/>
          </w:tcPr>
          <w:p w14:paraId="26B96A92" w14:textId="12336FC9"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A44CC9" w:rsidRPr="004F411A" w14:paraId="46AA74B9"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B72C11E" w14:textId="77777777"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bottom"/>
          </w:tcPr>
          <w:p w14:paraId="7C67A77D" w14:textId="495B394F"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0.79</w:t>
            </w:r>
          </w:p>
        </w:tc>
        <w:tc>
          <w:tcPr>
            <w:tcW w:w="2268" w:type="dxa"/>
            <w:tcBorders>
              <w:top w:val="nil"/>
              <w:left w:val="nil"/>
              <w:bottom w:val="single" w:sz="4" w:space="0" w:color="auto"/>
              <w:right w:val="single" w:sz="4" w:space="0" w:color="auto"/>
            </w:tcBorders>
            <w:shd w:val="clear" w:color="auto" w:fill="auto"/>
            <w:noWrap/>
            <w:vAlign w:val="bottom"/>
          </w:tcPr>
          <w:p w14:paraId="2F914F89" w14:textId="6A05255B"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-1.65 to 3.24</w:t>
            </w:r>
          </w:p>
        </w:tc>
        <w:tc>
          <w:tcPr>
            <w:tcW w:w="2268" w:type="dxa"/>
            <w:tcBorders>
              <w:top w:val="nil"/>
              <w:left w:val="nil"/>
              <w:bottom w:val="single" w:sz="4" w:space="0" w:color="auto"/>
              <w:right w:val="single" w:sz="4" w:space="0" w:color="auto"/>
            </w:tcBorders>
            <w:shd w:val="clear" w:color="auto" w:fill="auto"/>
            <w:noWrap/>
            <w:vAlign w:val="bottom"/>
          </w:tcPr>
          <w:p w14:paraId="74A50E9D" w14:textId="38D26FBD"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A44CC9" w:rsidRPr="004F411A" w14:paraId="03EC3702"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20BD041" w14:textId="77777777"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bottom"/>
          </w:tcPr>
          <w:p w14:paraId="5A41323E" w14:textId="20B64986"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-5.99</w:t>
            </w:r>
          </w:p>
        </w:tc>
        <w:tc>
          <w:tcPr>
            <w:tcW w:w="2268" w:type="dxa"/>
            <w:tcBorders>
              <w:top w:val="nil"/>
              <w:left w:val="nil"/>
              <w:bottom w:val="single" w:sz="4" w:space="0" w:color="auto"/>
              <w:right w:val="single" w:sz="4" w:space="0" w:color="auto"/>
            </w:tcBorders>
            <w:shd w:val="clear" w:color="auto" w:fill="auto"/>
            <w:noWrap/>
            <w:vAlign w:val="bottom"/>
          </w:tcPr>
          <w:p w14:paraId="12314C31" w14:textId="12F62125"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-10.13 to -1.86</w:t>
            </w:r>
          </w:p>
        </w:tc>
        <w:tc>
          <w:tcPr>
            <w:tcW w:w="2268" w:type="dxa"/>
            <w:tcBorders>
              <w:top w:val="nil"/>
              <w:left w:val="nil"/>
              <w:bottom w:val="single" w:sz="4" w:space="0" w:color="auto"/>
              <w:right w:val="single" w:sz="4" w:space="0" w:color="auto"/>
            </w:tcBorders>
            <w:shd w:val="clear" w:color="auto" w:fill="auto"/>
            <w:noWrap/>
            <w:vAlign w:val="bottom"/>
          </w:tcPr>
          <w:p w14:paraId="0844BB36" w14:textId="5177FF4E"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A44CC9" w:rsidRPr="004F411A" w14:paraId="33B4EB70"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95E5589" w14:textId="77777777"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bottom"/>
          </w:tcPr>
          <w:p w14:paraId="43044DEC" w14:textId="513F2E1E"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0.07</w:t>
            </w:r>
          </w:p>
        </w:tc>
        <w:tc>
          <w:tcPr>
            <w:tcW w:w="2268" w:type="dxa"/>
            <w:tcBorders>
              <w:top w:val="nil"/>
              <w:left w:val="nil"/>
              <w:bottom w:val="single" w:sz="4" w:space="0" w:color="auto"/>
              <w:right w:val="single" w:sz="4" w:space="0" w:color="auto"/>
            </w:tcBorders>
            <w:shd w:val="clear" w:color="auto" w:fill="auto"/>
            <w:noWrap/>
            <w:vAlign w:val="bottom"/>
          </w:tcPr>
          <w:p w14:paraId="172E38D1" w14:textId="56FAE752"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-0.63 to 0.77</w:t>
            </w:r>
          </w:p>
        </w:tc>
        <w:tc>
          <w:tcPr>
            <w:tcW w:w="2268" w:type="dxa"/>
            <w:tcBorders>
              <w:top w:val="nil"/>
              <w:left w:val="nil"/>
              <w:bottom w:val="single" w:sz="4" w:space="0" w:color="auto"/>
              <w:right w:val="single" w:sz="4" w:space="0" w:color="auto"/>
            </w:tcBorders>
            <w:shd w:val="clear" w:color="auto" w:fill="auto"/>
            <w:noWrap/>
            <w:vAlign w:val="bottom"/>
          </w:tcPr>
          <w:p w14:paraId="63467AD9" w14:textId="6D30CA70"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A44CC9" w:rsidRPr="004F411A" w14:paraId="1160FB16"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7FA7CC7" w14:textId="77777777"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bottom"/>
          </w:tcPr>
          <w:p w14:paraId="1F91A64D" w14:textId="699D4160"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0.02</w:t>
            </w:r>
          </w:p>
        </w:tc>
        <w:tc>
          <w:tcPr>
            <w:tcW w:w="2268" w:type="dxa"/>
            <w:tcBorders>
              <w:top w:val="nil"/>
              <w:left w:val="nil"/>
              <w:bottom w:val="single" w:sz="4" w:space="0" w:color="auto"/>
              <w:right w:val="single" w:sz="4" w:space="0" w:color="auto"/>
            </w:tcBorders>
            <w:shd w:val="clear" w:color="auto" w:fill="auto"/>
            <w:noWrap/>
            <w:vAlign w:val="bottom"/>
          </w:tcPr>
          <w:p w14:paraId="31A5A0CE" w14:textId="60D51D18"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-0.12 to 0.15</w:t>
            </w:r>
          </w:p>
        </w:tc>
        <w:tc>
          <w:tcPr>
            <w:tcW w:w="2268" w:type="dxa"/>
            <w:tcBorders>
              <w:top w:val="nil"/>
              <w:left w:val="nil"/>
              <w:bottom w:val="single" w:sz="4" w:space="0" w:color="auto"/>
              <w:right w:val="single" w:sz="4" w:space="0" w:color="auto"/>
            </w:tcBorders>
            <w:shd w:val="clear" w:color="auto" w:fill="auto"/>
            <w:noWrap/>
            <w:vAlign w:val="bottom"/>
          </w:tcPr>
          <w:p w14:paraId="3A16C798" w14:textId="38489560"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A44CC9" w:rsidRPr="004F411A" w14:paraId="1E4F5264"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31916A3" w14:textId="77777777"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bottom"/>
          </w:tcPr>
          <w:p w14:paraId="148630C0" w14:textId="17B77F80"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0.3</w:t>
            </w:r>
            <w:r w:rsidR="008C1A74">
              <w:rPr>
                <w:rFonts w:ascii="Calibri" w:hAnsi="Calibri" w:cs="Calibri"/>
                <w:color w:val="000000"/>
              </w:rPr>
              <w:t>0</w:t>
            </w:r>
          </w:p>
        </w:tc>
        <w:tc>
          <w:tcPr>
            <w:tcW w:w="2268" w:type="dxa"/>
            <w:tcBorders>
              <w:top w:val="nil"/>
              <w:left w:val="nil"/>
              <w:bottom w:val="single" w:sz="4" w:space="0" w:color="auto"/>
              <w:right w:val="single" w:sz="4" w:space="0" w:color="auto"/>
            </w:tcBorders>
            <w:shd w:val="clear" w:color="auto" w:fill="auto"/>
            <w:noWrap/>
            <w:vAlign w:val="bottom"/>
          </w:tcPr>
          <w:p w14:paraId="7B08FECD" w14:textId="04F1E83D"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0.10 to 0.50</w:t>
            </w:r>
          </w:p>
        </w:tc>
        <w:tc>
          <w:tcPr>
            <w:tcW w:w="2268" w:type="dxa"/>
            <w:tcBorders>
              <w:top w:val="nil"/>
              <w:left w:val="nil"/>
              <w:bottom w:val="single" w:sz="4" w:space="0" w:color="auto"/>
              <w:right w:val="single" w:sz="4" w:space="0" w:color="auto"/>
            </w:tcBorders>
            <w:shd w:val="clear" w:color="auto" w:fill="auto"/>
            <w:noWrap/>
            <w:vAlign w:val="bottom"/>
          </w:tcPr>
          <w:p w14:paraId="23240280" w14:textId="31FD4676"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A44CC9" w:rsidRPr="004F411A" w14:paraId="23172DC7"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C3D13DF" w14:textId="484882C3"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ln 17OHP (ln(nmol/l))</w:t>
            </w:r>
          </w:p>
        </w:tc>
        <w:tc>
          <w:tcPr>
            <w:tcW w:w="2268" w:type="dxa"/>
            <w:tcBorders>
              <w:top w:val="nil"/>
              <w:left w:val="nil"/>
              <w:bottom w:val="single" w:sz="4" w:space="0" w:color="auto"/>
              <w:right w:val="single" w:sz="4" w:space="0" w:color="auto"/>
            </w:tcBorders>
            <w:shd w:val="clear" w:color="auto" w:fill="auto"/>
            <w:noWrap/>
            <w:vAlign w:val="bottom"/>
          </w:tcPr>
          <w:p w14:paraId="2E302B1A" w14:textId="7D33FBD3"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-0.86</w:t>
            </w:r>
          </w:p>
        </w:tc>
        <w:tc>
          <w:tcPr>
            <w:tcW w:w="2268" w:type="dxa"/>
            <w:tcBorders>
              <w:top w:val="nil"/>
              <w:left w:val="nil"/>
              <w:bottom w:val="single" w:sz="4" w:space="0" w:color="auto"/>
              <w:right w:val="single" w:sz="4" w:space="0" w:color="auto"/>
            </w:tcBorders>
            <w:shd w:val="clear" w:color="auto" w:fill="auto"/>
            <w:noWrap/>
            <w:vAlign w:val="bottom"/>
          </w:tcPr>
          <w:p w14:paraId="08F25D2A" w14:textId="129CE583"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-1.26 to -0.46</w:t>
            </w:r>
          </w:p>
        </w:tc>
        <w:tc>
          <w:tcPr>
            <w:tcW w:w="2268" w:type="dxa"/>
            <w:tcBorders>
              <w:top w:val="nil"/>
              <w:left w:val="nil"/>
              <w:bottom w:val="single" w:sz="4" w:space="0" w:color="auto"/>
              <w:right w:val="single" w:sz="4" w:space="0" w:color="auto"/>
            </w:tcBorders>
            <w:shd w:val="clear" w:color="auto" w:fill="auto"/>
            <w:noWrap/>
            <w:vAlign w:val="bottom"/>
          </w:tcPr>
          <w:p w14:paraId="54ECCA21" w14:textId="18B49696"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4F411A" w:rsidRPr="001702C7" w14:paraId="7F80746C" w14:textId="77777777" w:rsidTr="00A44CC9">
        <w:trPr>
          <w:trHeight w:val="680"/>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BCC631E" w14:textId="77777777" w:rsidR="0094399A" w:rsidRPr="0094399A" w:rsidRDefault="004F411A" w:rsidP="004F411A">
            <w:pPr>
              <w:spacing w:after="0" w:line="240" w:lineRule="auto"/>
              <w:jc w:val="center"/>
              <w:rPr>
                <w:rFonts w:ascii="Calibri" w:hAnsi="Calibri" w:cs="Calibri"/>
                <w:b/>
                <w:bCs/>
                <w:color w:val="000000"/>
              </w:rPr>
            </w:pPr>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p>
          <w:p w14:paraId="545608C2" w14:textId="53090585" w:rsidR="004F411A" w:rsidRPr="00435DD6" w:rsidRDefault="00746B23" w:rsidP="004F411A">
            <w:pPr>
              <w:spacing w:after="0" w:line="240" w:lineRule="auto"/>
              <w:jc w:val="center"/>
              <w:rPr>
                <w:rFonts w:ascii="Calibri" w:eastAsia="Times New Roman" w:hAnsi="Calibri" w:cs="Calibri"/>
                <w:color w:val="000000"/>
                <w:kern w:val="0"/>
                <w:lang w:eastAsia="en-GB"/>
                <w14:ligatures w14:val="none"/>
              </w:rPr>
            </w:pPr>
            <w:r w:rsidRPr="00746B23">
              <w:rPr>
                <w:rFonts w:ascii="Calibri" w:hAnsi="Calibri" w:cs="Calibri"/>
                <w:color w:val="000000"/>
              </w:rPr>
              <w:t>0.81 | 6.94</w:t>
            </w:r>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6D5FD8D" w14:textId="77777777" w:rsidR="0094399A" w:rsidRPr="004457AE" w:rsidRDefault="004F411A" w:rsidP="004F411A">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systolic BP (95% CI) : </w:t>
            </w:r>
          </w:p>
          <w:p w14:paraId="69CF4B0E" w14:textId="122F1365" w:rsidR="004F411A" w:rsidRPr="004457AE" w:rsidRDefault="00746B23" w:rsidP="004F411A">
            <w:pPr>
              <w:spacing w:after="0" w:line="240" w:lineRule="auto"/>
              <w:jc w:val="center"/>
              <w:rPr>
                <w:rFonts w:ascii="Calibri" w:eastAsia="Times New Roman" w:hAnsi="Calibri" w:cs="Calibri"/>
                <w:color w:val="000000"/>
                <w:kern w:val="0"/>
                <w:lang w:val="pl-PL" w:eastAsia="en-GB"/>
                <w14:ligatures w14:val="none"/>
              </w:rPr>
            </w:pPr>
            <w:r w:rsidRPr="00746B23">
              <w:rPr>
                <w:rFonts w:ascii="Calibri" w:hAnsi="Calibri" w:cs="Calibri"/>
                <w:color w:val="000000"/>
                <w:lang w:val="pl-PL"/>
              </w:rPr>
              <w:t>0.30 (0.24 to 0.37)</w:t>
            </w:r>
          </w:p>
        </w:tc>
      </w:tr>
      <w:tr w:rsidR="00191F41" w:rsidRPr="004F411A" w14:paraId="5563CB24" w14:textId="77777777" w:rsidTr="00A44CC9">
        <w:trPr>
          <w:trHeight w:val="680"/>
        </w:trPr>
        <w:tc>
          <w:tcPr>
            <w:tcW w:w="9639" w:type="dxa"/>
            <w:gridSpan w:val="4"/>
            <w:tcBorders>
              <w:top w:val="nil"/>
              <w:left w:val="single" w:sz="4" w:space="0" w:color="auto"/>
              <w:bottom w:val="single" w:sz="4" w:space="0" w:color="auto"/>
              <w:right w:val="single" w:sz="4" w:space="0" w:color="auto"/>
            </w:tcBorders>
            <w:shd w:val="clear" w:color="auto" w:fill="auto"/>
            <w:noWrap/>
            <w:vAlign w:val="center"/>
            <w:hideMark/>
          </w:tcPr>
          <w:p w14:paraId="75E10AAF" w14:textId="39F9774F" w:rsidR="00191F41" w:rsidRPr="00435DD6" w:rsidRDefault="00261A6A" w:rsidP="00261A6A">
            <w:pPr>
              <w:spacing w:after="0" w:line="240" w:lineRule="auto"/>
              <w:rPr>
                <w:rFonts w:ascii="Calibri" w:eastAsia="Times New Roman" w:hAnsi="Calibri" w:cs="Calibri"/>
                <w:color w:val="000000"/>
                <w:kern w:val="0"/>
                <w:lang w:eastAsia="en-GB"/>
                <w14:ligatures w14:val="none"/>
              </w:rPr>
            </w:pPr>
            <w:r>
              <w:rPr>
                <w:rFonts w:ascii="Calibri" w:eastAsia="Times New Roman" w:hAnsi="Calibri" w:cs="Calibri"/>
                <w:b/>
                <w:bCs/>
                <w:color w:val="000000"/>
                <w:kern w:val="0"/>
                <w:lang w:eastAsia="en-GB"/>
                <w14:ligatures w14:val="none"/>
              </w:rPr>
              <w:t>O</w:t>
            </w:r>
            <w:r w:rsidR="00191F41" w:rsidRPr="00435DD6">
              <w:rPr>
                <w:rFonts w:ascii="Calibri" w:eastAsia="Times New Roman" w:hAnsi="Calibri" w:cs="Calibri"/>
                <w:b/>
                <w:bCs/>
                <w:color w:val="000000"/>
                <w:kern w:val="0"/>
                <w:lang w:eastAsia="en-GB"/>
                <w14:ligatures w14:val="none"/>
              </w:rPr>
              <w:t>utcome: Diastolic BP (Absolute values) </w:t>
            </w:r>
          </w:p>
        </w:tc>
      </w:tr>
      <w:tr w:rsidR="00A44CC9" w:rsidRPr="004F411A" w14:paraId="0E33E5B4"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0750FBF" w14:textId="77777777"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bottom"/>
          </w:tcPr>
          <w:p w14:paraId="55EA1343" w14:textId="0C79F927"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60.14</w:t>
            </w:r>
          </w:p>
        </w:tc>
        <w:tc>
          <w:tcPr>
            <w:tcW w:w="2268" w:type="dxa"/>
            <w:tcBorders>
              <w:top w:val="nil"/>
              <w:left w:val="nil"/>
              <w:bottom w:val="single" w:sz="4" w:space="0" w:color="auto"/>
              <w:right w:val="single" w:sz="4" w:space="0" w:color="auto"/>
            </w:tcBorders>
            <w:shd w:val="clear" w:color="auto" w:fill="auto"/>
            <w:noWrap/>
            <w:vAlign w:val="bottom"/>
          </w:tcPr>
          <w:p w14:paraId="0FF1DB5E" w14:textId="0E89BEDA"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54.60 to 65.69</w:t>
            </w:r>
          </w:p>
        </w:tc>
        <w:tc>
          <w:tcPr>
            <w:tcW w:w="2268" w:type="dxa"/>
            <w:tcBorders>
              <w:top w:val="nil"/>
              <w:left w:val="nil"/>
              <w:bottom w:val="single" w:sz="4" w:space="0" w:color="auto"/>
              <w:right w:val="single" w:sz="4" w:space="0" w:color="auto"/>
            </w:tcBorders>
            <w:shd w:val="clear" w:color="auto" w:fill="auto"/>
            <w:noWrap/>
            <w:vAlign w:val="bottom"/>
          </w:tcPr>
          <w:p w14:paraId="4C795973" w14:textId="3F0A6E60"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A44CC9" w:rsidRPr="004F411A" w14:paraId="5F3AE455"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3EFCF4B" w14:textId="77777777"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bottom"/>
          </w:tcPr>
          <w:p w14:paraId="51F068F4" w14:textId="7C322C2D"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0.75</w:t>
            </w:r>
          </w:p>
        </w:tc>
        <w:tc>
          <w:tcPr>
            <w:tcW w:w="2268" w:type="dxa"/>
            <w:tcBorders>
              <w:top w:val="nil"/>
              <w:left w:val="nil"/>
              <w:bottom w:val="single" w:sz="4" w:space="0" w:color="auto"/>
              <w:right w:val="single" w:sz="4" w:space="0" w:color="auto"/>
            </w:tcBorders>
            <w:shd w:val="clear" w:color="auto" w:fill="auto"/>
            <w:noWrap/>
            <w:vAlign w:val="bottom"/>
          </w:tcPr>
          <w:p w14:paraId="0EF74A76" w14:textId="7EABD2FD"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-0.33 to 1.82</w:t>
            </w:r>
          </w:p>
        </w:tc>
        <w:tc>
          <w:tcPr>
            <w:tcW w:w="2268" w:type="dxa"/>
            <w:tcBorders>
              <w:top w:val="nil"/>
              <w:left w:val="nil"/>
              <w:bottom w:val="single" w:sz="4" w:space="0" w:color="auto"/>
              <w:right w:val="single" w:sz="4" w:space="0" w:color="auto"/>
            </w:tcBorders>
            <w:shd w:val="clear" w:color="auto" w:fill="auto"/>
            <w:noWrap/>
            <w:vAlign w:val="bottom"/>
          </w:tcPr>
          <w:p w14:paraId="3FF040F9" w14:textId="6F1CB85B"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A44CC9" w:rsidRPr="004F411A" w14:paraId="25246769"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F3690E3" w14:textId="77777777"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bottom"/>
          </w:tcPr>
          <w:p w14:paraId="2B613832" w14:textId="3303205E"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-1.61</w:t>
            </w:r>
          </w:p>
        </w:tc>
        <w:tc>
          <w:tcPr>
            <w:tcW w:w="2268" w:type="dxa"/>
            <w:tcBorders>
              <w:top w:val="nil"/>
              <w:left w:val="nil"/>
              <w:bottom w:val="single" w:sz="4" w:space="0" w:color="auto"/>
              <w:right w:val="single" w:sz="4" w:space="0" w:color="auto"/>
            </w:tcBorders>
            <w:shd w:val="clear" w:color="auto" w:fill="auto"/>
            <w:noWrap/>
            <w:vAlign w:val="bottom"/>
          </w:tcPr>
          <w:p w14:paraId="4BB5A6F0" w14:textId="5BC513A1"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-5.33 to 2.11</w:t>
            </w:r>
          </w:p>
        </w:tc>
        <w:tc>
          <w:tcPr>
            <w:tcW w:w="2268" w:type="dxa"/>
            <w:tcBorders>
              <w:top w:val="nil"/>
              <w:left w:val="nil"/>
              <w:bottom w:val="single" w:sz="4" w:space="0" w:color="auto"/>
              <w:right w:val="single" w:sz="4" w:space="0" w:color="auto"/>
            </w:tcBorders>
            <w:shd w:val="clear" w:color="auto" w:fill="auto"/>
            <w:noWrap/>
            <w:vAlign w:val="bottom"/>
          </w:tcPr>
          <w:p w14:paraId="12D217B0" w14:textId="3659D445"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A44CC9" w:rsidRPr="004F411A" w14:paraId="4B20A2F5"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FFB8B16" w14:textId="77777777"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bottom"/>
          </w:tcPr>
          <w:p w14:paraId="00139ADF" w14:textId="2F7CA716"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0.14</w:t>
            </w:r>
          </w:p>
        </w:tc>
        <w:tc>
          <w:tcPr>
            <w:tcW w:w="2268" w:type="dxa"/>
            <w:tcBorders>
              <w:top w:val="nil"/>
              <w:left w:val="nil"/>
              <w:bottom w:val="single" w:sz="4" w:space="0" w:color="auto"/>
              <w:right w:val="single" w:sz="4" w:space="0" w:color="auto"/>
            </w:tcBorders>
            <w:shd w:val="clear" w:color="auto" w:fill="auto"/>
            <w:noWrap/>
            <w:vAlign w:val="bottom"/>
          </w:tcPr>
          <w:p w14:paraId="0B290241" w14:textId="35C467F5"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-0.40 to 0.68</w:t>
            </w:r>
          </w:p>
        </w:tc>
        <w:tc>
          <w:tcPr>
            <w:tcW w:w="2268" w:type="dxa"/>
            <w:tcBorders>
              <w:top w:val="nil"/>
              <w:left w:val="nil"/>
              <w:bottom w:val="single" w:sz="4" w:space="0" w:color="auto"/>
              <w:right w:val="single" w:sz="4" w:space="0" w:color="auto"/>
            </w:tcBorders>
            <w:shd w:val="clear" w:color="auto" w:fill="auto"/>
            <w:noWrap/>
            <w:vAlign w:val="bottom"/>
          </w:tcPr>
          <w:p w14:paraId="3F4835A8" w14:textId="2130760F"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A44CC9" w:rsidRPr="004F411A" w14:paraId="040A996E"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54B8FEE" w14:textId="77777777"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bottom"/>
          </w:tcPr>
          <w:p w14:paraId="5EDD623E" w14:textId="54707F3A"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-0.01</w:t>
            </w:r>
          </w:p>
        </w:tc>
        <w:tc>
          <w:tcPr>
            <w:tcW w:w="2268" w:type="dxa"/>
            <w:tcBorders>
              <w:top w:val="nil"/>
              <w:left w:val="nil"/>
              <w:bottom w:val="single" w:sz="4" w:space="0" w:color="auto"/>
              <w:right w:val="single" w:sz="4" w:space="0" w:color="auto"/>
            </w:tcBorders>
            <w:shd w:val="clear" w:color="auto" w:fill="auto"/>
            <w:noWrap/>
            <w:vAlign w:val="bottom"/>
          </w:tcPr>
          <w:p w14:paraId="6E0EDAFC" w14:textId="26CB73E1"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-0.07 to 0.06</w:t>
            </w:r>
          </w:p>
        </w:tc>
        <w:tc>
          <w:tcPr>
            <w:tcW w:w="2268" w:type="dxa"/>
            <w:tcBorders>
              <w:top w:val="nil"/>
              <w:left w:val="nil"/>
              <w:bottom w:val="single" w:sz="4" w:space="0" w:color="auto"/>
              <w:right w:val="single" w:sz="4" w:space="0" w:color="auto"/>
            </w:tcBorders>
            <w:shd w:val="clear" w:color="auto" w:fill="auto"/>
            <w:noWrap/>
            <w:vAlign w:val="bottom"/>
          </w:tcPr>
          <w:p w14:paraId="4AF3D60E" w14:textId="2B5910A5"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A44CC9" w:rsidRPr="004F411A" w14:paraId="607358F5"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FB648E0" w14:textId="77777777"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bottom"/>
          </w:tcPr>
          <w:p w14:paraId="7F168294" w14:textId="713788E2"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0.15</w:t>
            </w:r>
          </w:p>
        </w:tc>
        <w:tc>
          <w:tcPr>
            <w:tcW w:w="2268" w:type="dxa"/>
            <w:tcBorders>
              <w:top w:val="nil"/>
              <w:left w:val="nil"/>
              <w:bottom w:val="single" w:sz="4" w:space="0" w:color="auto"/>
              <w:right w:val="single" w:sz="4" w:space="0" w:color="auto"/>
            </w:tcBorders>
            <w:shd w:val="clear" w:color="auto" w:fill="auto"/>
            <w:noWrap/>
            <w:vAlign w:val="bottom"/>
          </w:tcPr>
          <w:p w14:paraId="1D9C535D" w14:textId="6C53D453"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0.09 to 0.21</w:t>
            </w:r>
          </w:p>
        </w:tc>
        <w:tc>
          <w:tcPr>
            <w:tcW w:w="2268" w:type="dxa"/>
            <w:tcBorders>
              <w:top w:val="nil"/>
              <w:left w:val="nil"/>
              <w:bottom w:val="single" w:sz="4" w:space="0" w:color="auto"/>
              <w:right w:val="single" w:sz="4" w:space="0" w:color="auto"/>
            </w:tcBorders>
            <w:shd w:val="clear" w:color="auto" w:fill="auto"/>
            <w:noWrap/>
            <w:vAlign w:val="bottom"/>
          </w:tcPr>
          <w:p w14:paraId="1136EA55" w14:textId="04E58385"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A44CC9" w:rsidRPr="004F411A" w14:paraId="76DFE351"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1E2DBAE" w14:textId="47808D29"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ln 17OHP (ln(nmol/l))</w:t>
            </w:r>
          </w:p>
        </w:tc>
        <w:tc>
          <w:tcPr>
            <w:tcW w:w="2268" w:type="dxa"/>
            <w:tcBorders>
              <w:top w:val="nil"/>
              <w:left w:val="nil"/>
              <w:bottom w:val="single" w:sz="4" w:space="0" w:color="auto"/>
              <w:right w:val="single" w:sz="4" w:space="0" w:color="auto"/>
            </w:tcBorders>
            <w:shd w:val="clear" w:color="auto" w:fill="auto"/>
            <w:noWrap/>
            <w:vAlign w:val="bottom"/>
          </w:tcPr>
          <w:p w14:paraId="57129DB2" w14:textId="65E062A9"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-0.64</w:t>
            </w:r>
          </w:p>
        </w:tc>
        <w:tc>
          <w:tcPr>
            <w:tcW w:w="2268" w:type="dxa"/>
            <w:tcBorders>
              <w:top w:val="nil"/>
              <w:left w:val="nil"/>
              <w:bottom w:val="single" w:sz="4" w:space="0" w:color="auto"/>
              <w:right w:val="single" w:sz="4" w:space="0" w:color="auto"/>
            </w:tcBorders>
            <w:shd w:val="clear" w:color="auto" w:fill="auto"/>
            <w:noWrap/>
            <w:vAlign w:val="bottom"/>
          </w:tcPr>
          <w:p w14:paraId="00388D56" w14:textId="0528CADE"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-0.88 to -0.40</w:t>
            </w:r>
          </w:p>
        </w:tc>
        <w:tc>
          <w:tcPr>
            <w:tcW w:w="2268" w:type="dxa"/>
            <w:tcBorders>
              <w:top w:val="nil"/>
              <w:left w:val="nil"/>
              <w:bottom w:val="single" w:sz="4" w:space="0" w:color="auto"/>
              <w:right w:val="single" w:sz="4" w:space="0" w:color="auto"/>
            </w:tcBorders>
            <w:shd w:val="clear" w:color="auto" w:fill="auto"/>
            <w:noWrap/>
            <w:vAlign w:val="bottom"/>
          </w:tcPr>
          <w:p w14:paraId="1492BD4A" w14:textId="25B23256"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4F411A" w:rsidRPr="001702C7" w14:paraId="59D5E2CC" w14:textId="77777777" w:rsidTr="00A44CC9">
        <w:trPr>
          <w:trHeight w:val="680"/>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0AD85C7" w14:textId="77777777" w:rsidR="0094399A" w:rsidRDefault="004F411A" w:rsidP="004F411A">
            <w:pPr>
              <w:spacing w:after="0" w:line="240" w:lineRule="auto"/>
              <w:jc w:val="center"/>
              <w:rPr>
                <w:rFonts w:ascii="Calibri" w:hAnsi="Calibri" w:cs="Calibri"/>
                <w:b/>
                <w:bCs/>
                <w:color w:val="000000"/>
              </w:rPr>
            </w:pPr>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p>
          <w:p w14:paraId="1ACD2789" w14:textId="0EBB3011" w:rsidR="004F411A" w:rsidRPr="00435DD6" w:rsidRDefault="00746B23" w:rsidP="004F411A">
            <w:pPr>
              <w:spacing w:after="0" w:line="240" w:lineRule="auto"/>
              <w:jc w:val="center"/>
              <w:rPr>
                <w:rFonts w:ascii="Calibri" w:eastAsia="Times New Roman" w:hAnsi="Calibri" w:cs="Calibri"/>
                <w:color w:val="000000"/>
                <w:kern w:val="0"/>
                <w:lang w:eastAsia="en-GB"/>
                <w14:ligatures w14:val="none"/>
              </w:rPr>
            </w:pPr>
            <w:r w:rsidRPr="00746B23">
              <w:rPr>
                <w:rFonts w:ascii="Calibri" w:hAnsi="Calibri" w:cs="Calibri"/>
                <w:color w:val="000000"/>
              </w:rPr>
              <w:t>0.62 | 4.47</w:t>
            </w:r>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BFBD10" w14:textId="77777777" w:rsidR="004D2618" w:rsidRPr="004457AE" w:rsidRDefault="004F411A" w:rsidP="004F411A">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diastolic BP (95% CI) : </w:t>
            </w:r>
          </w:p>
          <w:p w14:paraId="029AA498" w14:textId="5046683C" w:rsidR="004F411A" w:rsidRPr="004457AE" w:rsidRDefault="0034498D" w:rsidP="004F411A">
            <w:pPr>
              <w:spacing w:after="0" w:line="240" w:lineRule="auto"/>
              <w:jc w:val="center"/>
              <w:rPr>
                <w:rFonts w:ascii="Calibri" w:eastAsia="Times New Roman" w:hAnsi="Calibri" w:cs="Calibri"/>
                <w:color w:val="000000"/>
                <w:kern w:val="0"/>
                <w:lang w:val="pl-PL" w:eastAsia="en-GB"/>
                <w14:ligatures w14:val="none"/>
              </w:rPr>
            </w:pPr>
            <w:r w:rsidRPr="0034498D">
              <w:rPr>
                <w:rFonts w:ascii="Calibri" w:hAnsi="Calibri" w:cs="Calibri"/>
                <w:color w:val="000000"/>
                <w:lang w:val="pl-PL"/>
              </w:rPr>
              <w:t>0.22 (0.17 to 0.28)</w:t>
            </w:r>
          </w:p>
        </w:tc>
      </w:tr>
    </w:tbl>
    <w:p w14:paraId="4A91F7C6" w14:textId="01AD5FE1" w:rsidR="00191F41" w:rsidRPr="00435DD6" w:rsidRDefault="00191F41" w:rsidP="00191F41">
      <w:pPr>
        <w:rPr>
          <w:rFonts w:ascii="Calibri" w:hAnsi="Calibri" w:cs="Calibri"/>
          <w:sz w:val="16"/>
          <w:szCs w:val="16"/>
        </w:rPr>
      </w:pPr>
      <w:r w:rsidRPr="00435DD6">
        <w:rPr>
          <w:rFonts w:ascii="Calibri" w:hAnsi="Calibri" w:cs="Calibri"/>
          <w:sz w:val="16"/>
          <w:szCs w:val="16"/>
        </w:rPr>
        <w:t>BP = Blood pressure; SD = Standard dev</w:t>
      </w:r>
      <w:r w:rsidR="0020410A">
        <w:rPr>
          <w:rFonts w:ascii="Calibri" w:hAnsi="Calibri" w:cs="Calibri"/>
          <w:sz w:val="16"/>
          <w:szCs w:val="16"/>
        </w:rPr>
        <w:t>i</w:t>
      </w:r>
      <w:r w:rsidRPr="00435DD6">
        <w:rPr>
          <w:rFonts w:ascii="Calibri" w:hAnsi="Calibri" w:cs="Calibri"/>
          <w:sz w:val="16"/>
          <w:szCs w:val="16"/>
        </w:rPr>
        <w:t>ation; CI = Confidence interval</w:t>
      </w:r>
      <w:r w:rsidR="00E709CD">
        <w:rPr>
          <w:rFonts w:ascii="Calibri" w:hAnsi="Calibri" w:cs="Calibri"/>
          <w:sz w:val="16"/>
          <w:szCs w:val="16"/>
        </w:rPr>
        <w:t>; NS = Not significant; * = CI does not span zero</w:t>
      </w:r>
      <w:r w:rsidR="00E709CD" w:rsidRPr="007F1C38">
        <w:rPr>
          <w:rFonts w:ascii="Calibri" w:hAnsi="Calibri" w:cs="Calibri"/>
          <w:sz w:val="16"/>
          <w:szCs w:val="16"/>
        </w:rPr>
        <w:t xml:space="preserve">. </w:t>
      </w:r>
      <w:r w:rsidR="00E709CD">
        <w:rPr>
          <w:rFonts w:ascii="Calibri" w:hAnsi="Calibri" w:cs="Calibri"/>
          <w:sz w:val="16"/>
          <w:szCs w:val="16"/>
        </w:rPr>
        <w:t>CI</w:t>
      </w:r>
      <w:r w:rsidRPr="00435DD6">
        <w:rPr>
          <w:rFonts w:ascii="Calibri" w:hAnsi="Calibri" w:cs="Calibri"/>
          <w:sz w:val="16"/>
          <w:szCs w:val="16"/>
        </w:rPr>
        <w:t xml:space="preserve"> calculated by iterating Bayesian Model using 400 iterations each through </w:t>
      </w:r>
      <w:r w:rsidR="00AD7394">
        <w:rPr>
          <w:rFonts w:ascii="Calibri" w:hAnsi="Calibri" w:cs="Calibri"/>
          <w:sz w:val="16"/>
          <w:szCs w:val="16"/>
        </w:rPr>
        <w:t>10</w:t>
      </w:r>
      <w:r w:rsidR="00AD7394" w:rsidRPr="00435DD6">
        <w:rPr>
          <w:rFonts w:ascii="Calibri" w:hAnsi="Calibri" w:cs="Calibri"/>
          <w:sz w:val="16"/>
          <w:szCs w:val="16"/>
        </w:rPr>
        <w:t xml:space="preserve"> </w:t>
      </w:r>
      <w:r w:rsidRPr="00435DD6">
        <w:rPr>
          <w:rFonts w:ascii="Calibri" w:hAnsi="Calibri" w:cs="Calibri"/>
          <w:sz w:val="16"/>
          <w:szCs w:val="16"/>
        </w:rPr>
        <w:t xml:space="preserve">bootstrap replications (sampling all data available from one patient with replacement) on complete data. </w:t>
      </w:r>
    </w:p>
    <w:p w14:paraId="58DECDB9" w14:textId="5B9FB89C" w:rsidR="001977EC" w:rsidRDefault="00191F41" w:rsidP="00630DE2">
      <w:pPr>
        <w:rPr>
          <w:rFonts w:ascii="Calibri" w:hAnsi="Calibri" w:cs="Calibri"/>
          <w:sz w:val="16"/>
          <w:szCs w:val="16"/>
        </w:rPr>
      </w:pPr>
      <w:r w:rsidRPr="00435DD6">
        <w:rPr>
          <w:rFonts w:ascii="Calibri" w:hAnsi="Calibri" w:cs="Calibri"/>
          <w:sz w:val="16"/>
          <w:szCs w:val="16"/>
        </w:rPr>
        <w:t>Conclusion of sensitivity analysis: imputation strategy is robust and leads to estimates of similar direction and magnitude as complete case analysis.</w:t>
      </w:r>
      <w:r w:rsidR="001977EC">
        <w:rPr>
          <w:rFonts w:ascii="Calibri" w:hAnsi="Calibri" w:cs="Calibri"/>
        </w:rPr>
        <w:br w:type="page"/>
      </w:r>
    </w:p>
    <w:p w14:paraId="00C86812" w14:textId="4F2D564E" w:rsidR="00191F41" w:rsidRPr="00435DD6" w:rsidRDefault="00191F41" w:rsidP="00191F41">
      <w:pPr>
        <w:pStyle w:val="Heading3"/>
        <w:rPr>
          <w:rFonts w:ascii="Calibri" w:hAnsi="Calibri" w:cs="Calibri"/>
        </w:rPr>
      </w:pPr>
      <w:r w:rsidRPr="00435DD6">
        <w:rPr>
          <w:rFonts w:ascii="Calibri" w:hAnsi="Calibri" w:cs="Calibri"/>
        </w:rPr>
        <w:lastRenderedPageBreak/>
        <w:t xml:space="preserve">Model </w:t>
      </w:r>
      <w:r w:rsidR="00E94A8B" w:rsidRPr="00435DD6">
        <w:rPr>
          <w:rFonts w:ascii="Calibri" w:hAnsi="Calibri" w:cs="Calibri"/>
        </w:rPr>
        <w:t>3</w:t>
      </w:r>
      <w:r w:rsidRPr="00435DD6">
        <w:rPr>
          <w:rFonts w:ascii="Calibri" w:hAnsi="Calibri" w:cs="Calibri"/>
        </w:rPr>
        <w:t>: Sensitivity analysis B: Extent to which 17OH-progesterone predicts BP SDS</w:t>
      </w:r>
    </w:p>
    <w:p w14:paraId="234D3356" w14:textId="2A846320" w:rsidR="00191F41" w:rsidRPr="00435DD6" w:rsidRDefault="0065477C" w:rsidP="00191F41">
      <w:pPr>
        <w:rPr>
          <w:rFonts w:ascii="Calibri" w:hAnsi="Calibri" w:cs="Calibri"/>
        </w:rPr>
      </w:pPr>
      <w:r w:rsidRPr="00435DD6">
        <w:rPr>
          <w:rFonts w:ascii="Calibri" w:hAnsi="Calibri" w:cs="Calibri"/>
          <w:b/>
          <w:bCs/>
        </w:rPr>
        <w:t xml:space="preserve">Number of patients in model: </w:t>
      </w:r>
      <w:r w:rsidRPr="0065477C">
        <w:rPr>
          <w:rFonts w:ascii="Calibri" w:hAnsi="Calibri" w:cs="Calibri"/>
        </w:rPr>
        <w:t>49</w:t>
      </w:r>
      <w:r w:rsidR="0034498D">
        <w:rPr>
          <w:rFonts w:ascii="Calibri" w:hAnsi="Calibri" w:cs="Calibri"/>
        </w:rPr>
        <w:t>9</w:t>
      </w:r>
      <w:r w:rsidRPr="0065477C">
        <w:rPr>
          <w:rFonts w:ascii="Calibri" w:hAnsi="Calibri" w:cs="Calibri"/>
        </w:rPr>
        <w:tab/>
      </w:r>
      <w:r w:rsidR="00530948">
        <w:rPr>
          <w:rFonts w:ascii="Calibri" w:hAnsi="Calibri" w:cs="Calibri"/>
        </w:rPr>
        <w:tab/>
      </w:r>
      <w:r w:rsidR="00530948">
        <w:rPr>
          <w:rFonts w:ascii="Calibri" w:hAnsi="Calibri" w:cs="Calibri"/>
        </w:rPr>
        <w:tab/>
      </w:r>
      <w:r w:rsidRPr="00435DD6">
        <w:rPr>
          <w:rFonts w:ascii="Calibri" w:hAnsi="Calibri" w:cs="Calibri"/>
          <w:b/>
          <w:bCs/>
        </w:rPr>
        <w:t>Number of visits in model:</w:t>
      </w:r>
      <w:r w:rsidRPr="0065477C">
        <w:rPr>
          <w:rFonts w:ascii="Calibri" w:hAnsi="Calibri" w:cs="Calibri"/>
        </w:rPr>
        <w:t xml:space="preserve"> 4</w:t>
      </w:r>
      <w:r w:rsidR="0034498D">
        <w:rPr>
          <w:rFonts w:ascii="Calibri" w:hAnsi="Calibri" w:cs="Calibri"/>
        </w:rPr>
        <w:t>564</w:t>
      </w:r>
    </w:p>
    <w:tbl>
      <w:tblPr>
        <w:tblW w:w="8926" w:type="dxa"/>
        <w:tblLayout w:type="fixed"/>
        <w:tblLook w:val="04A0" w:firstRow="1" w:lastRow="0" w:firstColumn="1" w:lastColumn="0" w:noHBand="0" w:noVBand="1"/>
      </w:tblPr>
      <w:tblGrid>
        <w:gridCol w:w="2623"/>
        <w:gridCol w:w="2101"/>
        <w:gridCol w:w="2101"/>
        <w:gridCol w:w="2101"/>
      </w:tblGrid>
      <w:tr w:rsidR="00191F41" w:rsidRPr="004F411A" w14:paraId="1BCDEF3F" w14:textId="77777777" w:rsidTr="00435EAD">
        <w:trPr>
          <w:trHeight w:val="680"/>
        </w:trPr>
        <w:tc>
          <w:tcPr>
            <w:tcW w:w="2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B737F1" w14:textId="77777777" w:rsidR="00191F41" w:rsidRPr="004F411A" w:rsidRDefault="00191F41"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Parameter</w:t>
            </w:r>
          </w:p>
        </w:tc>
        <w:tc>
          <w:tcPr>
            <w:tcW w:w="2101" w:type="dxa"/>
            <w:tcBorders>
              <w:top w:val="single" w:sz="4" w:space="0" w:color="auto"/>
              <w:left w:val="nil"/>
              <w:bottom w:val="single" w:sz="4" w:space="0" w:color="auto"/>
              <w:right w:val="single" w:sz="4" w:space="0" w:color="auto"/>
            </w:tcBorders>
            <w:shd w:val="clear" w:color="auto" w:fill="auto"/>
            <w:noWrap/>
            <w:vAlign w:val="center"/>
            <w:hideMark/>
          </w:tcPr>
          <w:p w14:paraId="06EA0BC2" w14:textId="77777777" w:rsidR="00191F41" w:rsidRPr="004F411A" w:rsidRDefault="00191F41"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Estimate</w:t>
            </w:r>
          </w:p>
        </w:tc>
        <w:tc>
          <w:tcPr>
            <w:tcW w:w="2101" w:type="dxa"/>
            <w:tcBorders>
              <w:top w:val="single" w:sz="4" w:space="0" w:color="auto"/>
              <w:left w:val="nil"/>
              <w:bottom w:val="single" w:sz="4" w:space="0" w:color="auto"/>
              <w:right w:val="single" w:sz="4" w:space="0" w:color="auto"/>
            </w:tcBorders>
            <w:shd w:val="clear" w:color="auto" w:fill="auto"/>
            <w:noWrap/>
            <w:vAlign w:val="center"/>
            <w:hideMark/>
          </w:tcPr>
          <w:p w14:paraId="5BD1BC2F" w14:textId="77777777" w:rsidR="00191F41" w:rsidRPr="004F411A" w:rsidRDefault="00191F41"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Confidence Interval</w:t>
            </w:r>
          </w:p>
        </w:tc>
        <w:tc>
          <w:tcPr>
            <w:tcW w:w="2101" w:type="dxa"/>
            <w:tcBorders>
              <w:top w:val="single" w:sz="4" w:space="0" w:color="auto"/>
              <w:left w:val="nil"/>
              <w:bottom w:val="single" w:sz="4" w:space="0" w:color="auto"/>
              <w:right w:val="single" w:sz="4" w:space="0" w:color="auto"/>
            </w:tcBorders>
            <w:shd w:val="clear" w:color="auto" w:fill="auto"/>
            <w:noWrap/>
            <w:vAlign w:val="center"/>
            <w:hideMark/>
          </w:tcPr>
          <w:p w14:paraId="182D4572" w14:textId="77777777" w:rsidR="00191F41" w:rsidRPr="004F411A" w:rsidRDefault="00191F41"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Significance</w:t>
            </w:r>
          </w:p>
        </w:tc>
      </w:tr>
      <w:tr w:rsidR="00191F41" w:rsidRPr="004F411A" w14:paraId="6DD1D7BA" w14:textId="77777777" w:rsidTr="00435EAD">
        <w:trPr>
          <w:trHeight w:val="680"/>
        </w:trPr>
        <w:tc>
          <w:tcPr>
            <w:tcW w:w="8926" w:type="dxa"/>
            <w:gridSpan w:val="4"/>
            <w:tcBorders>
              <w:top w:val="nil"/>
              <w:left w:val="single" w:sz="4" w:space="0" w:color="auto"/>
              <w:bottom w:val="single" w:sz="4" w:space="0" w:color="auto"/>
              <w:right w:val="single" w:sz="4" w:space="0" w:color="auto"/>
            </w:tcBorders>
            <w:shd w:val="clear" w:color="auto" w:fill="auto"/>
            <w:vAlign w:val="center"/>
            <w:hideMark/>
          </w:tcPr>
          <w:p w14:paraId="46600CA4" w14:textId="77777777" w:rsidR="00191F41" w:rsidRPr="004F411A" w:rsidRDefault="00191F41"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Outcome: Systolic BP (SD Score*)</w:t>
            </w:r>
            <w:r w:rsidRPr="004F411A">
              <w:rPr>
                <w:rFonts w:ascii="Calibri" w:eastAsia="Times New Roman" w:hAnsi="Calibri" w:cs="Calibri"/>
                <w:color w:val="000000"/>
                <w:kern w:val="0"/>
                <w:lang w:eastAsia="en-GB"/>
                <w14:ligatures w14:val="none"/>
              </w:rPr>
              <w:t> </w:t>
            </w:r>
          </w:p>
        </w:tc>
      </w:tr>
      <w:tr w:rsidR="0083454A" w:rsidRPr="004F411A" w14:paraId="31D03C66" w14:textId="77777777" w:rsidTr="00435EAD">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264DE6D8" w14:textId="2287D28E" w:rsidR="0083454A" w:rsidRPr="004F411A" w:rsidRDefault="0083454A" w:rsidP="0083454A">
            <w:pPr>
              <w:spacing w:after="0" w:line="240" w:lineRule="auto"/>
              <w:rPr>
                <w:rFonts w:ascii="Calibri" w:eastAsia="Times New Roman" w:hAnsi="Calibri" w:cs="Calibri"/>
                <w:b/>
                <w:bCs/>
                <w:color w:val="000000"/>
                <w:kern w:val="0"/>
                <w:lang w:eastAsia="en-GB"/>
                <w14:ligatures w14:val="none"/>
              </w:rPr>
            </w:pPr>
            <w:r>
              <w:rPr>
                <w:rFonts w:ascii="Aptos Narrow" w:hAnsi="Aptos Narrow"/>
                <w:b/>
                <w:bCs/>
                <w:color w:val="000000"/>
              </w:rPr>
              <w:t>Intercept</w:t>
            </w:r>
          </w:p>
        </w:tc>
        <w:tc>
          <w:tcPr>
            <w:tcW w:w="2101" w:type="dxa"/>
            <w:tcBorders>
              <w:top w:val="nil"/>
              <w:left w:val="nil"/>
              <w:bottom w:val="single" w:sz="4" w:space="0" w:color="auto"/>
              <w:right w:val="single" w:sz="4" w:space="0" w:color="auto"/>
            </w:tcBorders>
            <w:shd w:val="clear" w:color="auto" w:fill="auto"/>
            <w:noWrap/>
            <w:vAlign w:val="bottom"/>
          </w:tcPr>
          <w:p w14:paraId="159DB214" w14:textId="3B5131C0"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1.89</w:t>
            </w:r>
          </w:p>
        </w:tc>
        <w:tc>
          <w:tcPr>
            <w:tcW w:w="2101" w:type="dxa"/>
            <w:tcBorders>
              <w:top w:val="nil"/>
              <w:left w:val="nil"/>
              <w:bottom w:val="single" w:sz="4" w:space="0" w:color="auto"/>
              <w:right w:val="single" w:sz="4" w:space="0" w:color="auto"/>
            </w:tcBorders>
            <w:shd w:val="clear" w:color="auto" w:fill="auto"/>
            <w:noWrap/>
            <w:vAlign w:val="bottom"/>
          </w:tcPr>
          <w:p w14:paraId="5DC5794A" w14:textId="3F55E530"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1.75 to 2.03</w:t>
            </w:r>
          </w:p>
        </w:tc>
        <w:tc>
          <w:tcPr>
            <w:tcW w:w="2101" w:type="dxa"/>
            <w:tcBorders>
              <w:top w:val="nil"/>
              <w:left w:val="nil"/>
              <w:bottom w:val="single" w:sz="4" w:space="0" w:color="auto"/>
              <w:right w:val="single" w:sz="4" w:space="0" w:color="auto"/>
            </w:tcBorders>
            <w:shd w:val="clear" w:color="auto" w:fill="auto"/>
            <w:noWrap/>
            <w:vAlign w:val="bottom"/>
          </w:tcPr>
          <w:p w14:paraId="7BCAE56B" w14:textId="4996D09B"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83454A" w:rsidRPr="004F411A" w14:paraId="03557570" w14:textId="77777777" w:rsidTr="00435EAD">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1CA9D8B8" w14:textId="417C9BB7" w:rsidR="0083454A" w:rsidRPr="004F411A" w:rsidRDefault="0083454A" w:rsidP="0083454A">
            <w:pPr>
              <w:spacing w:after="0" w:line="240" w:lineRule="auto"/>
              <w:rPr>
                <w:rFonts w:ascii="Calibri" w:eastAsia="Times New Roman" w:hAnsi="Calibri" w:cs="Calibri"/>
                <w:b/>
                <w:bCs/>
                <w:color w:val="000000"/>
                <w:kern w:val="0"/>
                <w:lang w:eastAsia="en-GB"/>
                <w14:ligatures w14:val="none"/>
              </w:rPr>
            </w:pPr>
            <w:r>
              <w:rPr>
                <w:rFonts w:ascii="Aptos Narrow" w:hAnsi="Aptos Narrow"/>
                <w:b/>
                <w:bCs/>
                <w:color w:val="000000"/>
              </w:rPr>
              <w:t>Sex (Male)</w:t>
            </w:r>
          </w:p>
        </w:tc>
        <w:tc>
          <w:tcPr>
            <w:tcW w:w="2101" w:type="dxa"/>
            <w:tcBorders>
              <w:top w:val="nil"/>
              <w:left w:val="nil"/>
              <w:bottom w:val="single" w:sz="4" w:space="0" w:color="auto"/>
              <w:right w:val="single" w:sz="4" w:space="0" w:color="auto"/>
            </w:tcBorders>
            <w:shd w:val="clear" w:color="auto" w:fill="auto"/>
            <w:noWrap/>
            <w:vAlign w:val="bottom"/>
          </w:tcPr>
          <w:p w14:paraId="3AEBBF25" w14:textId="74AF624E"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0.13</w:t>
            </w:r>
          </w:p>
        </w:tc>
        <w:tc>
          <w:tcPr>
            <w:tcW w:w="2101" w:type="dxa"/>
            <w:tcBorders>
              <w:top w:val="nil"/>
              <w:left w:val="nil"/>
              <w:bottom w:val="single" w:sz="4" w:space="0" w:color="auto"/>
              <w:right w:val="single" w:sz="4" w:space="0" w:color="auto"/>
            </w:tcBorders>
            <w:shd w:val="clear" w:color="auto" w:fill="auto"/>
            <w:noWrap/>
            <w:vAlign w:val="bottom"/>
          </w:tcPr>
          <w:p w14:paraId="0110C00B" w14:textId="693F5638"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-0.03 to 0.29</w:t>
            </w:r>
          </w:p>
        </w:tc>
        <w:tc>
          <w:tcPr>
            <w:tcW w:w="2101" w:type="dxa"/>
            <w:tcBorders>
              <w:top w:val="nil"/>
              <w:left w:val="nil"/>
              <w:bottom w:val="single" w:sz="4" w:space="0" w:color="auto"/>
              <w:right w:val="single" w:sz="4" w:space="0" w:color="auto"/>
            </w:tcBorders>
            <w:shd w:val="clear" w:color="auto" w:fill="auto"/>
            <w:noWrap/>
            <w:vAlign w:val="bottom"/>
          </w:tcPr>
          <w:p w14:paraId="7AA4120D" w14:textId="25F17695"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83454A" w:rsidRPr="004F411A" w14:paraId="0E7CB82E" w14:textId="77777777" w:rsidTr="00435EAD">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0086FA52" w14:textId="2FB2C9C5" w:rsidR="0083454A" w:rsidRPr="004F411A" w:rsidRDefault="0083454A" w:rsidP="0083454A">
            <w:pPr>
              <w:spacing w:after="0" w:line="240" w:lineRule="auto"/>
              <w:rPr>
                <w:rFonts w:ascii="Calibri" w:eastAsia="Times New Roman" w:hAnsi="Calibri" w:cs="Calibri"/>
                <w:b/>
                <w:bCs/>
                <w:color w:val="000000"/>
                <w:kern w:val="0"/>
                <w:lang w:eastAsia="en-GB"/>
                <w14:ligatures w14:val="none"/>
              </w:rPr>
            </w:pPr>
            <w:r>
              <w:rPr>
                <w:rFonts w:ascii="Aptos Narrow" w:hAnsi="Aptos Narrow"/>
                <w:b/>
                <w:bCs/>
                <w:color w:val="000000"/>
              </w:rPr>
              <w:t>Age (years)</w:t>
            </w:r>
          </w:p>
        </w:tc>
        <w:tc>
          <w:tcPr>
            <w:tcW w:w="2101" w:type="dxa"/>
            <w:tcBorders>
              <w:top w:val="nil"/>
              <w:left w:val="nil"/>
              <w:bottom w:val="single" w:sz="4" w:space="0" w:color="auto"/>
              <w:right w:val="single" w:sz="4" w:space="0" w:color="auto"/>
            </w:tcBorders>
            <w:shd w:val="clear" w:color="auto" w:fill="auto"/>
            <w:noWrap/>
            <w:vAlign w:val="bottom"/>
          </w:tcPr>
          <w:p w14:paraId="553DCAD8" w14:textId="57BF5C38"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-0.09</w:t>
            </w:r>
          </w:p>
        </w:tc>
        <w:tc>
          <w:tcPr>
            <w:tcW w:w="2101" w:type="dxa"/>
            <w:tcBorders>
              <w:top w:val="nil"/>
              <w:left w:val="nil"/>
              <w:bottom w:val="single" w:sz="4" w:space="0" w:color="auto"/>
              <w:right w:val="single" w:sz="4" w:space="0" w:color="auto"/>
            </w:tcBorders>
            <w:shd w:val="clear" w:color="auto" w:fill="auto"/>
            <w:noWrap/>
            <w:vAlign w:val="bottom"/>
          </w:tcPr>
          <w:p w14:paraId="3E9B9D02" w14:textId="6C70F084"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-0.11 to -0.07</w:t>
            </w:r>
          </w:p>
        </w:tc>
        <w:tc>
          <w:tcPr>
            <w:tcW w:w="2101" w:type="dxa"/>
            <w:tcBorders>
              <w:top w:val="nil"/>
              <w:left w:val="nil"/>
              <w:bottom w:val="single" w:sz="4" w:space="0" w:color="auto"/>
              <w:right w:val="single" w:sz="4" w:space="0" w:color="auto"/>
            </w:tcBorders>
            <w:shd w:val="clear" w:color="auto" w:fill="auto"/>
            <w:noWrap/>
            <w:vAlign w:val="bottom"/>
          </w:tcPr>
          <w:p w14:paraId="72E3212D" w14:textId="570EEC0D"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83454A" w:rsidRPr="004F411A" w14:paraId="7AAF0E7C" w14:textId="77777777" w:rsidTr="00435EAD">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61B287DD" w14:textId="6EE8E2B7" w:rsidR="0083454A" w:rsidRPr="004F411A" w:rsidRDefault="0083454A" w:rsidP="0083454A">
            <w:pPr>
              <w:spacing w:after="0" w:line="240" w:lineRule="auto"/>
              <w:rPr>
                <w:rFonts w:ascii="Calibri" w:eastAsia="Times New Roman" w:hAnsi="Calibri" w:cs="Calibri"/>
                <w:b/>
                <w:bCs/>
                <w:color w:val="000000"/>
                <w:kern w:val="0"/>
                <w:lang w:eastAsia="en-GB"/>
                <w14:ligatures w14:val="none"/>
              </w:rPr>
            </w:pPr>
            <w:r>
              <w:rPr>
                <w:rFonts w:ascii="Aptos Narrow" w:hAnsi="Aptos Narrow"/>
                <w:b/>
                <w:bCs/>
                <w:color w:val="000000"/>
              </w:rPr>
              <w:t>ln 17OHP (ln (nmol/l))</w:t>
            </w:r>
          </w:p>
        </w:tc>
        <w:tc>
          <w:tcPr>
            <w:tcW w:w="2101" w:type="dxa"/>
            <w:tcBorders>
              <w:top w:val="nil"/>
              <w:left w:val="nil"/>
              <w:bottom w:val="single" w:sz="4" w:space="0" w:color="auto"/>
              <w:right w:val="single" w:sz="4" w:space="0" w:color="auto"/>
            </w:tcBorders>
            <w:shd w:val="clear" w:color="auto" w:fill="auto"/>
            <w:noWrap/>
            <w:vAlign w:val="bottom"/>
          </w:tcPr>
          <w:p w14:paraId="19130A3F" w14:textId="118FFFF5"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-0.05</w:t>
            </w:r>
          </w:p>
        </w:tc>
        <w:tc>
          <w:tcPr>
            <w:tcW w:w="2101" w:type="dxa"/>
            <w:tcBorders>
              <w:top w:val="nil"/>
              <w:left w:val="nil"/>
              <w:bottom w:val="single" w:sz="4" w:space="0" w:color="auto"/>
              <w:right w:val="single" w:sz="4" w:space="0" w:color="auto"/>
            </w:tcBorders>
            <w:shd w:val="clear" w:color="auto" w:fill="auto"/>
            <w:noWrap/>
            <w:vAlign w:val="bottom"/>
          </w:tcPr>
          <w:p w14:paraId="0A7CC804" w14:textId="715A6CA6"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-0.08 to -0.02</w:t>
            </w:r>
          </w:p>
        </w:tc>
        <w:tc>
          <w:tcPr>
            <w:tcW w:w="2101" w:type="dxa"/>
            <w:tcBorders>
              <w:top w:val="nil"/>
              <w:left w:val="nil"/>
              <w:bottom w:val="single" w:sz="4" w:space="0" w:color="auto"/>
              <w:right w:val="single" w:sz="4" w:space="0" w:color="auto"/>
            </w:tcBorders>
            <w:shd w:val="clear" w:color="auto" w:fill="auto"/>
            <w:noWrap/>
            <w:vAlign w:val="bottom"/>
          </w:tcPr>
          <w:p w14:paraId="7011EC9C" w14:textId="26AE0C72"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83454A" w:rsidRPr="004F411A" w14:paraId="482929EA" w14:textId="77777777" w:rsidTr="00435EAD">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28CBA7F4" w14:textId="554620A0" w:rsidR="0083454A" w:rsidRPr="004F411A" w:rsidRDefault="0083454A" w:rsidP="0083454A">
            <w:pPr>
              <w:spacing w:after="0" w:line="240" w:lineRule="auto"/>
              <w:rPr>
                <w:rFonts w:ascii="Calibri" w:eastAsia="Times New Roman" w:hAnsi="Calibri" w:cs="Calibri"/>
                <w:b/>
                <w:bCs/>
                <w:color w:val="000000"/>
                <w:kern w:val="0"/>
                <w:lang w:eastAsia="en-GB"/>
                <w14:ligatures w14:val="none"/>
              </w:rPr>
            </w:pPr>
            <w:r>
              <w:rPr>
                <w:rFonts w:ascii="Aptos Narrow" w:hAnsi="Aptos Narrow"/>
                <w:b/>
                <w:bCs/>
                <w:color w:val="000000"/>
              </w:rPr>
              <w:t>BMI SD Score</w:t>
            </w:r>
          </w:p>
        </w:tc>
        <w:tc>
          <w:tcPr>
            <w:tcW w:w="2101" w:type="dxa"/>
            <w:tcBorders>
              <w:top w:val="nil"/>
              <w:left w:val="nil"/>
              <w:bottom w:val="single" w:sz="4" w:space="0" w:color="auto"/>
              <w:right w:val="single" w:sz="4" w:space="0" w:color="auto"/>
            </w:tcBorders>
            <w:shd w:val="clear" w:color="auto" w:fill="auto"/>
            <w:noWrap/>
            <w:vAlign w:val="bottom"/>
          </w:tcPr>
          <w:p w14:paraId="27F70DB0" w14:textId="268D8EDD"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0.08</w:t>
            </w:r>
          </w:p>
        </w:tc>
        <w:tc>
          <w:tcPr>
            <w:tcW w:w="2101" w:type="dxa"/>
            <w:tcBorders>
              <w:top w:val="nil"/>
              <w:left w:val="nil"/>
              <w:bottom w:val="single" w:sz="4" w:space="0" w:color="auto"/>
              <w:right w:val="single" w:sz="4" w:space="0" w:color="auto"/>
            </w:tcBorders>
            <w:shd w:val="clear" w:color="auto" w:fill="auto"/>
            <w:noWrap/>
            <w:vAlign w:val="bottom"/>
          </w:tcPr>
          <w:p w14:paraId="4BD4EECE" w14:textId="04513F18"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0.01 to 0.15</w:t>
            </w:r>
          </w:p>
        </w:tc>
        <w:tc>
          <w:tcPr>
            <w:tcW w:w="2101" w:type="dxa"/>
            <w:tcBorders>
              <w:top w:val="nil"/>
              <w:left w:val="nil"/>
              <w:bottom w:val="single" w:sz="4" w:space="0" w:color="auto"/>
              <w:right w:val="single" w:sz="4" w:space="0" w:color="auto"/>
            </w:tcBorders>
            <w:shd w:val="clear" w:color="auto" w:fill="auto"/>
            <w:noWrap/>
            <w:vAlign w:val="bottom"/>
          </w:tcPr>
          <w:p w14:paraId="42DA34D2" w14:textId="216EAB6F"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261A6A" w:rsidRPr="001702C7" w14:paraId="30355232" w14:textId="77777777" w:rsidTr="0066063A">
        <w:trPr>
          <w:trHeight w:val="680"/>
        </w:trPr>
        <w:tc>
          <w:tcPr>
            <w:tcW w:w="4724" w:type="dxa"/>
            <w:gridSpan w:val="2"/>
            <w:tcBorders>
              <w:top w:val="nil"/>
              <w:left w:val="single" w:sz="4" w:space="0" w:color="auto"/>
              <w:bottom w:val="single" w:sz="4" w:space="0" w:color="auto"/>
              <w:right w:val="single" w:sz="4" w:space="0" w:color="auto"/>
            </w:tcBorders>
            <w:shd w:val="clear" w:color="auto" w:fill="auto"/>
            <w:noWrap/>
            <w:vAlign w:val="center"/>
          </w:tcPr>
          <w:p w14:paraId="3C27C428" w14:textId="77777777" w:rsidR="00261A6A" w:rsidRPr="00435DD6" w:rsidRDefault="00261A6A" w:rsidP="00261A6A">
            <w:pPr>
              <w:spacing w:after="0" w:line="240" w:lineRule="auto"/>
              <w:jc w:val="center"/>
              <w:rPr>
                <w:rFonts w:ascii="Calibri" w:hAnsi="Calibri" w:cs="Calibri"/>
                <w:b/>
                <w:bCs/>
                <w:color w:val="000000"/>
              </w:rPr>
            </w:pPr>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p>
          <w:p w14:paraId="6ED5D8CB" w14:textId="491A7115" w:rsidR="00261A6A" w:rsidRDefault="0083454A" w:rsidP="00261A6A">
            <w:pPr>
              <w:spacing w:after="0" w:line="240" w:lineRule="auto"/>
              <w:jc w:val="center"/>
              <w:rPr>
                <w:rFonts w:ascii="Aptos Narrow" w:hAnsi="Aptos Narrow"/>
                <w:color w:val="000000"/>
              </w:rPr>
            </w:pPr>
            <w:r w:rsidRPr="0083454A">
              <w:rPr>
                <w:rFonts w:ascii="Calibri" w:hAnsi="Calibri" w:cs="Calibri"/>
                <w:color w:val="000000"/>
              </w:rPr>
              <w:t>0.07 | 0.49</w:t>
            </w:r>
          </w:p>
        </w:tc>
        <w:tc>
          <w:tcPr>
            <w:tcW w:w="4202" w:type="dxa"/>
            <w:gridSpan w:val="2"/>
            <w:tcBorders>
              <w:top w:val="nil"/>
              <w:left w:val="nil"/>
              <w:bottom w:val="single" w:sz="4" w:space="0" w:color="auto"/>
              <w:right w:val="single" w:sz="4" w:space="0" w:color="auto"/>
            </w:tcBorders>
            <w:shd w:val="clear" w:color="auto" w:fill="auto"/>
            <w:noWrap/>
            <w:vAlign w:val="center"/>
          </w:tcPr>
          <w:p w14:paraId="6F357BEC" w14:textId="77777777" w:rsidR="00261A6A" w:rsidRPr="004457AE" w:rsidRDefault="00261A6A" w:rsidP="00261A6A">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systolic BP (95% CI) : </w:t>
            </w:r>
          </w:p>
          <w:p w14:paraId="7A2673CC" w14:textId="1D8CD89D" w:rsidR="00261A6A" w:rsidRPr="004457AE" w:rsidRDefault="00BA4C32" w:rsidP="00261A6A">
            <w:pPr>
              <w:spacing w:after="0" w:line="240" w:lineRule="auto"/>
              <w:jc w:val="center"/>
              <w:rPr>
                <w:rFonts w:ascii="Aptos Narrow" w:hAnsi="Aptos Narrow"/>
                <w:color w:val="000000"/>
                <w:lang w:val="pl-PL"/>
              </w:rPr>
            </w:pPr>
            <w:r w:rsidRPr="00BA4C32">
              <w:rPr>
                <w:rFonts w:ascii="Calibri" w:hAnsi="Calibri" w:cs="Calibri"/>
                <w:color w:val="000000"/>
                <w:lang w:val="pl-PL"/>
              </w:rPr>
              <w:t>0.32 (0.19 to 0.45)</w:t>
            </w:r>
          </w:p>
        </w:tc>
      </w:tr>
      <w:tr w:rsidR="00191F41" w:rsidRPr="004F411A" w14:paraId="5E218796" w14:textId="77777777" w:rsidTr="00435EAD">
        <w:trPr>
          <w:trHeight w:val="680"/>
        </w:trPr>
        <w:tc>
          <w:tcPr>
            <w:tcW w:w="8926" w:type="dxa"/>
            <w:gridSpan w:val="4"/>
            <w:tcBorders>
              <w:top w:val="nil"/>
              <w:left w:val="single" w:sz="4" w:space="0" w:color="auto"/>
              <w:bottom w:val="single" w:sz="4" w:space="0" w:color="auto"/>
              <w:right w:val="single" w:sz="4" w:space="0" w:color="auto"/>
            </w:tcBorders>
            <w:shd w:val="clear" w:color="auto" w:fill="auto"/>
            <w:vAlign w:val="center"/>
            <w:hideMark/>
          </w:tcPr>
          <w:p w14:paraId="52FD653C" w14:textId="77777777" w:rsidR="00191F41" w:rsidRPr="004F411A" w:rsidRDefault="00191F41"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Outcome: Diastolic BP (SD Score*)</w:t>
            </w:r>
            <w:r w:rsidRPr="004F411A">
              <w:rPr>
                <w:rFonts w:ascii="Calibri" w:eastAsia="Times New Roman" w:hAnsi="Calibri" w:cs="Calibri"/>
                <w:color w:val="000000"/>
                <w:kern w:val="0"/>
                <w:lang w:eastAsia="en-GB"/>
                <w14:ligatures w14:val="none"/>
              </w:rPr>
              <w:t> </w:t>
            </w:r>
          </w:p>
        </w:tc>
      </w:tr>
      <w:tr w:rsidR="0083454A" w:rsidRPr="004F411A" w14:paraId="651236AC" w14:textId="77777777" w:rsidTr="00261A6A">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475B7429" w14:textId="5DC39A9D" w:rsidR="0083454A" w:rsidRPr="004F411A" w:rsidRDefault="0083454A" w:rsidP="0083454A">
            <w:pPr>
              <w:spacing w:after="0" w:line="240" w:lineRule="auto"/>
              <w:rPr>
                <w:rFonts w:ascii="Calibri" w:eastAsia="Times New Roman" w:hAnsi="Calibri" w:cs="Calibri"/>
                <w:b/>
                <w:bCs/>
                <w:color w:val="000000"/>
                <w:kern w:val="0"/>
                <w:lang w:eastAsia="en-GB"/>
                <w14:ligatures w14:val="none"/>
              </w:rPr>
            </w:pPr>
            <w:r>
              <w:rPr>
                <w:rFonts w:ascii="Aptos Narrow" w:hAnsi="Aptos Narrow"/>
                <w:b/>
                <w:bCs/>
                <w:color w:val="000000"/>
              </w:rPr>
              <w:t>Intercept</w:t>
            </w:r>
          </w:p>
        </w:tc>
        <w:tc>
          <w:tcPr>
            <w:tcW w:w="2101" w:type="dxa"/>
            <w:tcBorders>
              <w:top w:val="nil"/>
              <w:left w:val="nil"/>
              <w:bottom w:val="single" w:sz="4" w:space="0" w:color="auto"/>
              <w:right w:val="single" w:sz="4" w:space="0" w:color="auto"/>
            </w:tcBorders>
            <w:shd w:val="clear" w:color="auto" w:fill="auto"/>
            <w:noWrap/>
            <w:vAlign w:val="bottom"/>
          </w:tcPr>
          <w:p w14:paraId="1A842D9A" w14:textId="2B404F1A"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2.3</w:t>
            </w:r>
          </w:p>
        </w:tc>
        <w:tc>
          <w:tcPr>
            <w:tcW w:w="2101" w:type="dxa"/>
            <w:tcBorders>
              <w:top w:val="nil"/>
              <w:left w:val="nil"/>
              <w:bottom w:val="single" w:sz="4" w:space="0" w:color="auto"/>
              <w:right w:val="single" w:sz="4" w:space="0" w:color="auto"/>
            </w:tcBorders>
            <w:shd w:val="clear" w:color="auto" w:fill="auto"/>
            <w:noWrap/>
            <w:vAlign w:val="bottom"/>
          </w:tcPr>
          <w:p w14:paraId="5BD62537" w14:textId="73020CE6"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2.17 to 2.43</w:t>
            </w:r>
          </w:p>
        </w:tc>
        <w:tc>
          <w:tcPr>
            <w:tcW w:w="2101" w:type="dxa"/>
            <w:tcBorders>
              <w:top w:val="nil"/>
              <w:left w:val="nil"/>
              <w:bottom w:val="single" w:sz="4" w:space="0" w:color="auto"/>
              <w:right w:val="single" w:sz="4" w:space="0" w:color="auto"/>
            </w:tcBorders>
            <w:shd w:val="clear" w:color="auto" w:fill="auto"/>
            <w:noWrap/>
            <w:vAlign w:val="bottom"/>
          </w:tcPr>
          <w:p w14:paraId="415E98A1" w14:textId="23764F0E"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83454A" w:rsidRPr="004F411A" w14:paraId="3C6D6558" w14:textId="77777777" w:rsidTr="00261A6A">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06C84AB1" w14:textId="77CE1055" w:rsidR="0083454A" w:rsidRPr="004F411A" w:rsidRDefault="0083454A" w:rsidP="0083454A">
            <w:pPr>
              <w:spacing w:after="0" w:line="240" w:lineRule="auto"/>
              <w:rPr>
                <w:rFonts w:ascii="Calibri" w:eastAsia="Times New Roman" w:hAnsi="Calibri" w:cs="Calibri"/>
                <w:b/>
                <w:bCs/>
                <w:color w:val="000000"/>
                <w:kern w:val="0"/>
                <w:lang w:eastAsia="en-GB"/>
                <w14:ligatures w14:val="none"/>
              </w:rPr>
            </w:pPr>
            <w:r>
              <w:rPr>
                <w:rFonts w:ascii="Aptos Narrow" w:hAnsi="Aptos Narrow"/>
                <w:b/>
                <w:bCs/>
                <w:color w:val="000000"/>
              </w:rPr>
              <w:t>Sex (Male)</w:t>
            </w:r>
          </w:p>
        </w:tc>
        <w:tc>
          <w:tcPr>
            <w:tcW w:w="2101" w:type="dxa"/>
            <w:tcBorders>
              <w:top w:val="nil"/>
              <w:left w:val="nil"/>
              <w:bottom w:val="single" w:sz="4" w:space="0" w:color="auto"/>
              <w:right w:val="single" w:sz="4" w:space="0" w:color="auto"/>
            </w:tcBorders>
            <w:shd w:val="clear" w:color="auto" w:fill="auto"/>
            <w:noWrap/>
            <w:vAlign w:val="bottom"/>
          </w:tcPr>
          <w:p w14:paraId="4CE6127C" w14:textId="0516D963"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0.16</w:t>
            </w:r>
          </w:p>
        </w:tc>
        <w:tc>
          <w:tcPr>
            <w:tcW w:w="2101" w:type="dxa"/>
            <w:tcBorders>
              <w:top w:val="nil"/>
              <w:left w:val="nil"/>
              <w:bottom w:val="single" w:sz="4" w:space="0" w:color="auto"/>
              <w:right w:val="single" w:sz="4" w:space="0" w:color="auto"/>
            </w:tcBorders>
            <w:shd w:val="clear" w:color="auto" w:fill="auto"/>
            <w:noWrap/>
            <w:vAlign w:val="bottom"/>
          </w:tcPr>
          <w:p w14:paraId="31600301" w14:textId="1580DE63"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0.03 to 0.29</w:t>
            </w:r>
          </w:p>
        </w:tc>
        <w:tc>
          <w:tcPr>
            <w:tcW w:w="2101" w:type="dxa"/>
            <w:tcBorders>
              <w:top w:val="nil"/>
              <w:left w:val="nil"/>
              <w:bottom w:val="single" w:sz="4" w:space="0" w:color="auto"/>
              <w:right w:val="single" w:sz="4" w:space="0" w:color="auto"/>
            </w:tcBorders>
            <w:shd w:val="clear" w:color="auto" w:fill="auto"/>
            <w:noWrap/>
            <w:vAlign w:val="bottom"/>
          </w:tcPr>
          <w:p w14:paraId="4B5FFCAD" w14:textId="2D84F2FA"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83454A" w:rsidRPr="004F411A" w14:paraId="6661D5A5" w14:textId="77777777" w:rsidTr="00261A6A">
        <w:trPr>
          <w:trHeight w:val="289"/>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4BD5BB68" w14:textId="19A16C2D" w:rsidR="0083454A" w:rsidRPr="004F411A" w:rsidRDefault="0083454A" w:rsidP="0083454A">
            <w:pPr>
              <w:spacing w:after="0" w:line="240" w:lineRule="auto"/>
              <w:rPr>
                <w:rFonts w:ascii="Calibri" w:eastAsia="Times New Roman" w:hAnsi="Calibri" w:cs="Calibri"/>
                <w:b/>
                <w:bCs/>
                <w:color w:val="000000"/>
                <w:kern w:val="0"/>
                <w:lang w:eastAsia="en-GB"/>
                <w14:ligatures w14:val="none"/>
              </w:rPr>
            </w:pPr>
            <w:r>
              <w:rPr>
                <w:rFonts w:ascii="Aptos Narrow" w:hAnsi="Aptos Narrow"/>
                <w:b/>
                <w:bCs/>
                <w:color w:val="000000"/>
              </w:rPr>
              <w:t>Age (years)</w:t>
            </w:r>
          </w:p>
        </w:tc>
        <w:tc>
          <w:tcPr>
            <w:tcW w:w="2101" w:type="dxa"/>
            <w:tcBorders>
              <w:top w:val="nil"/>
              <w:left w:val="nil"/>
              <w:bottom w:val="single" w:sz="4" w:space="0" w:color="auto"/>
              <w:right w:val="single" w:sz="4" w:space="0" w:color="auto"/>
            </w:tcBorders>
            <w:shd w:val="clear" w:color="auto" w:fill="auto"/>
            <w:noWrap/>
            <w:vAlign w:val="bottom"/>
          </w:tcPr>
          <w:p w14:paraId="618367D6" w14:textId="5EDE1FFB"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-0.17</w:t>
            </w:r>
          </w:p>
        </w:tc>
        <w:tc>
          <w:tcPr>
            <w:tcW w:w="2101" w:type="dxa"/>
            <w:tcBorders>
              <w:top w:val="nil"/>
              <w:left w:val="nil"/>
              <w:bottom w:val="single" w:sz="4" w:space="0" w:color="auto"/>
              <w:right w:val="single" w:sz="4" w:space="0" w:color="auto"/>
            </w:tcBorders>
            <w:shd w:val="clear" w:color="auto" w:fill="auto"/>
            <w:noWrap/>
            <w:vAlign w:val="bottom"/>
          </w:tcPr>
          <w:p w14:paraId="09335B88" w14:textId="63AC35A6"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-0.20 to -0.15</w:t>
            </w:r>
          </w:p>
        </w:tc>
        <w:tc>
          <w:tcPr>
            <w:tcW w:w="2101" w:type="dxa"/>
            <w:tcBorders>
              <w:top w:val="nil"/>
              <w:left w:val="nil"/>
              <w:bottom w:val="single" w:sz="4" w:space="0" w:color="auto"/>
              <w:right w:val="single" w:sz="4" w:space="0" w:color="auto"/>
            </w:tcBorders>
            <w:shd w:val="clear" w:color="auto" w:fill="auto"/>
            <w:noWrap/>
            <w:vAlign w:val="bottom"/>
          </w:tcPr>
          <w:p w14:paraId="124B1B45" w14:textId="2D19686F"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83454A" w:rsidRPr="004F411A" w14:paraId="7468D7A0" w14:textId="77777777" w:rsidTr="00261A6A">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524E01E4" w14:textId="16717D85" w:rsidR="0083454A" w:rsidRPr="004F411A" w:rsidRDefault="0083454A" w:rsidP="0083454A">
            <w:pPr>
              <w:spacing w:after="0" w:line="240" w:lineRule="auto"/>
              <w:rPr>
                <w:rFonts w:ascii="Calibri" w:eastAsia="Times New Roman" w:hAnsi="Calibri" w:cs="Calibri"/>
                <w:b/>
                <w:bCs/>
                <w:color w:val="000000"/>
                <w:kern w:val="0"/>
                <w:lang w:eastAsia="en-GB"/>
                <w14:ligatures w14:val="none"/>
              </w:rPr>
            </w:pPr>
            <w:r>
              <w:rPr>
                <w:rFonts w:ascii="Aptos Narrow" w:hAnsi="Aptos Narrow"/>
                <w:b/>
                <w:bCs/>
                <w:color w:val="000000"/>
              </w:rPr>
              <w:t>ln 17OHP (ln (nmol/l))</w:t>
            </w:r>
          </w:p>
        </w:tc>
        <w:tc>
          <w:tcPr>
            <w:tcW w:w="2101" w:type="dxa"/>
            <w:tcBorders>
              <w:top w:val="nil"/>
              <w:left w:val="nil"/>
              <w:bottom w:val="single" w:sz="4" w:space="0" w:color="auto"/>
              <w:right w:val="single" w:sz="4" w:space="0" w:color="auto"/>
            </w:tcBorders>
            <w:shd w:val="clear" w:color="auto" w:fill="auto"/>
            <w:noWrap/>
            <w:vAlign w:val="bottom"/>
          </w:tcPr>
          <w:p w14:paraId="15AB77B3" w14:textId="4CA2CC54"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-0.04</w:t>
            </w:r>
          </w:p>
        </w:tc>
        <w:tc>
          <w:tcPr>
            <w:tcW w:w="2101" w:type="dxa"/>
            <w:tcBorders>
              <w:top w:val="nil"/>
              <w:left w:val="nil"/>
              <w:bottom w:val="single" w:sz="4" w:space="0" w:color="auto"/>
              <w:right w:val="single" w:sz="4" w:space="0" w:color="auto"/>
            </w:tcBorders>
            <w:shd w:val="clear" w:color="auto" w:fill="auto"/>
            <w:noWrap/>
            <w:vAlign w:val="bottom"/>
          </w:tcPr>
          <w:p w14:paraId="6E1BC8C5" w14:textId="3E3801D4"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-0.07 to -0.01</w:t>
            </w:r>
          </w:p>
        </w:tc>
        <w:tc>
          <w:tcPr>
            <w:tcW w:w="2101" w:type="dxa"/>
            <w:tcBorders>
              <w:top w:val="nil"/>
              <w:left w:val="nil"/>
              <w:bottom w:val="single" w:sz="4" w:space="0" w:color="auto"/>
              <w:right w:val="single" w:sz="4" w:space="0" w:color="auto"/>
            </w:tcBorders>
            <w:shd w:val="clear" w:color="auto" w:fill="auto"/>
            <w:noWrap/>
            <w:vAlign w:val="bottom"/>
          </w:tcPr>
          <w:p w14:paraId="3AF216FE" w14:textId="112A314F"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83454A" w:rsidRPr="004F411A" w14:paraId="0AA3AEBC" w14:textId="77777777" w:rsidTr="00261A6A">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75250EA8" w14:textId="6E5BD0E5" w:rsidR="0083454A" w:rsidRPr="004F411A" w:rsidRDefault="0083454A" w:rsidP="0083454A">
            <w:pPr>
              <w:spacing w:after="0" w:line="240" w:lineRule="auto"/>
              <w:rPr>
                <w:rFonts w:ascii="Calibri" w:eastAsia="Times New Roman" w:hAnsi="Calibri" w:cs="Calibri"/>
                <w:b/>
                <w:bCs/>
                <w:color w:val="000000"/>
                <w:kern w:val="0"/>
                <w:lang w:eastAsia="en-GB"/>
                <w14:ligatures w14:val="none"/>
              </w:rPr>
            </w:pPr>
            <w:r>
              <w:rPr>
                <w:rFonts w:ascii="Aptos Narrow" w:hAnsi="Aptos Narrow"/>
                <w:b/>
                <w:bCs/>
                <w:color w:val="000000"/>
              </w:rPr>
              <w:t>BMI SD Score</w:t>
            </w:r>
          </w:p>
        </w:tc>
        <w:tc>
          <w:tcPr>
            <w:tcW w:w="2101" w:type="dxa"/>
            <w:tcBorders>
              <w:top w:val="nil"/>
              <w:left w:val="nil"/>
              <w:bottom w:val="single" w:sz="4" w:space="0" w:color="auto"/>
              <w:right w:val="single" w:sz="4" w:space="0" w:color="auto"/>
            </w:tcBorders>
            <w:shd w:val="clear" w:color="auto" w:fill="auto"/>
            <w:noWrap/>
            <w:vAlign w:val="bottom"/>
          </w:tcPr>
          <w:p w14:paraId="29B034D9" w14:textId="47EAC409"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-0.02</w:t>
            </w:r>
          </w:p>
        </w:tc>
        <w:tc>
          <w:tcPr>
            <w:tcW w:w="2101" w:type="dxa"/>
            <w:tcBorders>
              <w:top w:val="nil"/>
              <w:left w:val="nil"/>
              <w:bottom w:val="single" w:sz="4" w:space="0" w:color="auto"/>
              <w:right w:val="single" w:sz="4" w:space="0" w:color="auto"/>
            </w:tcBorders>
            <w:shd w:val="clear" w:color="auto" w:fill="auto"/>
            <w:noWrap/>
            <w:vAlign w:val="bottom"/>
          </w:tcPr>
          <w:p w14:paraId="67E83F5F" w14:textId="0CE0A11D"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-0.07 to 0.02</w:t>
            </w:r>
          </w:p>
        </w:tc>
        <w:tc>
          <w:tcPr>
            <w:tcW w:w="2101" w:type="dxa"/>
            <w:tcBorders>
              <w:top w:val="nil"/>
              <w:left w:val="nil"/>
              <w:bottom w:val="single" w:sz="4" w:space="0" w:color="auto"/>
              <w:right w:val="single" w:sz="4" w:space="0" w:color="auto"/>
            </w:tcBorders>
            <w:shd w:val="clear" w:color="auto" w:fill="auto"/>
            <w:noWrap/>
            <w:vAlign w:val="bottom"/>
          </w:tcPr>
          <w:p w14:paraId="53D417D8" w14:textId="0BE624CF"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261A6A" w:rsidRPr="001702C7" w14:paraId="4263B2DD" w14:textId="77777777" w:rsidTr="0066063A">
        <w:trPr>
          <w:trHeight w:val="680"/>
        </w:trPr>
        <w:tc>
          <w:tcPr>
            <w:tcW w:w="4724" w:type="dxa"/>
            <w:gridSpan w:val="2"/>
            <w:tcBorders>
              <w:top w:val="nil"/>
              <w:left w:val="single" w:sz="4" w:space="0" w:color="auto"/>
              <w:bottom w:val="single" w:sz="4" w:space="0" w:color="auto"/>
              <w:right w:val="single" w:sz="4" w:space="0" w:color="auto"/>
            </w:tcBorders>
            <w:shd w:val="clear" w:color="auto" w:fill="auto"/>
            <w:noWrap/>
            <w:vAlign w:val="center"/>
          </w:tcPr>
          <w:p w14:paraId="4784E3B2" w14:textId="77777777" w:rsidR="00261A6A" w:rsidRPr="00435DD6" w:rsidRDefault="00261A6A" w:rsidP="00261A6A">
            <w:pPr>
              <w:spacing w:after="0" w:line="240" w:lineRule="auto"/>
              <w:jc w:val="center"/>
              <w:rPr>
                <w:rFonts w:ascii="Calibri" w:hAnsi="Calibri" w:cs="Calibri"/>
                <w:b/>
                <w:bCs/>
                <w:color w:val="000000"/>
              </w:rPr>
            </w:pPr>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p>
          <w:p w14:paraId="762395C2" w14:textId="56793146" w:rsidR="00261A6A" w:rsidRDefault="00BA4C32" w:rsidP="00261A6A">
            <w:pPr>
              <w:spacing w:after="0" w:line="240" w:lineRule="auto"/>
              <w:jc w:val="center"/>
              <w:rPr>
                <w:rFonts w:ascii="Aptos Narrow" w:hAnsi="Aptos Narrow"/>
                <w:color w:val="000000"/>
              </w:rPr>
            </w:pPr>
            <w:r w:rsidRPr="00BA4C32">
              <w:rPr>
                <w:rFonts w:ascii="Calibri" w:hAnsi="Calibri" w:cs="Calibri"/>
                <w:color w:val="000000"/>
              </w:rPr>
              <w:t>0.09 | 0.37</w:t>
            </w:r>
          </w:p>
        </w:tc>
        <w:tc>
          <w:tcPr>
            <w:tcW w:w="4202" w:type="dxa"/>
            <w:gridSpan w:val="2"/>
            <w:tcBorders>
              <w:top w:val="nil"/>
              <w:left w:val="nil"/>
              <w:bottom w:val="single" w:sz="4" w:space="0" w:color="auto"/>
              <w:right w:val="single" w:sz="4" w:space="0" w:color="auto"/>
            </w:tcBorders>
            <w:shd w:val="clear" w:color="auto" w:fill="auto"/>
            <w:noWrap/>
            <w:vAlign w:val="center"/>
          </w:tcPr>
          <w:p w14:paraId="24A2A8B6" w14:textId="77777777" w:rsidR="00261A6A" w:rsidRPr="004457AE" w:rsidRDefault="00261A6A" w:rsidP="00261A6A">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diastolic BP (95% CI) : </w:t>
            </w:r>
          </w:p>
          <w:p w14:paraId="6A6867D1" w14:textId="5519090A" w:rsidR="00261A6A" w:rsidRPr="004457AE" w:rsidRDefault="00BA4C32" w:rsidP="00261A6A">
            <w:pPr>
              <w:spacing w:after="0" w:line="240" w:lineRule="auto"/>
              <w:jc w:val="center"/>
              <w:rPr>
                <w:rFonts w:ascii="Aptos Narrow" w:hAnsi="Aptos Narrow"/>
                <w:color w:val="000000"/>
                <w:lang w:val="pl-PL"/>
              </w:rPr>
            </w:pPr>
            <w:r w:rsidRPr="00BA4C32">
              <w:rPr>
                <w:rFonts w:ascii="Calibri" w:hAnsi="Calibri" w:cs="Calibri"/>
                <w:color w:val="000000"/>
                <w:lang w:val="pl-PL"/>
              </w:rPr>
              <w:t>0.42 (0.33 to 0.51)</w:t>
            </w:r>
          </w:p>
        </w:tc>
      </w:tr>
    </w:tbl>
    <w:p w14:paraId="13784440" w14:textId="41D3F4CE" w:rsidR="00191F41" w:rsidRPr="00435DD6" w:rsidRDefault="00191F41" w:rsidP="00191F41">
      <w:pPr>
        <w:rPr>
          <w:rFonts w:ascii="Calibri" w:hAnsi="Calibri" w:cs="Calibri"/>
          <w:sz w:val="16"/>
          <w:szCs w:val="16"/>
        </w:rPr>
      </w:pPr>
      <w:r w:rsidRPr="00435DD6">
        <w:rPr>
          <w:rFonts w:ascii="Calibri" w:hAnsi="Calibri" w:cs="Calibri"/>
          <w:sz w:val="16"/>
          <w:szCs w:val="16"/>
        </w:rPr>
        <w:t>BP = Blood pressure; SD = Standard dev</w:t>
      </w:r>
      <w:r w:rsidR="0020410A">
        <w:rPr>
          <w:rFonts w:ascii="Calibri" w:hAnsi="Calibri" w:cs="Calibri"/>
          <w:sz w:val="16"/>
          <w:szCs w:val="16"/>
        </w:rPr>
        <w:t>i</w:t>
      </w:r>
      <w:r w:rsidRPr="00435DD6">
        <w:rPr>
          <w:rFonts w:ascii="Calibri" w:hAnsi="Calibri" w:cs="Calibri"/>
          <w:sz w:val="16"/>
          <w:szCs w:val="16"/>
        </w:rPr>
        <w:t>ation; BMI = body mass index calculated using world health organisation reference data; CI = Confidence interval</w:t>
      </w:r>
      <w:r w:rsidR="00E709CD">
        <w:rPr>
          <w:rFonts w:ascii="Calibri" w:hAnsi="Calibri" w:cs="Calibri"/>
          <w:sz w:val="16"/>
          <w:szCs w:val="16"/>
        </w:rPr>
        <w:t>; NS = Not significant; * = CI does not span zero</w:t>
      </w:r>
      <w:r w:rsidR="00E709CD" w:rsidRPr="007F1C38">
        <w:rPr>
          <w:rFonts w:ascii="Calibri" w:hAnsi="Calibri" w:cs="Calibri"/>
          <w:sz w:val="16"/>
          <w:szCs w:val="16"/>
        </w:rPr>
        <w:t xml:space="preserve">. </w:t>
      </w:r>
      <w:r w:rsidR="00E709CD">
        <w:rPr>
          <w:rFonts w:ascii="Calibri" w:hAnsi="Calibri" w:cs="Calibri"/>
          <w:sz w:val="16"/>
          <w:szCs w:val="16"/>
        </w:rPr>
        <w:t>CI</w:t>
      </w:r>
      <w:r w:rsidRPr="00435DD6">
        <w:rPr>
          <w:rFonts w:ascii="Calibri" w:hAnsi="Calibri" w:cs="Calibri"/>
          <w:sz w:val="16"/>
          <w:szCs w:val="16"/>
        </w:rPr>
        <w:t xml:space="preserve"> calculated by iterating Bayesian Model using 400 iterations each through </w:t>
      </w:r>
      <w:r w:rsidR="00AD7394">
        <w:rPr>
          <w:rFonts w:ascii="Calibri" w:hAnsi="Calibri" w:cs="Calibri"/>
          <w:sz w:val="16"/>
          <w:szCs w:val="16"/>
        </w:rPr>
        <w:t>10</w:t>
      </w:r>
      <w:r w:rsidR="00AD7394" w:rsidRPr="00435DD6">
        <w:rPr>
          <w:rFonts w:ascii="Calibri" w:hAnsi="Calibri" w:cs="Calibri"/>
          <w:sz w:val="16"/>
          <w:szCs w:val="16"/>
        </w:rPr>
        <w:t xml:space="preserve"> </w:t>
      </w:r>
      <w:r w:rsidRPr="00435DD6">
        <w:rPr>
          <w:rFonts w:ascii="Calibri" w:hAnsi="Calibri" w:cs="Calibri"/>
          <w:sz w:val="16"/>
          <w:szCs w:val="16"/>
        </w:rPr>
        <w:t xml:space="preserve">bootstrap replications (sampling all data available from one patient with replacement) for each of the 10 imputed datasets. </w:t>
      </w:r>
    </w:p>
    <w:p w14:paraId="07DF00E7" w14:textId="77777777" w:rsidR="00191F41" w:rsidRPr="00435DD6" w:rsidRDefault="00191F41" w:rsidP="00191F41">
      <w:pPr>
        <w:rPr>
          <w:rFonts w:ascii="Calibri" w:hAnsi="Calibri" w:cs="Calibri"/>
          <w:sz w:val="16"/>
          <w:szCs w:val="16"/>
        </w:rPr>
      </w:pPr>
      <w:r w:rsidRPr="00435DD6">
        <w:rPr>
          <w:rFonts w:ascii="Calibri" w:hAnsi="Calibri" w:cs="Calibri"/>
          <w:sz w:val="16"/>
          <w:szCs w:val="16"/>
        </w:rPr>
        <w:t>*National Heart, Lung and Blood Institute data for calculation of SD scores of BP only available for those over 1 year, and not calculated for those patients declared sex ‘not assigned’ at birth, thus less data available for modelling.</w:t>
      </w:r>
    </w:p>
    <w:p w14:paraId="535DA45F" w14:textId="77777777" w:rsidR="00630DE2" w:rsidRDefault="00191F41" w:rsidP="00630DE2">
      <w:pPr>
        <w:rPr>
          <w:rFonts w:ascii="Calibri" w:hAnsi="Calibri" w:cs="Calibri"/>
        </w:rPr>
      </w:pPr>
      <w:r w:rsidRPr="00435DD6">
        <w:rPr>
          <w:rFonts w:ascii="Calibri" w:hAnsi="Calibri" w:cs="Calibri"/>
          <w:sz w:val="16"/>
          <w:szCs w:val="16"/>
        </w:rPr>
        <w:t xml:space="preserve">Conclusion of sensitivity analysis: modelling of SD scores instead of absolute values does not make a significant difference to the direction or magnitude of the prediction of </w:t>
      </w:r>
      <w:r w:rsidR="00E94A8B" w:rsidRPr="00435DD6">
        <w:rPr>
          <w:rFonts w:ascii="Calibri" w:hAnsi="Calibri" w:cs="Calibri"/>
          <w:sz w:val="16"/>
          <w:szCs w:val="16"/>
        </w:rPr>
        <w:t>17OHP</w:t>
      </w:r>
      <w:r w:rsidRPr="00435DD6">
        <w:rPr>
          <w:rFonts w:ascii="Calibri" w:hAnsi="Calibri" w:cs="Calibri"/>
          <w:sz w:val="16"/>
          <w:szCs w:val="16"/>
        </w:rPr>
        <w:t xml:space="preserve"> on BP</w:t>
      </w:r>
      <w:r w:rsidRPr="004F411A">
        <w:rPr>
          <w:rFonts w:ascii="Calibri" w:hAnsi="Calibri" w:cs="Calibri"/>
        </w:rPr>
        <w:br w:type="page"/>
      </w:r>
    </w:p>
    <w:p w14:paraId="3525B6D1" w14:textId="77777777" w:rsidR="001702C7" w:rsidRPr="00435DD6" w:rsidRDefault="001702C7" w:rsidP="001702C7">
      <w:pPr>
        <w:pStyle w:val="Heading3"/>
        <w:rPr>
          <w:ins w:id="369" w:author="Neil Lawrence" w:date="2025-03-05T07:18:00Z"/>
          <w:rFonts w:ascii="Calibri" w:hAnsi="Calibri" w:cs="Calibri"/>
        </w:rPr>
      </w:pPr>
      <w:ins w:id="370" w:author="Neil Lawrence" w:date="2025-03-05T07:18:00Z">
        <w:r w:rsidRPr="00435DD6">
          <w:rPr>
            <w:rFonts w:ascii="Calibri" w:hAnsi="Calibri" w:cs="Calibri"/>
          </w:rPr>
          <w:lastRenderedPageBreak/>
          <w:t xml:space="preserve">Model 3: Sensitivity analysis </w:t>
        </w:r>
        <w:r>
          <w:rPr>
            <w:rFonts w:ascii="Calibri" w:hAnsi="Calibri" w:cs="Calibri"/>
          </w:rPr>
          <w:t>C</w:t>
        </w:r>
        <w:r w:rsidRPr="00435DD6">
          <w:rPr>
            <w:rFonts w:ascii="Calibri" w:hAnsi="Calibri" w:cs="Calibri"/>
          </w:rPr>
          <w:t xml:space="preserve">: Complete Case Analysis: Extent to which 17OH-progesterone </w:t>
        </w:r>
        <w:r>
          <w:rPr>
            <w:rFonts w:ascii="Calibri" w:hAnsi="Calibri" w:cs="Calibri"/>
          </w:rPr>
          <w:t xml:space="preserve">measured before 9am </w:t>
        </w:r>
        <w:r w:rsidRPr="00435DD6">
          <w:rPr>
            <w:rFonts w:ascii="Calibri" w:hAnsi="Calibri" w:cs="Calibri"/>
          </w:rPr>
          <w:t>predicts BP</w:t>
        </w:r>
      </w:ins>
    </w:p>
    <w:p w14:paraId="0BC50947" w14:textId="77777777" w:rsidR="001702C7" w:rsidRPr="00435DD6" w:rsidRDefault="001702C7" w:rsidP="001702C7">
      <w:pPr>
        <w:rPr>
          <w:ins w:id="371" w:author="Neil Lawrence" w:date="2025-03-05T07:17:00Z"/>
          <w:rFonts w:ascii="Calibri" w:hAnsi="Calibri" w:cs="Calibri"/>
        </w:rPr>
      </w:pPr>
      <w:ins w:id="372" w:author="Neil Lawrence" w:date="2025-03-05T07:17:00Z">
        <w:r w:rsidRPr="00435DD6">
          <w:rPr>
            <w:rFonts w:ascii="Calibri" w:hAnsi="Calibri" w:cs="Calibri"/>
            <w:b/>
            <w:bCs/>
          </w:rPr>
          <w:t>Number of patients</w:t>
        </w:r>
        <w:r>
          <w:rPr>
            <w:rFonts w:ascii="Calibri" w:hAnsi="Calibri" w:cs="Calibri"/>
            <w:b/>
            <w:bCs/>
          </w:rPr>
          <w:t xml:space="preserve"> in model</w:t>
        </w:r>
        <w:r w:rsidRPr="00435DD6">
          <w:rPr>
            <w:rFonts w:ascii="Calibri" w:hAnsi="Calibri" w:cs="Calibri"/>
            <w:b/>
            <w:bCs/>
          </w:rPr>
          <w:t>:</w:t>
        </w:r>
        <w:r w:rsidRPr="00435DD6">
          <w:rPr>
            <w:rFonts w:ascii="Calibri" w:hAnsi="Calibri" w:cs="Calibri"/>
          </w:rPr>
          <w:t xml:space="preserve"> </w:t>
        </w:r>
        <w:r>
          <w:rPr>
            <w:rFonts w:ascii="Calibri" w:hAnsi="Calibri" w:cs="Calibri"/>
          </w:rPr>
          <w:t>66</w:t>
        </w:r>
        <w:r w:rsidRPr="00435DD6">
          <w:rPr>
            <w:rFonts w:ascii="Calibri" w:hAnsi="Calibri" w:cs="Calibri"/>
          </w:rPr>
          <w:tab/>
        </w:r>
        <w:r>
          <w:rPr>
            <w:rFonts w:ascii="Calibri" w:hAnsi="Calibri" w:cs="Calibri"/>
          </w:rPr>
          <w:tab/>
        </w:r>
        <w:r>
          <w:rPr>
            <w:rFonts w:ascii="Calibri" w:hAnsi="Calibri" w:cs="Calibri"/>
          </w:rPr>
          <w:tab/>
        </w:r>
        <w:r w:rsidRPr="00435DD6">
          <w:rPr>
            <w:rFonts w:ascii="Calibri" w:hAnsi="Calibri" w:cs="Calibri"/>
            <w:b/>
            <w:bCs/>
          </w:rPr>
          <w:t>Number of visits</w:t>
        </w:r>
        <w:r>
          <w:rPr>
            <w:rFonts w:ascii="Calibri" w:hAnsi="Calibri" w:cs="Calibri"/>
            <w:b/>
            <w:bCs/>
          </w:rPr>
          <w:t xml:space="preserve"> in model</w:t>
        </w:r>
        <w:r w:rsidRPr="00435DD6">
          <w:rPr>
            <w:rFonts w:ascii="Calibri" w:hAnsi="Calibri" w:cs="Calibri"/>
            <w:b/>
            <w:bCs/>
          </w:rPr>
          <w:t xml:space="preserve">: </w:t>
        </w:r>
        <w:r>
          <w:rPr>
            <w:rFonts w:ascii="Calibri" w:hAnsi="Calibri" w:cs="Calibri"/>
          </w:rPr>
          <w:t>177</w:t>
        </w:r>
      </w:ins>
    </w:p>
    <w:tbl>
      <w:tblPr>
        <w:tblW w:w="9639" w:type="dxa"/>
        <w:tblLook w:val="04A0" w:firstRow="1" w:lastRow="0" w:firstColumn="1" w:lastColumn="0" w:noHBand="0" w:noVBand="1"/>
      </w:tblPr>
      <w:tblGrid>
        <w:gridCol w:w="2835"/>
        <w:gridCol w:w="2268"/>
        <w:gridCol w:w="2268"/>
        <w:gridCol w:w="2268"/>
      </w:tblGrid>
      <w:tr w:rsidR="001702C7" w:rsidRPr="004F411A" w14:paraId="439D83B3" w14:textId="77777777" w:rsidTr="002B4AD2">
        <w:trPr>
          <w:trHeight w:val="680"/>
          <w:ins w:id="373" w:author="Neil Lawrence" w:date="2025-03-05T07:17:00Z"/>
        </w:trPr>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01A93C" w14:textId="77777777" w:rsidR="001702C7" w:rsidRPr="004F411A" w:rsidRDefault="001702C7" w:rsidP="002B4AD2">
            <w:pPr>
              <w:spacing w:after="0" w:line="240" w:lineRule="auto"/>
              <w:rPr>
                <w:ins w:id="374" w:author="Neil Lawrence" w:date="2025-03-05T07:17:00Z"/>
                <w:rFonts w:ascii="Calibri" w:eastAsia="Times New Roman" w:hAnsi="Calibri" w:cs="Calibri"/>
                <w:b/>
                <w:bCs/>
                <w:color w:val="000000"/>
                <w:kern w:val="0"/>
                <w:lang w:eastAsia="en-GB"/>
                <w14:ligatures w14:val="none"/>
              </w:rPr>
            </w:pPr>
            <w:ins w:id="375" w:author="Neil Lawrence" w:date="2025-03-05T07:17:00Z">
              <w:r w:rsidRPr="004F411A">
                <w:rPr>
                  <w:rFonts w:ascii="Calibri" w:eastAsia="Times New Roman" w:hAnsi="Calibri" w:cs="Calibri"/>
                  <w:b/>
                  <w:bCs/>
                  <w:color w:val="000000"/>
                  <w:kern w:val="0"/>
                  <w:lang w:eastAsia="en-GB"/>
                  <w14:ligatures w14:val="none"/>
                </w:rPr>
                <w:t>Parameter</w:t>
              </w:r>
            </w:ins>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57C61E5D" w14:textId="77777777" w:rsidR="001702C7" w:rsidRPr="004F411A" w:rsidRDefault="001702C7" w:rsidP="002B4AD2">
            <w:pPr>
              <w:spacing w:after="0" w:line="240" w:lineRule="auto"/>
              <w:jc w:val="center"/>
              <w:rPr>
                <w:ins w:id="376" w:author="Neil Lawrence" w:date="2025-03-05T07:17:00Z"/>
                <w:rFonts w:ascii="Calibri" w:eastAsia="Times New Roman" w:hAnsi="Calibri" w:cs="Calibri"/>
                <w:b/>
                <w:bCs/>
                <w:color w:val="000000"/>
                <w:kern w:val="0"/>
                <w:lang w:eastAsia="en-GB"/>
                <w14:ligatures w14:val="none"/>
              </w:rPr>
            </w:pPr>
            <w:ins w:id="377" w:author="Neil Lawrence" w:date="2025-03-05T07:17:00Z">
              <w:r w:rsidRPr="004F411A">
                <w:rPr>
                  <w:rFonts w:ascii="Calibri" w:eastAsia="Times New Roman" w:hAnsi="Calibri" w:cs="Calibri"/>
                  <w:b/>
                  <w:bCs/>
                  <w:color w:val="000000"/>
                  <w:kern w:val="0"/>
                  <w:lang w:eastAsia="en-GB"/>
                  <w14:ligatures w14:val="none"/>
                </w:rPr>
                <w:t>Estimate</w:t>
              </w:r>
            </w:ins>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6687BF22" w14:textId="77777777" w:rsidR="001702C7" w:rsidRPr="004F411A" w:rsidRDefault="001702C7" w:rsidP="002B4AD2">
            <w:pPr>
              <w:spacing w:after="0" w:line="240" w:lineRule="auto"/>
              <w:jc w:val="center"/>
              <w:rPr>
                <w:ins w:id="378" w:author="Neil Lawrence" w:date="2025-03-05T07:17:00Z"/>
                <w:rFonts w:ascii="Calibri" w:eastAsia="Times New Roman" w:hAnsi="Calibri" w:cs="Calibri"/>
                <w:b/>
                <w:bCs/>
                <w:color w:val="000000"/>
                <w:kern w:val="0"/>
                <w:lang w:eastAsia="en-GB"/>
                <w14:ligatures w14:val="none"/>
              </w:rPr>
            </w:pPr>
            <w:ins w:id="379" w:author="Neil Lawrence" w:date="2025-03-05T07:17:00Z">
              <w:r w:rsidRPr="004F411A">
                <w:rPr>
                  <w:rFonts w:ascii="Calibri" w:eastAsia="Times New Roman" w:hAnsi="Calibri" w:cs="Calibri"/>
                  <w:b/>
                  <w:bCs/>
                  <w:color w:val="000000"/>
                  <w:kern w:val="0"/>
                  <w:lang w:eastAsia="en-GB"/>
                  <w14:ligatures w14:val="none"/>
                </w:rPr>
                <w:t xml:space="preserve">Confidence </w:t>
              </w:r>
            </w:ins>
          </w:p>
          <w:p w14:paraId="00BC6408" w14:textId="77777777" w:rsidR="001702C7" w:rsidRPr="004F411A" w:rsidRDefault="001702C7" w:rsidP="002B4AD2">
            <w:pPr>
              <w:spacing w:after="0" w:line="240" w:lineRule="auto"/>
              <w:jc w:val="center"/>
              <w:rPr>
                <w:ins w:id="380" w:author="Neil Lawrence" w:date="2025-03-05T07:17:00Z"/>
                <w:rFonts w:ascii="Calibri" w:eastAsia="Times New Roman" w:hAnsi="Calibri" w:cs="Calibri"/>
                <w:b/>
                <w:bCs/>
                <w:color w:val="000000"/>
                <w:kern w:val="0"/>
                <w:lang w:eastAsia="en-GB"/>
                <w14:ligatures w14:val="none"/>
              </w:rPr>
            </w:pPr>
            <w:ins w:id="381" w:author="Neil Lawrence" w:date="2025-03-05T07:17:00Z">
              <w:r w:rsidRPr="004F411A">
                <w:rPr>
                  <w:rFonts w:ascii="Calibri" w:eastAsia="Times New Roman" w:hAnsi="Calibri" w:cs="Calibri"/>
                  <w:b/>
                  <w:bCs/>
                  <w:color w:val="000000"/>
                  <w:kern w:val="0"/>
                  <w:lang w:eastAsia="en-GB"/>
                  <w14:ligatures w14:val="none"/>
                </w:rPr>
                <w:t>Interval</w:t>
              </w:r>
            </w:ins>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565630DD" w14:textId="77777777" w:rsidR="001702C7" w:rsidRPr="004F411A" w:rsidRDefault="001702C7" w:rsidP="002B4AD2">
            <w:pPr>
              <w:spacing w:after="0" w:line="240" w:lineRule="auto"/>
              <w:jc w:val="center"/>
              <w:rPr>
                <w:ins w:id="382" w:author="Neil Lawrence" w:date="2025-03-05T07:17:00Z"/>
                <w:rFonts w:ascii="Calibri" w:eastAsia="Times New Roman" w:hAnsi="Calibri" w:cs="Calibri"/>
                <w:b/>
                <w:bCs/>
                <w:color w:val="000000"/>
                <w:kern w:val="0"/>
                <w:lang w:eastAsia="en-GB"/>
                <w14:ligatures w14:val="none"/>
              </w:rPr>
            </w:pPr>
            <w:ins w:id="383" w:author="Neil Lawrence" w:date="2025-03-05T07:17:00Z">
              <w:r w:rsidRPr="004F411A">
                <w:rPr>
                  <w:rFonts w:ascii="Calibri" w:eastAsia="Times New Roman" w:hAnsi="Calibri" w:cs="Calibri"/>
                  <w:b/>
                  <w:bCs/>
                  <w:color w:val="000000"/>
                  <w:kern w:val="0"/>
                  <w:lang w:eastAsia="en-GB"/>
                  <w14:ligatures w14:val="none"/>
                </w:rPr>
                <w:t>Significance</w:t>
              </w:r>
            </w:ins>
          </w:p>
        </w:tc>
      </w:tr>
      <w:tr w:rsidR="001702C7" w:rsidRPr="004F411A" w14:paraId="791AF1F9" w14:textId="77777777" w:rsidTr="002B4AD2">
        <w:trPr>
          <w:trHeight w:val="680"/>
          <w:ins w:id="384" w:author="Neil Lawrence" w:date="2025-03-05T07:17:00Z"/>
        </w:trPr>
        <w:tc>
          <w:tcPr>
            <w:tcW w:w="9639" w:type="dxa"/>
            <w:gridSpan w:val="4"/>
            <w:tcBorders>
              <w:top w:val="nil"/>
              <w:left w:val="single" w:sz="4" w:space="0" w:color="auto"/>
              <w:bottom w:val="single" w:sz="4" w:space="0" w:color="auto"/>
              <w:right w:val="single" w:sz="4" w:space="0" w:color="auto"/>
            </w:tcBorders>
            <w:shd w:val="clear" w:color="auto" w:fill="auto"/>
            <w:vAlign w:val="center"/>
            <w:hideMark/>
          </w:tcPr>
          <w:p w14:paraId="0CD2412C" w14:textId="77777777" w:rsidR="001702C7" w:rsidRPr="004F411A" w:rsidRDefault="001702C7" w:rsidP="002B4AD2">
            <w:pPr>
              <w:spacing w:after="0" w:line="240" w:lineRule="auto"/>
              <w:rPr>
                <w:ins w:id="385" w:author="Neil Lawrence" w:date="2025-03-05T07:17:00Z"/>
                <w:rFonts w:ascii="Calibri" w:eastAsia="Times New Roman" w:hAnsi="Calibri" w:cs="Calibri"/>
                <w:color w:val="000000"/>
                <w:kern w:val="0"/>
                <w:lang w:eastAsia="en-GB"/>
                <w14:ligatures w14:val="none"/>
              </w:rPr>
            </w:pPr>
            <w:ins w:id="386" w:author="Neil Lawrence" w:date="2025-03-05T07:17:00Z">
              <w:r w:rsidRPr="004F411A">
                <w:rPr>
                  <w:rFonts w:ascii="Calibri" w:eastAsia="Times New Roman" w:hAnsi="Calibri" w:cs="Calibri"/>
                  <w:b/>
                  <w:bCs/>
                  <w:color w:val="000000"/>
                  <w:kern w:val="0"/>
                  <w:lang w:eastAsia="en-GB"/>
                  <w14:ligatures w14:val="none"/>
                </w:rPr>
                <w:t>Outcome: Systolic BP (Absolute values)</w:t>
              </w:r>
              <w:r w:rsidRPr="004F411A">
                <w:rPr>
                  <w:rFonts w:ascii="Calibri" w:eastAsia="Times New Roman" w:hAnsi="Calibri" w:cs="Calibri"/>
                  <w:color w:val="000000"/>
                  <w:kern w:val="0"/>
                  <w:lang w:eastAsia="en-GB"/>
                  <w14:ligatures w14:val="none"/>
                </w:rPr>
                <w:t> </w:t>
              </w:r>
            </w:ins>
          </w:p>
        </w:tc>
      </w:tr>
      <w:tr w:rsidR="001702C7" w:rsidRPr="004F411A" w14:paraId="223753A5" w14:textId="77777777" w:rsidTr="002B4AD2">
        <w:trPr>
          <w:trHeight w:val="288"/>
          <w:ins w:id="387"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9C1D81E" w14:textId="77777777" w:rsidR="001702C7" w:rsidRPr="00435DD6" w:rsidRDefault="001702C7" w:rsidP="002B4AD2">
            <w:pPr>
              <w:spacing w:after="0" w:line="240" w:lineRule="auto"/>
              <w:rPr>
                <w:ins w:id="388" w:author="Neil Lawrence" w:date="2025-03-05T07:17:00Z"/>
                <w:rFonts w:ascii="Calibri" w:eastAsia="Times New Roman" w:hAnsi="Calibri" w:cs="Calibri"/>
                <w:b/>
                <w:bCs/>
                <w:color w:val="000000"/>
                <w:kern w:val="0"/>
                <w:lang w:eastAsia="en-GB"/>
                <w14:ligatures w14:val="none"/>
              </w:rPr>
            </w:pPr>
            <w:ins w:id="389" w:author="Neil Lawrence" w:date="2025-03-05T07:17:00Z">
              <w:r w:rsidRPr="00435DD6">
                <w:rPr>
                  <w:rFonts w:ascii="Calibri" w:eastAsia="Times New Roman" w:hAnsi="Calibri" w:cs="Calibri"/>
                  <w:b/>
                  <w:bCs/>
                  <w:color w:val="000000"/>
                  <w:kern w:val="0"/>
                  <w:lang w:eastAsia="en-GB"/>
                  <w14:ligatures w14:val="none"/>
                </w:rPr>
                <w:t>Intercept</w:t>
              </w:r>
            </w:ins>
          </w:p>
        </w:tc>
        <w:tc>
          <w:tcPr>
            <w:tcW w:w="2268" w:type="dxa"/>
            <w:tcBorders>
              <w:top w:val="nil"/>
              <w:left w:val="nil"/>
              <w:bottom w:val="single" w:sz="4" w:space="0" w:color="auto"/>
              <w:right w:val="single" w:sz="4" w:space="0" w:color="auto"/>
            </w:tcBorders>
            <w:shd w:val="clear" w:color="auto" w:fill="auto"/>
            <w:noWrap/>
            <w:vAlign w:val="bottom"/>
          </w:tcPr>
          <w:p w14:paraId="3C8CB7B6" w14:textId="77777777" w:rsidR="001702C7" w:rsidRPr="00435DD6" w:rsidRDefault="001702C7" w:rsidP="002B4AD2">
            <w:pPr>
              <w:spacing w:after="0" w:line="240" w:lineRule="auto"/>
              <w:jc w:val="center"/>
              <w:rPr>
                <w:ins w:id="390" w:author="Neil Lawrence" w:date="2025-03-05T07:17:00Z"/>
                <w:rFonts w:ascii="Calibri" w:eastAsia="Times New Roman" w:hAnsi="Calibri" w:cs="Calibri"/>
                <w:color w:val="000000"/>
                <w:kern w:val="0"/>
                <w:lang w:eastAsia="en-GB"/>
                <w14:ligatures w14:val="none"/>
              </w:rPr>
            </w:pPr>
            <w:ins w:id="391" w:author="Neil Lawrence" w:date="2025-03-05T07:17:00Z">
              <w:r>
                <w:rPr>
                  <w:rFonts w:ascii="Calibri" w:hAnsi="Calibri" w:cs="Calibri"/>
                  <w:color w:val="000000"/>
                </w:rPr>
                <w:t>100.60</w:t>
              </w:r>
            </w:ins>
          </w:p>
        </w:tc>
        <w:tc>
          <w:tcPr>
            <w:tcW w:w="2268" w:type="dxa"/>
            <w:tcBorders>
              <w:top w:val="nil"/>
              <w:left w:val="nil"/>
              <w:bottom w:val="single" w:sz="4" w:space="0" w:color="auto"/>
              <w:right w:val="single" w:sz="4" w:space="0" w:color="auto"/>
            </w:tcBorders>
            <w:shd w:val="clear" w:color="auto" w:fill="auto"/>
            <w:noWrap/>
            <w:vAlign w:val="bottom"/>
          </w:tcPr>
          <w:p w14:paraId="7D709F86" w14:textId="77777777" w:rsidR="001702C7" w:rsidRPr="00435DD6" w:rsidRDefault="001702C7" w:rsidP="002B4AD2">
            <w:pPr>
              <w:spacing w:after="0" w:line="240" w:lineRule="auto"/>
              <w:jc w:val="center"/>
              <w:rPr>
                <w:ins w:id="392" w:author="Neil Lawrence" w:date="2025-03-05T07:17:00Z"/>
                <w:rFonts w:ascii="Calibri" w:eastAsia="Times New Roman" w:hAnsi="Calibri" w:cs="Calibri"/>
                <w:color w:val="000000"/>
                <w:kern w:val="0"/>
                <w:lang w:eastAsia="en-GB"/>
                <w14:ligatures w14:val="none"/>
              </w:rPr>
            </w:pPr>
            <w:ins w:id="393" w:author="Neil Lawrence" w:date="2025-03-05T07:17:00Z">
              <w:r>
                <w:rPr>
                  <w:rFonts w:ascii="Calibri" w:eastAsia="Times New Roman" w:hAnsi="Calibri" w:cs="Calibri"/>
                  <w:color w:val="000000"/>
                  <w:kern w:val="0"/>
                  <w:lang w:eastAsia="en-GB"/>
                  <w14:ligatures w14:val="none"/>
                </w:rPr>
                <w:t>78.91 to 119.22</w:t>
              </w:r>
            </w:ins>
          </w:p>
        </w:tc>
        <w:tc>
          <w:tcPr>
            <w:tcW w:w="2268" w:type="dxa"/>
            <w:tcBorders>
              <w:top w:val="nil"/>
              <w:left w:val="nil"/>
              <w:bottom w:val="single" w:sz="4" w:space="0" w:color="auto"/>
              <w:right w:val="single" w:sz="4" w:space="0" w:color="auto"/>
            </w:tcBorders>
            <w:shd w:val="clear" w:color="auto" w:fill="auto"/>
            <w:noWrap/>
            <w:vAlign w:val="bottom"/>
          </w:tcPr>
          <w:p w14:paraId="64A4D2C9" w14:textId="77777777" w:rsidR="001702C7" w:rsidRPr="00435DD6" w:rsidRDefault="001702C7" w:rsidP="002B4AD2">
            <w:pPr>
              <w:spacing w:after="0" w:line="240" w:lineRule="auto"/>
              <w:jc w:val="center"/>
              <w:rPr>
                <w:ins w:id="394" w:author="Neil Lawrence" w:date="2025-03-05T07:17:00Z"/>
                <w:rFonts w:ascii="Calibri" w:eastAsia="Times New Roman" w:hAnsi="Calibri" w:cs="Calibri"/>
                <w:color w:val="000000"/>
                <w:kern w:val="0"/>
                <w:lang w:eastAsia="en-GB"/>
                <w14:ligatures w14:val="none"/>
              </w:rPr>
            </w:pPr>
            <w:ins w:id="395" w:author="Neil Lawrence" w:date="2025-03-05T07:17:00Z">
              <w:r>
                <w:rPr>
                  <w:rFonts w:ascii="Calibri" w:hAnsi="Calibri" w:cs="Calibri"/>
                  <w:color w:val="000000"/>
                </w:rPr>
                <w:t>*</w:t>
              </w:r>
            </w:ins>
          </w:p>
        </w:tc>
      </w:tr>
      <w:tr w:rsidR="001702C7" w:rsidRPr="004F411A" w14:paraId="46A0F5CB" w14:textId="77777777" w:rsidTr="002B4AD2">
        <w:trPr>
          <w:trHeight w:val="288"/>
          <w:ins w:id="396"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F90A6A0" w14:textId="77777777" w:rsidR="001702C7" w:rsidRPr="00435DD6" w:rsidRDefault="001702C7" w:rsidP="002B4AD2">
            <w:pPr>
              <w:spacing w:after="0" w:line="240" w:lineRule="auto"/>
              <w:rPr>
                <w:ins w:id="397" w:author="Neil Lawrence" w:date="2025-03-05T07:17:00Z"/>
                <w:rFonts w:ascii="Calibri" w:eastAsia="Times New Roman" w:hAnsi="Calibri" w:cs="Calibri"/>
                <w:b/>
                <w:bCs/>
                <w:color w:val="000000"/>
                <w:kern w:val="0"/>
                <w:lang w:eastAsia="en-GB"/>
                <w14:ligatures w14:val="none"/>
              </w:rPr>
            </w:pPr>
            <w:ins w:id="398" w:author="Neil Lawrence" w:date="2025-03-05T07:17:00Z">
              <w:r w:rsidRPr="00435DD6">
                <w:rPr>
                  <w:rFonts w:ascii="Calibri" w:eastAsia="Times New Roman" w:hAnsi="Calibri" w:cs="Calibri"/>
                  <w:b/>
                  <w:bCs/>
                  <w:color w:val="000000"/>
                  <w:kern w:val="0"/>
                  <w:lang w:eastAsia="en-GB"/>
                  <w14:ligatures w14:val="none"/>
                </w:rPr>
                <w:t>Sex (Male)</w:t>
              </w:r>
            </w:ins>
          </w:p>
        </w:tc>
        <w:tc>
          <w:tcPr>
            <w:tcW w:w="2268" w:type="dxa"/>
            <w:tcBorders>
              <w:top w:val="nil"/>
              <w:left w:val="nil"/>
              <w:bottom w:val="single" w:sz="4" w:space="0" w:color="auto"/>
              <w:right w:val="single" w:sz="4" w:space="0" w:color="auto"/>
            </w:tcBorders>
            <w:shd w:val="clear" w:color="auto" w:fill="auto"/>
            <w:noWrap/>
            <w:vAlign w:val="bottom"/>
          </w:tcPr>
          <w:p w14:paraId="2B551F1E" w14:textId="77777777" w:rsidR="001702C7" w:rsidRPr="002B4AD2" w:rsidRDefault="001702C7" w:rsidP="002B4AD2">
            <w:pPr>
              <w:spacing w:after="0" w:line="240" w:lineRule="auto"/>
              <w:jc w:val="center"/>
              <w:rPr>
                <w:ins w:id="399" w:author="Neil Lawrence" w:date="2025-03-05T07:17:00Z"/>
                <w:rFonts w:ascii="Calibri" w:eastAsia="Times New Roman" w:hAnsi="Calibri" w:cs="Calibri"/>
                <w:kern w:val="0"/>
                <w:lang w:eastAsia="en-GB"/>
                <w14:ligatures w14:val="none"/>
              </w:rPr>
            </w:pPr>
            <w:ins w:id="400" w:author="Neil Lawrence" w:date="2025-03-05T07:17:00Z">
              <w:r w:rsidRPr="002B4AD2">
                <w:rPr>
                  <w:rFonts w:ascii="Calibri" w:hAnsi="Calibri" w:cs="Calibri"/>
                </w:rPr>
                <w:t>4.12</w:t>
              </w:r>
            </w:ins>
          </w:p>
        </w:tc>
        <w:tc>
          <w:tcPr>
            <w:tcW w:w="2268" w:type="dxa"/>
            <w:tcBorders>
              <w:top w:val="nil"/>
              <w:left w:val="nil"/>
              <w:bottom w:val="single" w:sz="4" w:space="0" w:color="auto"/>
              <w:right w:val="single" w:sz="4" w:space="0" w:color="auto"/>
            </w:tcBorders>
            <w:shd w:val="clear" w:color="auto" w:fill="auto"/>
            <w:noWrap/>
            <w:vAlign w:val="bottom"/>
          </w:tcPr>
          <w:p w14:paraId="7B979750" w14:textId="77777777" w:rsidR="001702C7" w:rsidRPr="00435DD6" w:rsidRDefault="001702C7" w:rsidP="002B4AD2">
            <w:pPr>
              <w:spacing w:after="0" w:line="240" w:lineRule="auto"/>
              <w:jc w:val="center"/>
              <w:rPr>
                <w:ins w:id="401" w:author="Neil Lawrence" w:date="2025-03-05T07:17:00Z"/>
                <w:rFonts w:ascii="Calibri" w:eastAsia="Times New Roman" w:hAnsi="Calibri" w:cs="Calibri"/>
                <w:color w:val="000000"/>
                <w:kern w:val="0"/>
                <w:lang w:eastAsia="en-GB"/>
                <w14:ligatures w14:val="none"/>
              </w:rPr>
            </w:pPr>
            <w:ins w:id="402" w:author="Neil Lawrence" w:date="2025-03-05T07:17:00Z">
              <w:r>
                <w:rPr>
                  <w:rFonts w:ascii="Calibri" w:eastAsia="Times New Roman" w:hAnsi="Calibri" w:cs="Calibri"/>
                  <w:color w:val="000000"/>
                  <w:kern w:val="0"/>
                  <w:lang w:eastAsia="en-GB"/>
                  <w14:ligatures w14:val="none"/>
                </w:rPr>
                <w:t>-0.75 to 8.88</w:t>
              </w:r>
            </w:ins>
          </w:p>
        </w:tc>
        <w:tc>
          <w:tcPr>
            <w:tcW w:w="2268" w:type="dxa"/>
            <w:tcBorders>
              <w:top w:val="nil"/>
              <w:left w:val="nil"/>
              <w:bottom w:val="single" w:sz="4" w:space="0" w:color="auto"/>
              <w:right w:val="single" w:sz="4" w:space="0" w:color="auto"/>
            </w:tcBorders>
            <w:shd w:val="clear" w:color="auto" w:fill="auto"/>
            <w:noWrap/>
            <w:vAlign w:val="bottom"/>
          </w:tcPr>
          <w:p w14:paraId="0194DAF7" w14:textId="77777777" w:rsidR="001702C7" w:rsidRPr="00435DD6" w:rsidRDefault="001702C7" w:rsidP="002B4AD2">
            <w:pPr>
              <w:spacing w:after="0" w:line="240" w:lineRule="auto"/>
              <w:jc w:val="center"/>
              <w:rPr>
                <w:ins w:id="403" w:author="Neil Lawrence" w:date="2025-03-05T07:17:00Z"/>
                <w:rFonts w:ascii="Calibri" w:eastAsia="Times New Roman" w:hAnsi="Calibri" w:cs="Calibri"/>
                <w:color w:val="000000"/>
                <w:kern w:val="0"/>
                <w:lang w:eastAsia="en-GB"/>
                <w14:ligatures w14:val="none"/>
              </w:rPr>
            </w:pPr>
            <w:ins w:id="404" w:author="Neil Lawrence" w:date="2025-03-05T07:17:00Z">
              <w:r>
                <w:rPr>
                  <w:rFonts w:ascii="Calibri" w:hAnsi="Calibri" w:cs="Calibri"/>
                  <w:color w:val="000000"/>
                </w:rPr>
                <w:t>NS</w:t>
              </w:r>
            </w:ins>
          </w:p>
        </w:tc>
      </w:tr>
      <w:tr w:rsidR="001702C7" w:rsidRPr="004F411A" w14:paraId="5E577E3F" w14:textId="77777777" w:rsidTr="002B4AD2">
        <w:trPr>
          <w:trHeight w:val="288"/>
          <w:ins w:id="405"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8025234" w14:textId="77777777" w:rsidR="001702C7" w:rsidRPr="00435DD6" w:rsidRDefault="001702C7" w:rsidP="002B4AD2">
            <w:pPr>
              <w:spacing w:after="0" w:line="240" w:lineRule="auto"/>
              <w:rPr>
                <w:ins w:id="406" w:author="Neil Lawrence" w:date="2025-03-05T07:17:00Z"/>
                <w:rFonts w:ascii="Calibri" w:eastAsia="Times New Roman" w:hAnsi="Calibri" w:cs="Calibri"/>
                <w:b/>
                <w:bCs/>
                <w:color w:val="000000"/>
                <w:kern w:val="0"/>
                <w:lang w:eastAsia="en-GB"/>
                <w14:ligatures w14:val="none"/>
              </w:rPr>
            </w:pPr>
            <w:ins w:id="407" w:author="Neil Lawrence" w:date="2025-03-05T07:17:00Z">
              <w:r w:rsidRPr="00435DD6">
                <w:rPr>
                  <w:rFonts w:ascii="Calibri" w:eastAsia="Times New Roman" w:hAnsi="Calibri" w:cs="Calibri"/>
                  <w:b/>
                  <w:bCs/>
                  <w:color w:val="000000"/>
                  <w:kern w:val="0"/>
                  <w:lang w:eastAsia="en-GB"/>
                  <w14:ligatures w14:val="none"/>
                </w:rPr>
                <w:t>Sex (Not assigned)</w:t>
              </w:r>
            </w:ins>
          </w:p>
        </w:tc>
        <w:tc>
          <w:tcPr>
            <w:tcW w:w="2268" w:type="dxa"/>
            <w:tcBorders>
              <w:top w:val="nil"/>
              <w:left w:val="nil"/>
              <w:bottom w:val="single" w:sz="4" w:space="0" w:color="auto"/>
              <w:right w:val="single" w:sz="4" w:space="0" w:color="auto"/>
            </w:tcBorders>
            <w:shd w:val="clear" w:color="auto" w:fill="auto"/>
            <w:noWrap/>
            <w:vAlign w:val="bottom"/>
          </w:tcPr>
          <w:p w14:paraId="7C185194" w14:textId="77777777" w:rsidR="001702C7" w:rsidRPr="002B4AD2" w:rsidRDefault="001702C7" w:rsidP="002B4AD2">
            <w:pPr>
              <w:spacing w:after="0" w:line="240" w:lineRule="auto"/>
              <w:jc w:val="center"/>
              <w:rPr>
                <w:ins w:id="408" w:author="Neil Lawrence" w:date="2025-03-05T07:17:00Z"/>
                <w:rFonts w:ascii="Calibri" w:eastAsia="Times New Roman" w:hAnsi="Calibri" w:cs="Calibri"/>
                <w:kern w:val="0"/>
                <w:lang w:eastAsia="en-GB"/>
                <w14:ligatures w14:val="none"/>
              </w:rPr>
            </w:pPr>
            <w:ins w:id="409" w:author="Neil Lawrence" w:date="2025-03-05T07:17:00Z">
              <w:r w:rsidRPr="002B4AD2">
                <w:rPr>
                  <w:rFonts w:ascii="Calibri" w:hAnsi="Calibri" w:cs="Calibri"/>
                </w:rPr>
                <w:t xml:space="preserve">- </w:t>
              </w:r>
            </w:ins>
          </w:p>
        </w:tc>
        <w:tc>
          <w:tcPr>
            <w:tcW w:w="2268" w:type="dxa"/>
            <w:tcBorders>
              <w:top w:val="nil"/>
              <w:left w:val="nil"/>
              <w:bottom w:val="single" w:sz="4" w:space="0" w:color="auto"/>
              <w:right w:val="single" w:sz="4" w:space="0" w:color="auto"/>
            </w:tcBorders>
            <w:shd w:val="clear" w:color="auto" w:fill="auto"/>
            <w:noWrap/>
            <w:vAlign w:val="bottom"/>
          </w:tcPr>
          <w:p w14:paraId="4BFE9FEA" w14:textId="77777777" w:rsidR="001702C7" w:rsidRPr="00435DD6" w:rsidRDefault="001702C7" w:rsidP="002B4AD2">
            <w:pPr>
              <w:spacing w:after="0" w:line="240" w:lineRule="auto"/>
              <w:jc w:val="center"/>
              <w:rPr>
                <w:ins w:id="410" w:author="Neil Lawrence" w:date="2025-03-05T07:17:00Z"/>
                <w:rFonts w:ascii="Calibri" w:eastAsia="Times New Roman" w:hAnsi="Calibri" w:cs="Calibri"/>
                <w:color w:val="000000"/>
                <w:kern w:val="0"/>
                <w:lang w:eastAsia="en-GB"/>
                <w14:ligatures w14:val="none"/>
              </w:rPr>
            </w:pPr>
            <w:ins w:id="411" w:author="Neil Lawrence" w:date="2025-03-05T07:17:00Z">
              <w:r>
                <w:rPr>
                  <w:rFonts w:ascii="Calibri" w:eastAsia="Times New Roman" w:hAnsi="Calibri" w:cs="Calibri"/>
                  <w:color w:val="000000"/>
                  <w:kern w:val="0"/>
                  <w:lang w:eastAsia="en-GB"/>
                  <w14:ligatures w14:val="none"/>
                </w:rPr>
                <w:t>-</w:t>
              </w:r>
            </w:ins>
          </w:p>
        </w:tc>
        <w:tc>
          <w:tcPr>
            <w:tcW w:w="2268" w:type="dxa"/>
            <w:tcBorders>
              <w:top w:val="nil"/>
              <w:left w:val="nil"/>
              <w:bottom w:val="single" w:sz="4" w:space="0" w:color="auto"/>
              <w:right w:val="single" w:sz="4" w:space="0" w:color="auto"/>
            </w:tcBorders>
            <w:shd w:val="clear" w:color="auto" w:fill="auto"/>
            <w:noWrap/>
            <w:vAlign w:val="bottom"/>
          </w:tcPr>
          <w:p w14:paraId="0249A54F" w14:textId="77777777" w:rsidR="001702C7" w:rsidRPr="00435DD6" w:rsidRDefault="001702C7" w:rsidP="002B4AD2">
            <w:pPr>
              <w:spacing w:after="0" w:line="240" w:lineRule="auto"/>
              <w:jc w:val="center"/>
              <w:rPr>
                <w:ins w:id="412" w:author="Neil Lawrence" w:date="2025-03-05T07:17:00Z"/>
                <w:rFonts w:ascii="Calibri" w:eastAsia="Times New Roman" w:hAnsi="Calibri" w:cs="Calibri"/>
                <w:color w:val="000000"/>
                <w:kern w:val="0"/>
                <w:lang w:eastAsia="en-GB"/>
                <w14:ligatures w14:val="none"/>
              </w:rPr>
            </w:pPr>
            <w:ins w:id="413" w:author="Neil Lawrence" w:date="2025-03-05T07:17:00Z">
              <w:r>
                <w:rPr>
                  <w:rFonts w:ascii="Calibri" w:eastAsia="Times New Roman" w:hAnsi="Calibri" w:cs="Calibri"/>
                  <w:color w:val="000000"/>
                  <w:kern w:val="0"/>
                  <w:lang w:eastAsia="en-GB"/>
                  <w14:ligatures w14:val="none"/>
                </w:rPr>
                <w:t>-</w:t>
              </w:r>
            </w:ins>
          </w:p>
        </w:tc>
      </w:tr>
      <w:tr w:rsidR="001702C7" w:rsidRPr="004F411A" w14:paraId="2548EF15" w14:textId="77777777" w:rsidTr="002B4AD2">
        <w:trPr>
          <w:trHeight w:val="288"/>
          <w:ins w:id="414"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D9319B8" w14:textId="77777777" w:rsidR="001702C7" w:rsidRPr="00435DD6" w:rsidRDefault="001702C7" w:rsidP="002B4AD2">
            <w:pPr>
              <w:spacing w:after="0" w:line="240" w:lineRule="auto"/>
              <w:rPr>
                <w:ins w:id="415" w:author="Neil Lawrence" w:date="2025-03-05T07:17:00Z"/>
                <w:rFonts w:ascii="Calibri" w:eastAsia="Times New Roman" w:hAnsi="Calibri" w:cs="Calibri"/>
                <w:b/>
                <w:bCs/>
                <w:color w:val="000000"/>
                <w:kern w:val="0"/>
                <w:lang w:eastAsia="en-GB"/>
                <w14:ligatures w14:val="none"/>
              </w:rPr>
            </w:pPr>
            <w:ins w:id="416" w:author="Neil Lawrence" w:date="2025-03-05T07:17:00Z">
              <w:r w:rsidRPr="00435DD6">
                <w:rPr>
                  <w:rFonts w:ascii="Calibri" w:eastAsia="Times New Roman" w:hAnsi="Calibri" w:cs="Calibri"/>
                  <w:b/>
                  <w:bCs/>
                  <w:color w:val="000000"/>
                  <w:kern w:val="0"/>
                  <w:lang w:eastAsia="en-GB"/>
                  <w14:ligatures w14:val="none"/>
                </w:rPr>
                <w:t>Age (years)</w:t>
              </w:r>
            </w:ins>
          </w:p>
        </w:tc>
        <w:tc>
          <w:tcPr>
            <w:tcW w:w="2268" w:type="dxa"/>
            <w:tcBorders>
              <w:top w:val="nil"/>
              <w:left w:val="nil"/>
              <w:bottom w:val="single" w:sz="4" w:space="0" w:color="auto"/>
              <w:right w:val="single" w:sz="4" w:space="0" w:color="auto"/>
            </w:tcBorders>
            <w:shd w:val="clear" w:color="auto" w:fill="auto"/>
            <w:noWrap/>
            <w:vAlign w:val="bottom"/>
          </w:tcPr>
          <w:p w14:paraId="6F4E88B9" w14:textId="77777777" w:rsidR="001702C7" w:rsidRPr="002B4AD2" w:rsidRDefault="001702C7" w:rsidP="002B4AD2">
            <w:pPr>
              <w:spacing w:after="0" w:line="240" w:lineRule="auto"/>
              <w:jc w:val="center"/>
              <w:rPr>
                <w:ins w:id="417" w:author="Neil Lawrence" w:date="2025-03-05T07:17:00Z"/>
                <w:rFonts w:ascii="Calibri" w:eastAsia="Times New Roman" w:hAnsi="Calibri" w:cs="Calibri"/>
                <w:kern w:val="0"/>
                <w:lang w:eastAsia="en-GB"/>
                <w14:ligatures w14:val="none"/>
              </w:rPr>
            </w:pPr>
            <w:ins w:id="418" w:author="Neil Lawrence" w:date="2025-03-05T07:17:00Z">
              <w:r w:rsidRPr="002B4AD2">
                <w:rPr>
                  <w:rFonts w:ascii="Calibri" w:hAnsi="Calibri" w:cs="Calibri"/>
                </w:rPr>
                <w:t>0.06</w:t>
              </w:r>
            </w:ins>
          </w:p>
        </w:tc>
        <w:tc>
          <w:tcPr>
            <w:tcW w:w="2268" w:type="dxa"/>
            <w:tcBorders>
              <w:top w:val="nil"/>
              <w:left w:val="nil"/>
              <w:bottom w:val="single" w:sz="4" w:space="0" w:color="auto"/>
              <w:right w:val="single" w:sz="4" w:space="0" w:color="auto"/>
            </w:tcBorders>
            <w:shd w:val="clear" w:color="auto" w:fill="auto"/>
            <w:noWrap/>
            <w:vAlign w:val="bottom"/>
          </w:tcPr>
          <w:p w14:paraId="32E01C17" w14:textId="77777777" w:rsidR="001702C7" w:rsidRPr="00435DD6" w:rsidRDefault="001702C7" w:rsidP="002B4AD2">
            <w:pPr>
              <w:spacing w:after="0" w:line="240" w:lineRule="auto"/>
              <w:jc w:val="center"/>
              <w:rPr>
                <w:ins w:id="419" w:author="Neil Lawrence" w:date="2025-03-05T07:17:00Z"/>
                <w:rFonts w:ascii="Calibri" w:eastAsia="Times New Roman" w:hAnsi="Calibri" w:cs="Calibri"/>
                <w:color w:val="000000"/>
                <w:kern w:val="0"/>
                <w:lang w:eastAsia="en-GB"/>
                <w14:ligatures w14:val="none"/>
              </w:rPr>
            </w:pPr>
            <w:ins w:id="420" w:author="Neil Lawrence" w:date="2025-03-05T07:17:00Z">
              <w:r>
                <w:rPr>
                  <w:rFonts w:ascii="Calibri" w:eastAsia="Times New Roman" w:hAnsi="Calibri" w:cs="Calibri"/>
                  <w:color w:val="000000"/>
                  <w:kern w:val="0"/>
                  <w:lang w:eastAsia="en-GB"/>
                  <w14:ligatures w14:val="none"/>
                </w:rPr>
                <w:t>-2.05 to 3.05</w:t>
              </w:r>
            </w:ins>
          </w:p>
        </w:tc>
        <w:tc>
          <w:tcPr>
            <w:tcW w:w="2268" w:type="dxa"/>
            <w:tcBorders>
              <w:top w:val="nil"/>
              <w:left w:val="nil"/>
              <w:bottom w:val="single" w:sz="4" w:space="0" w:color="auto"/>
              <w:right w:val="single" w:sz="4" w:space="0" w:color="auto"/>
            </w:tcBorders>
            <w:shd w:val="clear" w:color="auto" w:fill="auto"/>
            <w:noWrap/>
            <w:vAlign w:val="bottom"/>
          </w:tcPr>
          <w:p w14:paraId="5AA273FF" w14:textId="77777777" w:rsidR="001702C7" w:rsidRPr="00435DD6" w:rsidRDefault="001702C7" w:rsidP="002B4AD2">
            <w:pPr>
              <w:spacing w:after="0" w:line="240" w:lineRule="auto"/>
              <w:jc w:val="center"/>
              <w:rPr>
                <w:ins w:id="421" w:author="Neil Lawrence" w:date="2025-03-05T07:17:00Z"/>
                <w:rFonts w:ascii="Calibri" w:eastAsia="Times New Roman" w:hAnsi="Calibri" w:cs="Calibri"/>
                <w:color w:val="000000"/>
                <w:kern w:val="0"/>
                <w:lang w:eastAsia="en-GB"/>
                <w14:ligatures w14:val="none"/>
              </w:rPr>
            </w:pPr>
            <w:ins w:id="422" w:author="Neil Lawrence" w:date="2025-03-05T07:17:00Z">
              <w:r>
                <w:rPr>
                  <w:rFonts w:ascii="Calibri" w:hAnsi="Calibri" w:cs="Calibri"/>
                  <w:color w:val="000000"/>
                </w:rPr>
                <w:t>NS</w:t>
              </w:r>
            </w:ins>
          </w:p>
        </w:tc>
      </w:tr>
      <w:tr w:rsidR="001702C7" w:rsidRPr="004F411A" w14:paraId="64C95C7A" w14:textId="77777777" w:rsidTr="002B4AD2">
        <w:trPr>
          <w:trHeight w:val="288"/>
          <w:ins w:id="423"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A08AC40" w14:textId="77777777" w:rsidR="001702C7" w:rsidRPr="00435DD6" w:rsidRDefault="001702C7" w:rsidP="002B4AD2">
            <w:pPr>
              <w:spacing w:after="0" w:line="240" w:lineRule="auto"/>
              <w:rPr>
                <w:ins w:id="424" w:author="Neil Lawrence" w:date="2025-03-05T07:17:00Z"/>
                <w:rFonts w:ascii="Calibri" w:eastAsia="Times New Roman" w:hAnsi="Calibri" w:cs="Calibri"/>
                <w:b/>
                <w:bCs/>
                <w:color w:val="000000"/>
                <w:kern w:val="0"/>
                <w:lang w:eastAsia="en-GB"/>
                <w14:ligatures w14:val="none"/>
              </w:rPr>
            </w:pPr>
            <w:ins w:id="425" w:author="Neil Lawrence" w:date="2025-03-05T07:17:00Z">
              <w:r w:rsidRPr="00435DD6">
                <w:rPr>
                  <w:rFonts w:ascii="Calibri" w:eastAsia="Times New Roman" w:hAnsi="Calibri" w:cs="Calibri"/>
                  <w:b/>
                  <w:bCs/>
                  <w:color w:val="000000"/>
                  <w:kern w:val="0"/>
                  <w:lang w:eastAsia="en-GB"/>
                  <w14:ligatures w14:val="none"/>
                </w:rPr>
                <w:t>Height (cm)</w:t>
              </w:r>
            </w:ins>
          </w:p>
        </w:tc>
        <w:tc>
          <w:tcPr>
            <w:tcW w:w="2268" w:type="dxa"/>
            <w:tcBorders>
              <w:top w:val="nil"/>
              <w:left w:val="nil"/>
              <w:bottom w:val="single" w:sz="4" w:space="0" w:color="auto"/>
              <w:right w:val="single" w:sz="4" w:space="0" w:color="auto"/>
            </w:tcBorders>
            <w:shd w:val="clear" w:color="auto" w:fill="auto"/>
            <w:noWrap/>
            <w:vAlign w:val="bottom"/>
          </w:tcPr>
          <w:p w14:paraId="39C51939" w14:textId="77777777" w:rsidR="001702C7" w:rsidRPr="002B4AD2" w:rsidRDefault="001702C7" w:rsidP="002B4AD2">
            <w:pPr>
              <w:spacing w:after="0" w:line="240" w:lineRule="auto"/>
              <w:jc w:val="center"/>
              <w:rPr>
                <w:ins w:id="426" w:author="Neil Lawrence" w:date="2025-03-05T07:17:00Z"/>
                <w:rFonts w:ascii="Calibri" w:eastAsia="Times New Roman" w:hAnsi="Calibri" w:cs="Calibri"/>
                <w:kern w:val="0"/>
                <w:lang w:eastAsia="en-GB"/>
                <w14:ligatures w14:val="none"/>
              </w:rPr>
            </w:pPr>
            <w:ins w:id="427" w:author="Neil Lawrence" w:date="2025-03-05T07:17:00Z">
              <w:r w:rsidRPr="002B4AD2">
                <w:rPr>
                  <w:rFonts w:ascii="Calibri" w:hAnsi="Calibri" w:cs="Calibri"/>
                </w:rPr>
                <w:t>-0.12</w:t>
              </w:r>
            </w:ins>
          </w:p>
        </w:tc>
        <w:tc>
          <w:tcPr>
            <w:tcW w:w="2268" w:type="dxa"/>
            <w:tcBorders>
              <w:top w:val="nil"/>
              <w:left w:val="nil"/>
              <w:bottom w:val="single" w:sz="4" w:space="0" w:color="auto"/>
              <w:right w:val="single" w:sz="4" w:space="0" w:color="auto"/>
            </w:tcBorders>
            <w:shd w:val="clear" w:color="auto" w:fill="auto"/>
            <w:noWrap/>
            <w:vAlign w:val="bottom"/>
          </w:tcPr>
          <w:p w14:paraId="596570DA" w14:textId="77777777" w:rsidR="001702C7" w:rsidRPr="00435DD6" w:rsidRDefault="001702C7" w:rsidP="002B4AD2">
            <w:pPr>
              <w:spacing w:after="0" w:line="240" w:lineRule="auto"/>
              <w:jc w:val="center"/>
              <w:rPr>
                <w:ins w:id="428" w:author="Neil Lawrence" w:date="2025-03-05T07:17:00Z"/>
                <w:rFonts w:ascii="Calibri" w:eastAsia="Times New Roman" w:hAnsi="Calibri" w:cs="Calibri"/>
                <w:color w:val="000000"/>
                <w:kern w:val="0"/>
                <w:lang w:eastAsia="en-GB"/>
                <w14:ligatures w14:val="none"/>
              </w:rPr>
            </w:pPr>
            <w:ins w:id="429" w:author="Neil Lawrence" w:date="2025-03-05T07:17:00Z">
              <w:r>
                <w:rPr>
                  <w:rFonts w:ascii="Calibri" w:eastAsia="Times New Roman" w:hAnsi="Calibri" w:cs="Calibri"/>
                  <w:color w:val="000000"/>
                  <w:kern w:val="0"/>
                  <w:lang w:eastAsia="en-GB"/>
                  <w14:ligatures w14:val="none"/>
                </w:rPr>
                <w:t>-0.39 to 0.14</w:t>
              </w:r>
            </w:ins>
          </w:p>
        </w:tc>
        <w:tc>
          <w:tcPr>
            <w:tcW w:w="2268" w:type="dxa"/>
            <w:tcBorders>
              <w:top w:val="nil"/>
              <w:left w:val="nil"/>
              <w:bottom w:val="single" w:sz="4" w:space="0" w:color="auto"/>
              <w:right w:val="single" w:sz="4" w:space="0" w:color="auto"/>
            </w:tcBorders>
            <w:shd w:val="clear" w:color="auto" w:fill="auto"/>
            <w:noWrap/>
            <w:vAlign w:val="bottom"/>
          </w:tcPr>
          <w:p w14:paraId="23A75089" w14:textId="77777777" w:rsidR="001702C7" w:rsidRPr="00435DD6" w:rsidRDefault="001702C7" w:rsidP="002B4AD2">
            <w:pPr>
              <w:spacing w:after="0" w:line="240" w:lineRule="auto"/>
              <w:jc w:val="center"/>
              <w:rPr>
                <w:ins w:id="430" w:author="Neil Lawrence" w:date="2025-03-05T07:17:00Z"/>
                <w:rFonts w:ascii="Calibri" w:eastAsia="Times New Roman" w:hAnsi="Calibri" w:cs="Calibri"/>
                <w:color w:val="000000"/>
                <w:kern w:val="0"/>
                <w:lang w:eastAsia="en-GB"/>
                <w14:ligatures w14:val="none"/>
              </w:rPr>
            </w:pPr>
            <w:ins w:id="431" w:author="Neil Lawrence" w:date="2025-03-05T07:17:00Z">
              <w:r>
                <w:rPr>
                  <w:rFonts w:ascii="Calibri" w:hAnsi="Calibri" w:cs="Calibri"/>
                  <w:color w:val="000000"/>
                </w:rPr>
                <w:t>NS</w:t>
              </w:r>
            </w:ins>
          </w:p>
        </w:tc>
      </w:tr>
      <w:tr w:rsidR="001702C7" w:rsidRPr="004F411A" w14:paraId="2EAAFED0" w14:textId="77777777" w:rsidTr="002B4AD2">
        <w:trPr>
          <w:trHeight w:val="288"/>
          <w:ins w:id="432"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BEDA3D1" w14:textId="77777777" w:rsidR="001702C7" w:rsidRPr="00435DD6" w:rsidRDefault="001702C7" w:rsidP="002B4AD2">
            <w:pPr>
              <w:spacing w:after="0" w:line="240" w:lineRule="auto"/>
              <w:rPr>
                <w:ins w:id="433" w:author="Neil Lawrence" w:date="2025-03-05T07:17:00Z"/>
                <w:rFonts w:ascii="Calibri" w:eastAsia="Times New Roman" w:hAnsi="Calibri" w:cs="Calibri"/>
                <w:b/>
                <w:bCs/>
                <w:color w:val="000000"/>
                <w:kern w:val="0"/>
                <w:lang w:eastAsia="en-GB"/>
                <w14:ligatures w14:val="none"/>
              </w:rPr>
            </w:pPr>
            <w:ins w:id="434" w:author="Neil Lawrence" w:date="2025-03-05T07:17:00Z">
              <w:r w:rsidRPr="00435DD6">
                <w:rPr>
                  <w:rFonts w:ascii="Calibri" w:eastAsia="Times New Roman" w:hAnsi="Calibri" w:cs="Calibri"/>
                  <w:b/>
                  <w:bCs/>
                  <w:color w:val="000000"/>
                  <w:kern w:val="0"/>
                  <w:lang w:eastAsia="en-GB"/>
                  <w14:ligatures w14:val="none"/>
                </w:rPr>
                <w:t>Weight (kg)</w:t>
              </w:r>
            </w:ins>
          </w:p>
        </w:tc>
        <w:tc>
          <w:tcPr>
            <w:tcW w:w="2268" w:type="dxa"/>
            <w:tcBorders>
              <w:top w:val="nil"/>
              <w:left w:val="nil"/>
              <w:bottom w:val="single" w:sz="4" w:space="0" w:color="auto"/>
              <w:right w:val="single" w:sz="4" w:space="0" w:color="auto"/>
            </w:tcBorders>
            <w:shd w:val="clear" w:color="auto" w:fill="auto"/>
            <w:noWrap/>
            <w:vAlign w:val="bottom"/>
          </w:tcPr>
          <w:p w14:paraId="06B24732" w14:textId="77777777" w:rsidR="001702C7" w:rsidRPr="002B4AD2" w:rsidRDefault="001702C7" w:rsidP="002B4AD2">
            <w:pPr>
              <w:spacing w:after="0" w:line="240" w:lineRule="auto"/>
              <w:jc w:val="center"/>
              <w:rPr>
                <w:ins w:id="435" w:author="Neil Lawrence" w:date="2025-03-05T07:17:00Z"/>
                <w:rFonts w:ascii="Calibri" w:eastAsia="Times New Roman" w:hAnsi="Calibri" w:cs="Calibri"/>
                <w:kern w:val="0"/>
                <w:lang w:eastAsia="en-GB"/>
                <w14:ligatures w14:val="none"/>
              </w:rPr>
            </w:pPr>
            <w:ins w:id="436" w:author="Neil Lawrence" w:date="2025-03-05T07:17:00Z">
              <w:r w:rsidRPr="002B4AD2">
                <w:rPr>
                  <w:rFonts w:ascii="Calibri" w:hAnsi="Calibri" w:cs="Calibri"/>
                </w:rPr>
                <w:t>0.50</w:t>
              </w:r>
            </w:ins>
          </w:p>
        </w:tc>
        <w:tc>
          <w:tcPr>
            <w:tcW w:w="2268" w:type="dxa"/>
            <w:tcBorders>
              <w:top w:val="nil"/>
              <w:left w:val="nil"/>
              <w:bottom w:val="single" w:sz="4" w:space="0" w:color="auto"/>
              <w:right w:val="single" w:sz="4" w:space="0" w:color="auto"/>
            </w:tcBorders>
            <w:shd w:val="clear" w:color="auto" w:fill="auto"/>
            <w:noWrap/>
            <w:vAlign w:val="bottom"/>
          </w:tcPr>
          <w:p w14:paraId="0061FA79" w14:textId="77777777" w:rsidR="001702C7" w:rsidRPr="00435DD6" w:rsidRDefault="001702C7" w:rsidP="002B4AD2">
            <w:pPr>
              <w:spacing w:after="0" w:line="240" w:lineRule="auto"/>
              <w:jc w:val="center"/>
              <w:rPr>
                <w:ins w:id="437" w:author="Neil Lawrence" w:date="2025-03-05T07:17:00Z"/>
                <w:rFonts w:ascii="Calibri" w:eastAsia="Times New Roman" w:hAnsi="Calibri" w:cs="Calibri"/>
                <w:color w:val="000000"/>
                <w:kern w:val="0"/>
                <w:lang w:eastAsia="en-GB"/>
                <w14:ligatures w14:val="none"/>
              </w:rPr>
            </w:pPr>
            <w:ins w:id="438" w:author="Neil Lawrence" w:date="2025-03-05T07:17:00Z">
              <w:r>
                <w:rPr>
                  <w:rFonts w:ascii="Calibri" w:eastAsia="Times New Roman" w:hAnsi="Calibri" w:cs="Calibri"/>
                  <w:color w:val="000000"/>
                  <w:kern w:val="0"/>
                  <w:lang w:eastAsia="en-GB"/>
                  <w14:ligatures w14:val="none"/>
                </w:rPr>
                <w:t>0.05 to 0.96</w:t>
              </w:r>
            </w:ins>
          </w:p>
        </w:tc>
        <w:tc>
          <w:tcPr>
            <w:tcW w:w="2268" w:type="dxa"/>
            <w:tcBorders>
              <w:top w:val="nil"/>
              <w:left w:val="nil"/>
              <w:bottom w:val="single" w:sz="4" w:space="0" w:color="auto"/>
              <w:right w:val="single" w:sz="4" w:space="0" w:color="auto"/>
            </w:tcBorders>
            <w:shd w:val="clear" w:color="auto" w:fill="auto"/>
            <w:noWrap/>
            <w:vAlign w:val="bottom"/>
          </w:tcPr>
          <w:p w14:paraId="49D29500" w14:textId="77777777" w:rsidR="001702C7" w:rsidRPr="00435DD6" w:rsidRDefault="001702C7" w:rsidP="002B4AD2">
            <w:pPr>
              <w:spacing w:after="0" w:line="240" w:lineRule="auto"/>
              <w:jc w:val="center"/>
              <w:rPr>
                <w:ins w:id="439" w:author="Neil Lawrence" w:date="2025-03-05T07:17:00Z"/>
                <w:rFonts w:ascii="Calibri" w:eastAsia="Times New Roman" w:hAnsi="Calibri" w:cs="Calibri"/>
                <w:color w:val="000000"/>
                <w:kern w:val="0"/>
                <w:lang w:eastAsia="en-GB"/>
                <w14:ligatures w14:val="none"/>
              </w:rPr>
            </w:pPr>
            <w:ins w:id="440" w:author="Neil Lawrence" w:date="2025-03-05T07:17:00Z">
              <w:r>
                <w:rPr>
                  <w:rFonts w:ascii="Calibri" w:hAnsi="Calibri" w:cs="Calibri"/>
                  <w:color w:val="000000"/>
                </w:rPr>
                <w:t>*</w:t>
              </w:r>
            </w:ins>
          </w:p>
        </w:tc>
      </w:tr>
      <w:tr w:rsidR="001702C7" w:rsidRPr="004F411A" w14:paraId="095846B9" w14:textId="77777777" w:rsidTr="002B4AD2">
        <w:trPr>
          <w:trHeight w:val="288"/>
          <w:ins w:id="441"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0FE434E" w14:textId="77777777" w:rsidR="001702C7" w:rsidRPr="00435DD6" w:rsidRDefault="001702C7" w:rsidP="002B4AD2">
            <w:pPr>
              <w:spacing w:after="0" w:line="240" w:lineRule="auto"/>
              <w:rPr>
                <w:ins w:id="442" w:author="Neil Lawrence" w:date="2025-03-05T07:17:00Z"/>
                <w:rFonts w:ascii="Calibri" w:eastAsia="Times New Roman" w:hAnsi="Calibri" w:cs="Calibri"/>
                <w:b/>
                <w:bCs/>
                <w:color w:val="000000"/>
                <w:kern w:val="0"/>
                <w:lang w:eastAsia="en-GB"/>
                <w14:ligatures w14:val="none"/>
              </w:rPr>
            </w:pPr>
            <w:ins w:id="443" w:author="Neil Lawrence" w:date="2025-03-05T07:17:00Z">
              <w:r w:rsidRPr="00435DD6">
                <w:rPr>
                  <w:rFonts w:ascii="Calibri" w:eastAsia="Times New Roman" w:hAnsi="Calibri" w:cs="Calibri"/>
                  <w:b/>
                  <w:bCs/>
                  <w:color w:val="000000"/>
                  <w:kern w:val="0"/>
                  <w:lang w:eastAsia="en-GB"/>
                  <w14:ligatures w14:val="none"/>
                </w:rPr>
                <w:t>ln 17OHP (ln(nmol/l))</w:t>
              </w:r>
            </w:ins>
          </w:p>
        </w:tc>
        <w:tc>
          <w:tcPr>
            <w:tcW w:w="2268" w:type="dxa"/>
            <w:tcBorders>
              <w:top w:val="nil"/>
              <w:left w:val="nil"/>
              <w:bottom w:val="single" w:sz="4" w:space="0" w:color="auto"/>
              <w:right w:val="single" w:sz="4" w:space="0" w:color="auto"/>
            </w:tcBorders>
            <w:shd w:val="clear" w:color="auto" w:fill="auto"/>
            <w:noWrap/>
            <w:vAlign w:val="bottom"/>
          </w:tcPr>
          <w:p w14:paraId="65690E0E" w14:textId="77777777" w:rsidR="001702C7" w:rsidRPr="002B4AD2" w:rsidRDefault="001702C7" w:rsidP="002B4AD2">
            <w:pPr>
              <w:spacing w:after="0" w:line="240" w:lineRule="auto"/>
              <w:jc w:val="center"/>
              <w:rPr>
                <w:ins w:id="444" w:author="Neil Lawrence" w:date="2025-03-05T07:17:00Z"/>
                <w:rFonts w:ascii="Calibri" w:eastAsia="Times New Roman" w:hAnsi="Calibri" w:cs="Calibri"/>
                <w:kern w:val="0"/>
                <w:lang w:eastAsia="en-GB"/>
                <w14:ligatures w14:val="none"/>
              </w:rPr>
            </w:pPr>
            <w:ins w:id="445" w:author="Neil Lawrence" w:date="2025-03-05T07:17:00Z">
              <w:r w:rsidRPr="002B4AD2">
                <w:rPr>
                  <w:rFonts w:ascii="Calibri" w:hAnsi="Calibri" w:cs="Calibri"/>
                </w:rPr>
                <w:t>-0.13</w:t>
              </w:r>
            </w:ins>
          </w:p>
        </w:tc>
        <w:tc>
          <w:tcPr>
            <w:tcW w:w="2268" w:type="dxa"/>
            <w:tcBorders>
              <w:top w:val="nil"/>
              <w:left w:val="nil"/>
              <w:bottom w:val="single" w:sz="4" w:space="0" w:color="auto"/>
              <w:right w:val="single" w:sz="4" w:space="0" w:color="auto"/>
            </w:tcBorders>
            <w:shd w:val="clear" w:color="auto" w:fill="auto"/>
            <w:noWrap/>
            <w:vAlign w:val="bottom"/>
          </w:tcPr>
          <w:p w14:paraId="0A4D1FB5" w14:textId="77777777" w:rsidR="001702C7" w:rsidRPr="00435DD6" w:rsidRDefault="001702C7" w:rsidP="002B4AD2">
            <w:pPr>
              <w:spacing w:after="0" w:line="240" w:lineRule="auto"/>
              <w:jc w:val="center"/>
              <w:rPr>
                <w:ins w:id="446" w:author="Neil Lawrence" w:date="2025-03-05T07:17:00Z"/>
                <w:rFonts w:ascii="Calibri" w:eastAsia="Times New Roman" w:hAnsi="Calibri" w:cs="Calibri"/>
                <w:color w:val="000000"/>
                <w:kern w:val="0"/>
                <w:lang w:eastAsia="en-GB"/>
                <w14:ligatures w14:val="none"/>
              </w:rPr>
            </w:pPr>
            <w:ins w:id="447" w:author="Neil Lawrence" w:date="2025-03-05T07:17:00Z">
              <w:r>
                <w:rPr>
                  <w:rFonts w:ascii="Calibri" w:eastAsia="Times New Roman" w:hAnsi="Calibri" w:cs="Calibri"/>
                  <w:color w:val="000000"/>
                  <w:kern w:val="0"/>
                  <w:lang w:eastAsia="en-GB"/>
                  <w14:ligatures w14:val="none"/>
                </w:rPr>
                <w:t>-0.87 to 0.65</w:t>
              </w:r>
            </w:ins>
          </w:p>
        </w:tc>
        <w:tc>
          <w:tcPr>
            <w:tcW w:w="2268" w:type="dxa"/>
            <w:tcBorders>
              <w:top w:val="nil"/>
              <w:left w:val="nil"/>
              <w:bottom w:val="single" w:sz="4" w:space="0" w:color="auto"/>
              <w:right w:val="single" w:sz="4" w:space="0" w:color="auto"/>
            </w:tcBorders>
            <w:shd w:val="clear" w:color="auto" w:fill="auto"/>
            <w:noWrap/>
            <w:vAlign w:val="bottom"/>
          </w:tcPr>
          <w:p w14:paraId="4BC61674" w14:textId="77777777" w:rsidR="001702C7" w:rsidRPr="00435DD6" w:rsidRDefault="001702C7" w:rsidP="002B4AD2">
            <w:pPr>
              <w:spacing w:after="0" w:line="240" w:lineRule="auto"/>
              <w:jc w:val="center"/>
              <w:rPr>
                <w:ins w:id="448" w:author="Neil Lawrence" w:date="2025-03-05T07:17:00Z"/>
                <w:rFonts w:ascii="Calibri" w:eastAsia="Times New Roman" w:hAnsi="Calibri" w:cs="Calibri"/>
                <w:color w:val="000000"/>
                <w:kern w:val="0"/>
                <w:lang w:eastAsia="en-GB"/>
                <w14:ligatures w14:val="none"/>
              </w:rPr>
            </w:pPr>
            <w:ins w:id="449" w:author="Neil Lawrence" w:date="2025-03-05T07:17:00Z">
              <w:r>
                <w:rPr>
                  <w:rFonts w:ascii="Calibri" w:hAnsi="Calibri" w:cs="Calibri"/>
                  <w:color w:val="000000"/>
                </w:rPr>
                <w:t>NS</w:t>
              </w:r>
            </w:ins>
          </w:p>
        </w:tc>
      </w:tr>
      <w:tr w:rsidR="001702C7" w:rsidRPr="002B4AD2" w14:paraId="06206479" w14:textId="77777777" w:rsidTr="002B4AD2">
        <w:trPr>
          <w:trHeight w:val="680"/>
          <w:ins w:id="450" w:author="Neil Lawrence" w:date="2025-03-05T07:17:00Z"/>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A9DCDDF" w14:textId="77777777" w:rsidR="001702C7" w:rsidRPr="0094399A" w:rsidRDefault="001702C7" w:rsidP="002B4AD2">
            <w:pPr>
              <w:spacing w:after="0" w:line="240" w:lineRule="auto"/>
              <w:jc w:val="center"/>
              <w:rPr>
                <w:ins w:id="451" w:author="Neil Lawrence" w:date="2025-03-05T07:17:00Z"/>
                <w:rFonts w:ascii="Calibri" w:hAnsi="Calibri" w:cs="Calibri"/>
                <w:b/>
                <w:bCs/>
                <w:color w:val="000000"/>
              </w:rPr>
            </w:pPr>
            <w:ins w:id="452" w:author="Neil Lawrence" w:date="2025-03-05T07:17:00Z">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ins>
          </w:p>
          <w:p w14:paraId="32EFB35D" w14:textId="77777777" w:rsidR="001702C7" w:rsidRPr="00435DD6" w:rsidRDefault="001702C7" w:rsidP="002B4AD2">
            <w:pPr>
              <w:spacing w:after="0" w:line="240" w:lineRule="auto"/>
              <w:jc w:val="center"/>
              <w:rPr>
                <w:ins w:id="453" w:author="Neil Lawrence" w:date="2025-03-05T07:17:00Z"/>
                <w:rFonts w:ascii="Calibri" w:eastAsia="Times New Roman" w:hAnsi="Calibri" w:cs="Calibri"/>
                <w:color w:val="000000"/>
                <w:kern w:val="0"/>
                <w:lang w:eastAsia="en-GB"/>
                <w14:ligatures w14:val="none"/>
              </w:rPr>
            </w:pPr>
            <w:ins w:id="454" w:author="Neil Lawrence" w:date="2025-03-05T07:17:00Z">
              <w:r>
                <w:rPr>
                  <w:rFonts w:ascii="Calibri" w:hAnsi="Calibri" w:cs="Calibri"/>
                  <w:color w:val="000000"/>
                </w:rPr>
                <w:t>0.34</w:t>
              </w:r>
              <w:r w:rsidRPr="00746B23">
                <w:rPr>
                  <w:rFonts w:ascii="Calibri" w:hAnsi="Calibri" w:cs="Calibri"/>
                  <w:color w:val="000000"/>
                </w:rPr>
                <w:t xml:space="preserve"> | </w:t>
              </w:r>
              <w:r>
                <w:rPr>
                  <w:rFonts w:ascii="Calibri" w:hAnsi="Calibri" w:cs="Calibri"/>
                  <w:color w:val="000000"/>
                </w:rPr>
                <w:t>3.30</w:t>
              </w:r>
            </w:ins>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0C0B7F9" w14:textId="77777777" w:rsidR="001702C7" w:rsidRPr="004457AE" w:rsidRDefault="001702C7" w:rsidP="002B4AD2">
            <w:pPr>
              <w:spacing w:after="0" w:line="240" w:lineRule="auto"/>
              <w:jc w:val="center"/>
              <w:rPr>
                <w:ins w:id="455" w:author="Neil Lawrence" w:date="2025-03-05T07:17:00Z"/>
                <w:rFonts w:ascii="Calibri" w:hAnsi="Calibri" w:cs="Calibri"/>
                <w:b/>
                <w:bCs/>
                <w:color w:val="000000"/>
                <w:lang w:val="pl-PL"/>
              </w:rPr>
            </w:pPr>
            <w:ins w:id="456" w:author="Neil Lawrence" w:date="2025-03-05T07:17:00Z">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systolic BP (95% CI) : </w:t>
              </w:r>
            </w:ins>
          </w:p>
          <w:p w14:paraId="6C5EA658" w14:textId="77777777" w:rsidR="001702C7" w:rsidRPr="004457AE" w:rsidRDefault="001702C7" w:rsidP="002B4AD2">
            <w:pPr>
              <w:spacing w:after="0" w:line="240" w:lineRule="auto"/>
              <w:jc w:val="center"/>
              <w:rPr>
                <w:ins w:id="457" w:author="Neil Lawrence" w:date="2025-03-05T07:17:00Z"/>
                <w:rFonts w:ascii="Calibri" w:eastAsia="Times New Roman" w:hAnsi="Calibri" w:cs="Calibri"/>
                <w:color w:val="000000"/>
                <w:kern w:val="0"/>
                <w:lang w:val="pl-PL" w:eastAsia="en-GB"/>
                <w14:ligatures w14:val="none"/>
              </w:rPr>
            </w:pPr>
            <w:ins w:id="458" w:author="Neil Lawrence" w:date="2025-03-05T07:17:00Z">
              <w:r>
                <w:rPr>
                  <w:rFonts w:ascii="Calibri" w:eastAsia="Times New Roman" w:hAnsi="Calibri" w:cs="Calibri"/>
                  <w:color w:val="000000"/>
                  <w:kern w:val="0"/>
                  <w:lang w:val="pl-PL" w:eastAsia="en-GB"/>
                  <w14:ligatures w14:val="none"/>
                </w:rPr>
                <w:t>0.11 (0.06 to 0.18)</w:t>
              </w:r>
            </w:ins>
          </w:p>
        </w:tc>
      </w:tr>
      <w:tr w:rsidR="001702C7" w:rsidRPr="004F411A" w14:paraId="60FA38EC" w14:textId="77777777" w:rsidTr="002B4AD2">
        <w:trPr>
          <w:trHeight w:val="680"/>
          <w:ins w:id="459" w:author="Neil Lawrence" w:date="2025-03-05T07:17:00Z"/>
        </w:trPr>
        <w:tc>
          <w:tcPr>
            <w:tcW w:w="9639" w:type="dxa"/>
            <w:gridSpan w:val="4"/>
            <w:tcBorders>
              <w:top w:val="nil"/>
              <w:left w:val="single" w:sz="4" w:space="0" w:color="auto"/>
              <w:bottom w:val="single" w:sz="4" w:space="0" w:color="auto"/>
              <w:right w:val="single" w:sz="4" w:space="0" w:color="auto"/>
            </w:tcBorders>
            <w:shd w:val="clear" w:color="auto" w:fill="auto"/>
            <w:noWrap/>
            <w:vAlign w:val="center"/>
            <w:hideMark/>
          </w:tcPr>
          <w:p w14:paraId="23BB3C04" w14:textId="77777777" w:rsidR="001702C7" w:rsidRPr="00435DD6" w:rsidRDefault="001702C7" w:rsidP="002B4AD2">
            <w:pPr>
              <w:spacing w:after="0" w:line="240" w:lineRule="auto"/>
              <w:rPr>
                <w:ins w:id="460" w:author="Neil Lawrence" w:date="2025-03-05T07:17:00Z"/>
                <w:rFonts w:ascii="Calibri" w:eastAsia="Times New Roman" w:hAnsi="Calibri" w:cs="Calibri"/>
                <w:color w:val="000000"/>
                <w:kern w:val="0"/>
                <w:lang w:eastAsia="en-GB"/>
                <w14:ligatures w14:val="none"/>
              </w:rPr>
            </w:pPr>
            <w:ins w:id="461" w:author="Neil Lawrence" w:date="2025-03-05T07:17:00Z">
              <w:r>
                <w:rPr>
                  <w:rFonts w:ascii="Calibri" w:eastAsia="Times New Roman" w:hAnsi="Calibri" w:cs="Calibri"/>
                  <w:b/>
                  <w:bCs/>
                  <w:color w:val="000000"/>
                  <w:kern w:val="0"/>
                  <w:lang w:eastAsia="en-GB"/>
                  <w14:ligatures w14:val="none"/>
                </w:rPr>
                <w:t>O</w:t>
              </w:r>
              <w:r w:rsidRPr="00435DD6">
                <w:rPr>
                  <w:rFonts w:ascii="Calibri" w:eastAsia="Times New Roman" w:hAnsi="Calibri" w:cs="Calibri"/>
                  <w:b/>
                  <w:bCs/>
                  <w:color w:val="000000"/>
                  <w:kern w:val="0"/>
                  <w:lang w:eastAsia="en-GB"/>
                  <w14:ligatures w14:val="none"/>
                </w:rPr>
                <w:t>utcome: Diastolic BP (Absolute values) </w:t>
              </w:r>
            </w:ins>
          </w:p>
        </w:tc>
      </w:tr>
      <w:tr w:rsidR="001702C7" w:rsidRPr="004F411A" w14:paraId="71896A63" w14:textId="77777777" w:rsidTr="002B4AD2">
        <w:trPr>
          <w:trHeight w:val="288"/>
          <w:ins w:id="462"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A669CE8" w14:textId="77777777" w:rsidR="001702C7" w:rsidRPr="00435DD6" w:rsidRDefault="001702C7" w:rsidP="002B4AD2">
            <w:pPr>
              <w:spacing w:after="0" w:line="240" w:lineRule="auto"/>
              <w:rPr>
                <w:ins w:id="463" w:author="Neil Lawrence" w:date="2025-03-05T07:17:00Z"/>
                <w:rFonts w:ascii="Calibri" w:eastAsia="Times New Roman" w:hAnsi="Calibri" w:cs="Calibri"/>
                <w:b/>
                <w:bCs/>
                <w:color w:val="000000"/>
                <w:kern w:val="0"/>
                <w:lang w:eastAsia="en-GB"/>
                <w14:ligatures w14:val="none"/>
              </w:rPr>
            </w:pPr>
            <w:ins w:id="464" w:author="Neil Lawrence" w:date="2025-03-05T07:17:00Z">
              <w:r w:rsidRPr="00435DD6">
                <w:rPr>
                  <w:rFonts w:ascii="Calibri" w:eastAsia="Times New Roman" w:hAnsi="Calibri" w:cs="Calibri"/>
                  <w:b/>
                  <w:bCs/>
                  <w:color w:val="000000"/>
                  <w:kern w:val="0"/>
                  <w:lang w:eastAsia="en-GB"/>
                  <w14:ligatures w14:val="none"/>
                </w:rPr>
                <w:t>Intercept</w:t>
              </w:r>
            </w:ins>
          </w:p>
        </w:tc>
        <w:tc>
          <w:tcPr>
            <w:tcW w:w="2268" w:type="dxa"/>
            <w:tcBorders>
              <w:top w:val="nil"/>
              <w:left w:val="nil"/>
              <w:bottom w:val="single" w:sz="4" w:space="0" w:color="auto"/>
              <w:right w:val="single" w:sz="4" w:space="0" w:color="auto"/>
            </w:tcBorders>
            <w:shd w:val="clear" w:color="auto" w:fill="auto"/>
            <w:noWrap/>
            <w:vAlign w:val="bottom"/>
          </w:tcPr>
          <w:p w14:paraId="4D9E750E" w14:textId="77777777" w:rsidR="001702C7" w:rsidRPr="00435DD6" w:rsidRDefault="001702C7" w:rsidP="002B4AD2">
            <w:pPr>
              <w:spacing w:after="0" w:line="240" w:lineRule="auto"/>
              <w:jc w:val="center"/>
              <w:rPr>
                <w:ins w:id="465" w:author="Neil Lawrence" w:date="2025-03-05T07:17:00Z"/>
                <w:rFonts w:ascii="Calibri" w:eastAsia="Times New Roman" w:hAnsi="Calibri" w:cs="Calibri"/>
                <w:color w:val="000000"/>
                <w:kern w:val="0"/>
                <w:lang w:eastAsia="en-GB"/>
                <w14:ligatures w14:val="none"/>
              </w:rPr>
            </w:pPr>
            <w:ins w:id="466" w:author="Neil Lawrence" w:date="2025-03-05T07:17:00Z">
              <w:r>
                <w:rPr>
                  <w:rFonts w:ascii="Calibri" w:hAnsi="Calibri" w:cs="Calibri"/>
                  <w:color w:val="000000"/>
                </w:rPr>
                <w:t>68.38</w:t>
              </w:r>
            </w:ins>
          </w:p>
        </w:tc>
        <w:tc>
          <w:tcPr>
            <w:tcW w:w="2268" w:type="dxa"/>
            <w:tcBorders>
              <w:top w:val="nil"/>
              <w:left w:val="nil"/>
              <w:bottom w:val="single" w:sz="4" w:space="0" w:color="auto"/>
              <w:right w:val="single" w:sz="4" w:space="0" w:color="auto"/>
            </w:tcBorders>
            <w:shd w:val="clear" w:color="auto" w:fill="auto"/>
            <w:noWrap/>
            <w:vAlign w:val="bottom"/>
          </w:tcPr>
          <w:p w14:paraId="52FD6ED4" w14:textId="77777777" w:rsidR="001702C7" w:rsidRPr="00435DD6" w:rsidRDefault="001702C7" w:rsidP="002B4AD2">
            <w:pPr>
              <w:spacing w:after="0" w:line="240" w:lineRule="auto"/>
              <w:jc w:val="center"/>
              <w:rPr>
                <w:ins w:id="467" w:author="Neil Lawrence" w:date="2025-03-05T07:17:00Z"/>
                <w:rFonts w:ascii="Calibri" w:eastAsia="Times New Roman" w:hAnsi="Calibri" w:cs="Calibri"/>
                <w:color w:val="000000"/>
                <w:kern w:val="0"/>
                <w:lang w:eastAsia="en-GB"/>
                <w14:ligatures w14:val="none"/>
              </w:rPr>
            </w:pPr>
            <w:ins w:id="468" w:author="Neil Lawrence" w:date="2025-03-05T07:17:00Z">
              <w:r>
                <w:rPr>
                  <w:rFonts w:ascii="Calibri" w:eastAsia="Times New Roman" w:hAnsi="Calibri" w:cs="Calibri"/>
                  <w:color w:val="000000"/>
                  <w:kern w:val="0"/>
                  <w:lang w:eastAsia="en-GB"/>
                  <w14:ligatures w14:val="none"/>
                </w:rPr>
                <w:t>49.79 to 86.46</w:t>
              </w:r>
            </w:ins>
          </w:p>
        </w:tc>
        <w:tc>
          <w:tcPr>
            <w:tcW w:w="2268" w:type="dxa"/>
            <w:tcBorders>
              <w:top w:val="nil"/>
              <w:left w:val="nil"/>
              <w:bottom w:val="single" w:sz="4" w:space="0" w:color="auto"/>
              <w:right w:val="single" w:sz="4" w:space="0" w:color="auto"/>
            </w:tcBorders>
            <w:shd w:val="clear" w:color="auto" w:fill="auto"/>
            <w:noWrap/>
            <w:vAlign w:val="bottom"/>
          </w:tcPr>
          <w:p w14:paraId="5F91A590" w14:textId="77777777" w:rsidR="001702C7" w:rsidRPr="00435DD6" w:rsidRDefault="001702C7" w:rsidP="002B4AD2">
            <w:pPr>
              <w:spacing w:after="0" w:line="240" w:lineRule="auto"/>
              <w:jc w:val="center"/>
              <w:rPr>
                <w:ins w:id="469" w:author="Neil Lawrence" w:date="2025-03-05T07:17:00Z"/>
                <w:rFonts w:ascii="Calibri" w:eastAsia="Times New Roman" w:hAnsi="Calibri" w:cs="Calibri"/>
                <w:color w:val="000000"/>
                <w:kern w:val="0"/>
                <w:lang w:eastAsia="en-GB"/>
                <w14:ligatures w14:val="none"/>
              </w:rPr>
            </w:pPr>
            <w:ins w:id="470" w:author="Neil Lawrence" w:date="2025-03-05T07:17:00Z">
              <w:r>
                <w:rPr>
                  <w:rFonts w:ascii="Calibri" w:hAnsi="Calibri" w:cs="Calibri"/>
                  <w:color w:val="000000"/>
                </w:rPr>
                <w:t>*</w:t>
              </w:r>
            </w:ins>
          </w:p>
        </w:tc>
      </w:tr>
      <w:tr w:rsidR="001702C7" w:rsidRPr="004F411A" w14:paraId="5AD6E413" w14:textId="77777777" w:rsidTr="002B4AD2">
        <w:trPr>
          <w:trHeight w:val="288"/>
          <w:ins w:id="471"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FC35971" w14:textId="77777777" w:rsidR="001702C7" w:rsidRPr="00435DD6" w:rsidRDefault="001702C7" w:rsidP="002B4AD2">
            <w:pPr>
              <w:spacing w:after="0" w:line="240" w:lineRule="auto"/>
              <w:rPr>
                <w:ins w:id="472" w:author="Neil Lawrence" w:date="2025-03-05T07:17:00Z"/>
                <w:rFonts w:ascii="Calibri" w:eastAsia="Times New Roman" w:hAnsi="Calibri" w:cs="Calibri"/>
                <w:b/>
                <w:bCs/>
                <w:color w:val="000000"/>
                <w:kern w:val="0"/>
                <w:lang w:eastAsia="en-GB"/>
                <w14:ligatures w14:val="none"/>
              </w:rPr>
            </w:pPr>
            <w:ins w:id="473" w:author="Neil Lawrence" w:date="2025-03-05T07:17:00Z">
              <w:r w:rsidRPr="00435DD6">
                <w:rPr>
                  <w:rFonts w:ascii="Calibri" w:eastAsia="Times New Roman" w:hAnsi="Calibri" w:cs="Calibri"/>
                  <w:b/>
                  <w:bCs/>
                  <w:color w:val="000000"/>
                  <w:kern w:val="0"/>
                  <w:lang w:eastAsia="en-GB"/>
                  <w14:ligatures w14:val="none"/>
                </w:rPr>
                <w:t>Sex (Male)</w:t>
              </w:r>
            </w:ins>
          </w:p>
        </w:tc>
        <w:tc>
          <w:tcPr>
            <w:tcW w:w="2268" w:type="dxa"/>
            <w:tcBorders>
              <w:top w:val="nil"/>
              <w:left w:val="nil"/>
              <w:bottom w:val="single" w:sz="4" w:space="0" w:color="auto"/>
              <w:right w:val="single" w:sz="4" w:space="0" w:color="auto"/>
            </w:tcBorders>
            <w:shd w:val="clear" w:color="auto" w:fill="auto"/>
            <w:noWrap/>
            <w:vAlign w:val="bottom"/>
          </w:tcPr>
          <w:p w14:paraId="444B1918" w14:textId="77777777" w:rsidR="001702C7" w:rsidRPr="002B4AD2" w:rsidRDefault="001702C7" w:rsidP="002B4AD2">
            <w:pPr>
              <w:spacing w:after="0" w:line="240" w:lineRule="auto"/>
              <w:jc w:val="center"/>
              <w:rPr>
                <w:ins w:id="474" w:author="Neil Lawrence" w:date="2025-03-05T07:17:00Z"/>
                <w:rFonts w:ascii="Calibri" w:eastAsia="Times New Roman" w:hAnsi="Calibri" w:cs="Calibri"/>
                <w:kern w:val="0"/>
                <w:lang w:eastAsia="en-GB"/>
                <w14:ligatures w14:val="none"/>
              </w:rPr>
            </w:pPr>
            <w:ins w:id="475" w:author="Neil Lawrence" w:date="2025-03-05T07:17:00Z">
              <w:r w:rsidRPr="002B4AD2">
                <w:rPr>
                  <w:rFonts w:ascii="Calibri" w:hAnsi="Calibri" w:cs="Calibri"/>
                </w:rPr>
                <w:t>4.66</w:t>
              </w:r>
            </w:ins>
          </w:p>
        </w:tc>
        <w:tc>
          <w:tcPr>
            <w:tcW w:w="2268" w:type="dxa"/>
            <w:tcBorders>
              <w:top w:val="nil"/>
              <w:left w:val="nil"/>
              <w:bottom w:val="single" w:sz="4" w:space="0" w:color="auto"/>
              <w:right w:val="single" w:sz="4" w:space="0" w:color="auto"/>
            </w:tcBorders>
            <w:shd w:val="clear" w:color="auto" w:fill="auto"/>
            <w:noWrap/>
            <w:vAlign w:val="bottom"/>
          </w:tcPr>
          <w:p w14:paraId="100E8DC8" w14:textId="77777777" w:rsidR="001702C7" w:rsidRPr="00435DD6" w:rsidRDefault="001702C7" w:rsidP="002B4AD2">
            <w:pPr>
              <w:spacing w:after="0" w:line="240" w:lineRule="auto"/>
              <w:jc w:val="center"/>
              <w:rPr>
                <w:ins w:id="476" w:author="Neil Lawrence" w:date="2025-03-05T07:17:00Z"/>
                <w:rFonts w:ascii="Calibri" w:eastAsia="Times New Roman" w:hAnsi="Calibri" w:cs="Calibri"/>
                <w:color w:val="000000"/>
                <w:kern w:val="0"/>
                <w:lang w:eastAsia="en-GB"/>
                <w14:ligatures w14:val="none"/>
              </w:rPr>
            </w:pPr>
            <w:ins w:id="477" w:author="Neil Lawrence" w:date="2025-03-05T07:17:00Z">
              <w:r>
                <w:rPr>
                  <w:rFonts w:ascii="Calibri" w:eastAsia="Times New Roman" w:hAnsi="Calibri" w:cs="Calibri"/>
                  <w:color w:val="000000"/>
                  <w:kern w:val="0"/>
                  <w:lang w:eastAsia="en-GB"/>
                  <w14:ligatures w14:val="none"/>
                </w:rPr>
                <w:t>1.00 to 8.21</w:t>
              </w:r>
            </w:ins>
          </w:p>
        </w:tc>
        <w:tc>
          <w:tcPr>
            <w:tcW w:w="2268" w:type="dxa"/>
            <w:tcBorders>
              <w:top w:val="nil"/>
              <w:left w:val="nil"/>
              <w:bottom w:val="single" w:sz="4" w:space="0" w:color="auto"/>
              <w:right w:val="single" w:sz="4" w:space="0" w:color="auto"/>
            </w:tcBorders>
            <w:shd w:val="clear" w:color="auto" w:fill="auto"/>
            <w:noWrap/>
            <w:vAlign w:val="bottom"/>
          </w:tcPr>
          <w:p w14:paraId="1961DFE4" w14:textId="77777777" w:rsidR="001702C7" w:rsidRPr="00435DD6" w:rsidRDefault="001702C7" w:rsidP="002B4AD2">
            <w:pPr>
              <w:spacing w:after="0" w:line="240" w:lineRule="auto"/>
              <w:jc w:val="center"/>
              <w:rPr>
                <w:ins w:id="478" w:author="Neil Lawrence" w:date="2025-03-05T07:17:00Z"/>
                <w:rFonts w:ascii="Calibri" w:eastAsia="Times New Roman" w:hAnsi="Calibri" w:cs="Calibri"/>
                <w:color w:val="000000"/>
                <w:kern w:val="0"/>
                <w:lang w:eastAsia="en-GB"/>
                <w14:ligatures w14:val="none"/>
              </w:rPr>
            </w:pPr>
            <w:ins w:id="479" w:author="Neil Lawrence" w:date="2025-03-05T07:17:00Z">
              <w:r>
                <w:rPr>
                  <w:rFonts w:ascii="Calibri" w:hAnsi="Calibri" w:cs="Calibri"/>
                  <w:color w:val="000000"/>
                </w:rPr>
                <w:t>NS</w:t>
              </w:r>
            </w:ins>
          </w:p>
        </w:tc>
      </w:tr>
      <w:tr w:rsidR="001702C7" w:rsidRPr="004F411A" w14:paraId="2D4349F8" w14:textId="77777777" w:rsidTr="002B4AD2">
        <w:trPr>
          <w:trHeight w:val="288"/>
          <w:ins w:id="480"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00F89A3A" w14:textId="77777777" w:rsidR="001702C7" w:rsidRPr="00435DD6" w:rsidRDefault="001702C7" w:rsidP="002B4AD2">
            <w:pPr>
              <w:spacing w:after="0" w:line="240" w:lineRule="auto"/>
              <w:rPr>
                <w:ins w:id="481" w:author="Neil Lawrence" w:date="2025-03-05T07:17:00Z"/>
                <w:rFonts w:ascii="Calibri" w:eastAsia="Times New Roman" w:hAnsi="Calibri" w:cs="Calibri"/>
                <w:b/>
                <w:bCs/>
                <w:color w:val="000000"/>
                <w:kern w:val="0"/>
                <w:lang w:eastAsia="en-GB"/>
                <w14:ligatures w14:val="none"/>
              </w:rPr>
            </w:pPr>
            <w:ins w:id="482" w:author="Neil Lawrence" w:date="2025-03-05T07:17:00Z">
              <w:r w:rsidRPr="00435DD6">
                <w:rPr>
                  <w:rFonts w:ascii="Calibri" w:eastAsia="Times New Roman" w:hAnsi="Calibri" w:cs="Calibri"/>
                  <w:b/>
                  <w:bCs/>
                  <w:color w:val="000000"/>
                  <w:kern w:val="0"/>
                  <w:lang w:eastAsia="en-GB"/>
                  <w14:ligatures w14:val="none"/>
                </w:rPr>
                <w:t>Sex (Not assigned)</w:t>
              </w:r>
            </w:ins>
          </w:p>
        </w:tc>
        <w:tc>
          <w:tcPr>
            <w:tcW w:w="2268" w:type="dxa"/>
            <w:tcBorders>
              <w:top w:val="nil"/>
              <w:left w:val="nil"/>
              <w:bottom w:val="single" w:sz="4" w:space="0" w:color="auto"/>
              <w:right w:val="single" w:sz="4" w:space="0" w:color="auto"/>
            </w:tcBorders>
            <w:shd w:val="clear" w:color="auto" w:fill="auto"/>
            <w:noWrap/>
            <w:vAlign w:val="bottom"/>
          </w:tcPr>
          <w:p w14:paraId="5C415712" w14:textId="77777777" w:rsidR="001702C7" w:rsidRPr="002B4AD2" w:rsidRDefault="001702C7" w:rsidP="002B4AD2">
            <w:pPr>
              <w:spacing w:after="0" w:line="240" w:lineRule="auto"/>
              <w:jc w:val="center"/>
              <w:rPr>
                <w:ins w:id="483" w:author="Neil Lawrence" w:date="2025-03-05T07:17:00Z"/>
                <w:rFonts w:ascii="Calibri" w:eastAsia="Times New Roman" w:hAnsi="Calibri" w:cs="Calibri"/>
                <w:kern w:val="0"/>
                <w:lang w:eastAsia="en-GB"/>
                <w14:ligatures w14:val="none"/>
              </w:rPr>
            </w:pPr>
            <w:ins w:id="484" w:author="Neil Lawrence" w:date="2025-03-05T07:17:00Z">
              <w:r w:rsidRPr="002B4AD2">
                <w:rPr>
                  <w:rFonts w:ascii="Calibri" w:hAnsi="Calibri" w:cs="Calibri"/>
                </w:rPr>
                <w:t>-</w:t>
              </w:r>
            </w:ins>
          </w:p>
        </w:tc>
        <w:tc>
          <w:tcPr>
            <w:tcW w:w="2268" w:type="dxa"/>
            <w:tcBorders>
              <w:top w:val="nil"/>
              <w:left w:val="nil"/>
              <w:bottom w:val="single" w:sz="4" w:space="0" w:color="auto"/>
              <w:right w:val="single" w:sz="4" w:space="0" w:color="auto"/>
            </w:tcBorders>
            <w:shd w:val="clear" w:color="auto" w:fill="auto"/>
            <w:noWrap/>
            <w:vAlign w:val="bottom"/>
          </w:tcPr>
          <w:p w14:paraId="51B629A0" w14:textId="77777777" w:rsidR="001702C7" w:rsidRPr="00435DD6" w:rsidRDefault="001702C7" w:rsidP="002B4AD2">
            <w:pPr>
              <w:spacing w:after="0" w:line="240" w:lineRule="auto"/>
              <w:jc w:val="center"/>
              <w:rPr>
                <w:ins w:id="485" w:author="Neil Lawrence" w:date="2025-03-05T07:17:00Z"/>
                <w:rFonts w:ascii="Calibri" w:eastAsia="Times New Roman" w:hAnsi="Calibri" w:cs="Calibri"/>
                <w:color w:val="000000"/>
                <w:kern w:val="0"/>
                <w:lang w:eastAsia="en-GB"/>
                <w14:ligatures w14:val="none"/>
              </w:rPr>
            </w:pPr>
            <w:ins w:id="486" w:author="Neil Lawrence" w:date="2025-03-05T07:17:00Z">
              <w:r>
                <w:rPr>
                  <w:rFonts w:ascii="Calibri" w:eastAsia="Times New Roman" w:hAnsi="Calibri" w:cs="Calibri"/>
                  <w:color w:val="000000"/>
                  <w:kern w:val="0"/>
                  <w:lang w:eastAsia="en-GB"/>
                  <w14:ligatures w14:val="none"/>
                </w:rPr>
                <w:t>-</w:t>
              </w:r>
            </w:ins>
          </w:p>
        </w:tc>
        <w:tc>
          <w:tcPr>
            <w:tcW w:w="2268" w:type="dxa"/>
            <w:tcBorders>
              <w:top w:val="nil"/>
              <w:left w:val="nil"/>
              <w:bottom w:val="single" w:sz="4" w:space="0" w:color="auto"/>
              <w:right w:val="single" w:sz="4" w:space="0" w:color="auto"/>
            </w:tcBorders>
            <w:shd w:val="clear" w:color="auto" w:fill="auto"/>
            <w:noWrap/>
            <w:vAlign w:val="bottom"/>
          </w:tcPr>
          <w:p w14:paraId="5467CD7E" w14:textId="77777777" w:rsidR="001702C7" w:rsidRPr="00435DD6" w:rsidRDefault="001702C7" w:rsidP="002B4AD2">
            <w:pPr>
              <w:spacing w:after="0" w:line="240" w:lineRule="auto"/>
              <w:jc w:val="center"/>
              <w:rPr>
                <w:ins w:id="487" w:author="Neil Lawrence" w:date="2025-03-05T07:17:00Z"/>
                <w:rFonts w:ascii="Calibri" w:eastAsia="Times New Roman" w:hAnsi="Calibri" w:cs="Calibri"/>
                <w:color w:val="000000"/>
                <w:kern w:val="0"/>
                <w:lang w:eastAsia="en-GB"/>
                <w14:ligatures w14:val="none"/>
              </w:rPr>
            </w:pPr>
            <w:ins w:id="488" w:author="Neil Lawrence" w:date="2025-03-05T07:17:00Z">
              <w:r>
                <w:rPr>
                  <w:rFonts w:ascii="Calibri" w:hAnsi="Calibri" w:cs="Calibri"/>
                  <w:color w:val="000000"/>
                </w:rPr>
                <w:t>-</w:t>
              </w:r>
            </w:ins>
          </w:p>
        </w:tc>
      </w:tr>
      <w:tr w:rsidR="001702C7" w:rsidRPr="004F411A" w14:paraId="58C572B0" w14:textId="77777777" w:rsidTr="002B4AD2">
        <w:trPr>
          <w:trHeight w:val="288"/>
          <w:ins w:id="489"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097977DA" w14:textId="77777777" w:rsidR="001702C7" w:rsidRPr="00435DD6" w:rsidRDefault="001702C7" w:rsidP="002B4AD2">
            <w:pPr>
              <w:spacing w:after="0" w:line="240" w:lineRule="auto"/>
              <w:rPr>
                <w:ins w:id="490" w:author="Neil Lawrence" w:date="2025-03-05T07:17:00Z"/>
                <w:rFonts w:ascii="Calibri" w:eastAsia="Times New Roman" w:hAnsi="Calibri" w:cs="Calibri"/>
                <w:b/>
                <w:bCs/>
                <w:color w:val="000000"/>
                <w:kern w:val="0"/>
                <w:lang w:eastAsia="en-GB"/>
                <w14:ligatures w14:val="none"/>
              </w:rPr>
            </w:pPr>
            <w:ins w:id="491" w:author="Neil Lawrence" w:date="2025-03-05T07:17:00Z">
              <w:r w:rsidRPr="00435DD6">
                <w:rPr>
                  <w:rFonts w:ascii="Calibri" w:eastAsia="Times New Roman" w:hAnsi="Calibri" w:cs="Calibri"/>
                  <w:b/>
                  <w:bCs/>
                  <w:color w:val="000000"/>
                  <w:kern w:val="0"/>
                  <w:lang w:eastAsia="en-GB"/>
                  <w14:ligatures w14:val="none"/>
                </w:rPr>
                <w:t>Age (years)</w:t>
              </w:r>
            </w:ins>
          </w:p>
        </w:tc>
        <w:tc>
          <w:tcPr>
            <w:tcW w:w="2268" w:type="dxa"/>
            <w:tcBorders>
              <w:top w:val="nil"/>
              <w:left w:val="nil"/>
              <w:bottom w:val="single" w:sz="4" w:space="0" w:color="auto"/>
              <w:right w:val="single" w:sz="4" w:space="0" w:color="auto"/>
            </w:tcBorders>
            <w:shd w:val="clear" w:color="auto" w:fill="auto"/>
            <w:noWrap/>
            <w:vAlign w:val="bottom"/>
          </w:tcPr>
          <w:p w14:paraId="13F7A7FC" w14:textId="77777777" w:rsidR="001702C7" w:rsidRPr="002B4AD2" w:rsidRDefault="001702C7" w:rsidP="002B4AD2">
            <w:pPr>
              <w:spacing w:after="0" w:line="240" w:lineRule="auto"/>
              <w:jc w:val="center"/>
              <w:rPr>
                <w:ins w:id="492" w:author="Neil Lawrence" w:date="2025-03-05T07:17:00Z"/>
                <w:rFonts w:ascii="Calibri" w:eastAsia="Times New Roman" w:hAnsi="Calibri" w:cs="Calibri"/>
                <w:kern w:val="0"/>
                <w:lang w:eastAsia="en-GB"/>
                <w14:ligatures w14:val="none"/>
              </w:rPr>
            </w:pPr>
            <w:ins w:id="493" w:author="Neil Lawrence" w:date="2025-03-05T07:17:00Z">
              <w:r w:rsidRPr="002B4AD2">
                <w:rPr>
                  <w:rFonts w:ascii="Calibri" w:hAnsi="Calibri" w:cs="Calibri"/>
                </w:rPr>
                <w:t>1.31</w:t>
              </w:r>
            </w:ins>
          </w:p>
        </w:tc>
        <w:tc>
          <w:tcPr>
            <w:tcW w:w="2268" w:type="dxa"/>
            <w:tcBorders>
              <w:top w:val="nil"/>
              <w:left w:val="nil"/>
              <w:bottom w:val="single" w:sz="4" w:space="0" w:color="auto"/>
              <w:right w:val="single" w:sz="4" w:space="0" w:color="auto"/>
            </w:tcBorders>
            <w:shd w:val="clear" w:color="auto" w:fill="auto"/>
            <w:noWrap/>
            <w:vAlign w:val="bottom"/>
          </w:tcPr>
          <w:p w14:paraId="1EF43475" w14:textId="77777777" w:rsidR="001702C7" w:rsidRPr="00435DD6" w:rsidRDefault="001702C7" w:rsidP="002B4AD2">
            <w:pPr>
              <w:spacing w:after="0" w:line="240" w:lineRule="auto"/>
              <w:jc w:val="center"/>
              <w:rPr>
                <w:ins w:id="494" w:author="Neil Lawrence" w:date="2025-03-05T07:17:00Z"/>
                <w:rFonts w:ascii="Calibri" w:eastAsia="Times New Roman" w:hAnsi="Calibri" w:cs="Calibri"/>
                <w:color w:val="000000"/>
                <w:kern w:val="0"/>
                <w:lang w:eastAsia="en-GB"/>
                <w14:ligatures w14:val="none"/>
              </w:rPr>
            </w:pPr>
            <w:ins w:id="495" w:author="Neil Lawrence" w:date="2025-03-05T07:17:00Z">
              <w:r>
                <w:rPr>
                  <w:rFonts w:ascii="Calibri" w:eastAsia="Times New Roman" w:hAnsi="Calibri" w:cs="Calibri"/>
                  <w:color w:val="000000"/>
                  <w:kern w:val="0"/>
                  <w:lang w:eastAsia="en-GB"/>
                  <w14:ligatures w14:val="none"/>
                </w:rPr>
                <w:t>-0.60 to 3.05</w:t>
              </w:r>
            </w:ins>
          </w:p>
        </w:tc>
        <w:tc>
          <w:tcPr>
            <w:tcW w:w="2268" w:type="dxa"/>
            <w:tcBorders>
              <w:top w:val="nil"/>
              <w:left w:val="nil"/>
              <w:bottom w:val="single" w:sz="4" w:space="0" w:color="auto"/>
              <w:right w:val="single" w:sz="4" w:space="0" w:color="auto"/>
            </w:tcBorders>
            <w:shd w:val="clear" w:color="auto" w:fill="auto"/>
            <w:noWrap/>
            <w:vAlign w:val="bottom"/>
          </w:tcPr>
          <w:p w14:paraId="198D320A" w14:textId="77777777" w:rsidR="001702C7" w:rsidRPr="00435DD6" w:rsidRDefault="001702C7" w:rsidP="002B4AD2">
            <w:pPr>
              <w:spacing w:after="0" w:line="240" w:lineRule="auto"/>
              <w:jc w:val="center"/>
              <w:rPr>
                <w:ins w:id="496" w:author="Neil Lawrence" w:date="2025-03-05T07:17:00Z"/>
                <w:rFonts w:ascii="Calibri" w:eastAsia="Times New Roman" w:hAnsi="Calibri" w:cs="Calibri"/>
                <w:color w:val="000000"/>
                <w:kern w:val="0"/>
                <w:lang w:eastAsia="en-GB"/>
                <w14:ligatures w14:val="none"/>
              </w:rPr>
            </w:pPr>
            <w:ins w:id="497" w:author="Neil Lawrence" w:date="2025-03-05T07:17:00Z">
              <w:r>
                <w:rPr>
                  <w:rFonts w:ascii="Calibri" w:hAnsi="Calibri" w:cs="Calibri"/>
                  <w:color w:val="000000"/>
                </w:rPr>
                <w:t>NS</w:t>
              </w:r>
            </w:ins>
          </w:p>
        </w:tc>
      </w:tr>
      <w:tr w:rsidR="001702C7" w:rsidRPr="004F411A" w14:paraId="5486FCFB" w14:textId="77777777" w:rsidTr="002B4AD2">
        <w:trPr>
          <w:trHeight w:val="288"/>
          <w:ins w:id="498"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9CDA799" w14:textId="77777777" w:rsidR="001702C7" w:rsidRPr="00435DD6" w:rsidRDefault="001702C7" w:rsidP="002B4AD2">
            <w:pPr>
              <w:spacing w:after="0" w:line="240" w:lineRule="auto"/>
              <w:rPr>
                <w:ins w:id="499" w:author="Neil Lawrence" w:date="2025-03-05T07:17:00Z"/>
                <w:rFonts w:ascii="Calibri" w:eastAsia="Times New Roman" w:hAnsi="Calibri" w:cs="Calibri"/>
                <w:b/>
                <w:bCs/>
                <w:color w:val="000000"/>
                <w:kern w:val="0"/>
                <w:lang w:eastAsia="en-GB"/>
                <w14:ligatures w14:val="none"/>
              </w:rPr>
            </w:pPr>
            <w:ins w:id="500" w:author="Neil Lawrence" w:date="2025-03-05T07:17:00Z">
              <w:r w:rsidRPr="00435DD6">
                <w:rPr>
                  <w:rFonts w:ascii="Calibri" w:eastAsia="Times New Roman" w:hAnsi="Calibri" w:cs="Calibri"/>
                  <w:b/>
                  <w:bCs/>
                  <w:color w:val="000000"/>
                  <w:kern w:val="0"/>
                  <w:lang w:eastAsia="en-GB"/>
                  <w14:ligatures w14:val="none"/>
                </w:rPr>
                <w:t>Height (cm)</w:t>
              </w:r>
            </w:ins>
          </w:p>
        </w:tc>
        <w:tc>
          <w:tcPr>
            <w:tcW w:w="2268" w:type="dxa"/>
            <w:tcBorders>
              <w:top w:val="nil"/>
              <w:left w:val="nil"/>
              <w:bottom w:val="single" w:sz="4" w:space="0" w:color="auto"/>
              <w:right w:val="single" w:sz="4" w:space="0" w:color="auto"/>
            </w:tcBorders>
            <w:shd w:val="clear" w:color="auto" w:fill="auto"/>
            <w:noWrap/>
            <w:vAlign w:val="bottom"/>
          </w:tcPr>
          <w:p w14:paraId="51A3745E" w14:textId="77777777" w:rsidR="001702C7" w:rsidRPr="002B4AD2" w:rsidRDefault="001702C7" w:rsidP="002B4AD2">
            <w:pPr>
              <w:spacing w:after="0" w:line="240" w:lineRule="auto"/>
              <w:jc w:val="center"/>
              <w:rPr>
                <w:ins w:id="501" w:author="Neil Lawrence" w:date="2025-03-05T07:17:00Z"/>
                <w:rFonts w:ascii="Calibri" w:eastAsia="Times New Roman" w:hAnsi="Calibri" w:cs="Calibri"/>
                <w:kern w:val="0"/>
                <w:lang w:eastAsia="en-GB"/>
                <w14:ligatures w14:val="none"/>
              </w:rPr>
            </w:pPr>
            <w:ins w:id="502" w:author="Neil Lawrence" w:date="2025-03-05T07:17:00Z">
              <w:r w:rsidRPr="002B4AD2">
                <w:rPr>
                  <w:rFonts w:ascii="Calibri" w:hAnsi="Calibri" w:cs="Calibri"/>
                </w:rPr>
                <w:t>-0.14</w:t>
              </w:r>
            </w:ins>
          </w:p>
        </w:tc>
        <w:tc>
          <w:tcPr>
            <w:tcW w:w="2268" w:type="dxa"/>
            <w:tcBorders>
              <w:top w:val="nil"/>
              <w:left w:val="nil"/>
              <w:bottom w:val="single" w:sz="4" w:space="0" w:color="auto"/>
              <w:right w:val="single" w:sz="4" w:space="0" w:color="auto"/>
            </w:tcBorders>
            <w:shd w:val="clear" w:color="auto" w:fill="auto"/>
            <w:noWrap/>
            <w:vAlign w:val="bottom"/>
          </w:tcPr>
          <w:p w14:paraId="06B4278C" w14:textId="77777777" w:rsidR="001702C7" w:rsidRPr="00435DD6" w:rsidRDefault="001702C7" w:rsidP="002B4AD2">
            <w:pPr>
              <w:spacing w:after="0" w:line="240" w:lineRule="auto"/>
              <w:jc w:val="center"/>
              <w:rPr>
                <w:ins w:id="503" w:author="Neil Lawrence" w:date="2025-03-05T07:17:00Z"/>
                <w:rFonts w:ascii="Calibri" w:eastAsia="Times New Roman" w:hAnsi="Calibri" w:cs="Calibri"/>
                <w:color w:val="000000"/>
                <w:kern w:val="0"/>
                <w:lang w:eastAsia="en-GB"/>
                <w14:ligatures w14:val="none"/>
              </w:rPr>
            </w:pPr>
            <w:ins w:id="504" w:author="Neil Lawrence" w:date="2025-03-05T07:17:00Z">
              <w:r>
                <w:rPr>
                  <w:rFonts w:ascii="Calibri" w:eastAsia="Times New Roman" w:hAnsi="Calibri" w:cs="Calibri"/>
                  <w:color w:val="000000"/>
                  <w:kern w:val="0"/>
                  <w:lang w:eastAsia="en-GB"/>
                  <w14:ligatures w14:val="none"/>
                </w:rPr>
                <w:t>-0.38 to 0.14</w:t>
              </w:r>
            </w:ins>
          </w:p>
        </w:tc>
        <w:tc>
          <w:tcPr>
            <w:tcW w:w="2268" w:type="dxa"/>
            <w:tcBorders>
              <w:top w:val="nil"/>
              <w:left w:val="nil"/>
              <w:bottom w:val="single" w:sz="4" w:space="0" w:color="auto"/>
              <w:right w:val="single" w:sz="4" w:space="0" w:color="auto"/>
            </w:tcBorders>
            <w:shd w:val="clear" w:color="auto" w:fill="auto"/>
            <w:noWrap/>
            <w:vAlign w:val="bottom"/>
          </w:tcPr>
          <w:p w14:paraId="485DE0D4" w14:textId="77777777" w:rsidR="001702C7" w:rsidRPr="00435DD6" w:rsidRDefault="001702C7" w:rsidP="002B4AD2">
            <w:pPr>
              <w:spacing w:after="0" w:line="240" w:lineRule="auto"/>
              <w:jc w:val="center"/>
              <w:rPr>
                <w:ins w:id="505" w:author="Neil Lawrence" w:date="2025-03-05T07:17:00Z"/>
                <w:rFonts w:ascii="Calibri" w:eastAsia="Times New Roman" w:hAnsi="Calibri" w:cs="Calibri"/>
                <w:color w:val="000000"/>
                <w:kern w:val="0"/>
                <w:lang w:eastAsia="en-GB"/>
                <w14:ligatures w14:val="none"/>
              </w:rPr>
            </w:pPr>
            <w:ins w:id="506" w:author="Neil Lawrence" w:date="2025-03-05T07:17:00Z">
              <w:r>
                <w:rPr>
                  <w:rFonts w:ascii="Calibri" w:hAnsi="Calibri" w:cs="Calibri"/>
                  <w:color w:val="000000"/>
                </w:rPr>
                <w:t>NS</w:t>
              </w:r>
            </w:ins>
          </w:p>
        </w:tc>
      </w:tr>
      <w:tr w:rsidR="001702C7" w:rsidRPr="004F411A" w14:paraId="035C313E" w14:textId="77777777" w:rsidTr="002B4AD2">
        <w:trPr>
          <w:trHeight w:val="288"/>
          <w:ins w:id="507"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9A40C76" w14:textId="77777777" w:rsidR="001702C7" w:rsidRPr="00435DD6" w:rsidRDefault="001702C7" w:rsidP="002B4AD2">
            <w:pPr>
              <w:spacing w:after="0" w:line="240" w:lineRule="auto"/>
              <w:rPr>
                <w:ins w:id="508" w:author="Neil Lawrence" w:date="2025-03-05T07:17:00Z"/>
                <w:rFonts w:ascii="Calibri" w:eastAsia="Times New Roman" w:hAnsi="Calibri" w:cs="Calibri"/>
                <w:b/>
                <w:bCs/>
                <w:color w:val="000000"/>
                <w:kern w:val="0"/>
                <w:lang w:eastAsia="en-GB"/>
                <w14:ligatures w14:val="none"/>
              </w:rPr>
            </w:pPr>
            <w:ins w:id="509" w:author="Neil Lawrence" w:date="2025-03-05T07:17:00Z">
              <w:r w:rsidRPr="00435DD6">
                <w:rPr>
                  <w:rFonts w:ascii="Calibri" w:eastAsia="Times New Roman" w:hAnsi="Calibri" w:cs="Calibri"/>
                  <w:b/>
                  <w:bCs/>
                  <w:color w:val="000000"/>
                  <w:kern w:val="0"/>
                  <w:lang w:eastAsia="en-GB"/>
                  <w14:ligatures w14:val="none"/>
                </w:rPr>
                <w:t>Weight (kg)</w:t>
              </w:r>
            </w:ins>
          </w:p>
        </w:tc>
        <w:tc>
          <w:tcPr>
            <w:tcW w:w="2268" w:type="dxa"/>
            <w:tcBorders>
              <w:top w:val="nil"/>
              <w:left w:val="nil"/>
              <w:bottom w:val="single" w:sz="4" w:space="0" w:color="auto"/>
              <w:right w:val="single" w:sz="4" w:space="0" w:color="auto"/>
            </w:tcBorders>
            <w:shd w:val="clear" w:color="auto" w:fill="auto"/>
            <w:noWrap/>
            <w:vAlign w:val="bottom"/>
          </w:tcPr>
          <w:p w14:paraId="057EFE8F" w14:textId="77777777" w:rsidR="001702C7" w:rsidRPr="002B4AD2" w:rsidRDefault="001702C7" w:rsidP="002B4AD2">
            <w:pPr>
              <w:spacing w:after="0" w:line="240" w:lineRule="auto"/>
              <w:jc w:val="center"/>
              <w:rPr>
                <w:ins w:id="510" w:author="Neil Lawrence" w:date="2025-03-05T07:17:00Z"/>
                <w:rFonts w:ascii="Calibri" w:eastAsia="Times New Roman" w:hAnsi="Calibri" w:cs="Calibri"/>
                <w:kern w:val="0"/>
                <w:lang w:eastAsia="en-GB"/>
                <w14:ligatures w14:val="none"/>
              </w:rPr>
            </w:pPr>
            <w:ins w:id="511" w:author="Neil Lawrence" w:date="2025-03-05T07:17:00Z">
              <w:r w:rsidRPr="002B4AD2">
                <w:rPr>
                  <w:rFonts w:ascii="Calibri" w:hAnsi="Calibri" w:cs="Calibri"/>
                </w:rPr>
                <w:t>0.02</w:t>
              </w:r>
            </w:ins>
          </w:p>
        </w:tc>
        <w:tc>
          <w:tcPr>
            <w:tcW w:w="2268" w:type="dxa"/>
            <w:tcBorders>
              <w:top w:val="nil"/>
              <w:left w:val="nil"/>
              <w:bottom w:val="single" w:sz="4" w:space="0" w:color="auto"/>
              <w:right w:val="single" w:sz="4" w:space="0" w:color="auto"/>
            </w:tcBorders>
            <w:shd w:val="clear" w:color="auto" w:fill="auto"/>
            <w:noWrap/>
            <w:vAlign w:val="bottom"/>
          </w:tcPr>
          <w:p w14:paraId="73F878CE" w14:textId="77777777" w:rsidR="001702C7" w:rsidRPr="00435DD6" w:rsidRDefault="001702C7" w:rsidP="002B4AD2">
            <w:pPr>
              <w:spacing w:after="0" w:line="240" w:lineRule="auto"/>
              <w:jc w:val="center"/>
              <w:rPr>
                <w:ins w:id="512" w:author="Neil Lawrence" w:date="2025-03-05T07:17:00Z"/>
                <w:rFonts w:ascii="Calibri" w:eastAsia="Times New Roman" w:hAnsi="Calibri" w:cs="Calibri"/>
                <w:color w:val="000000"/>
                <w:kern w:val="0"/>
                <w:lang w:eastAsia="en-GB"/>
                <w14:ligatures w14:val="none"/>
              </w:rPr>
            </w:pPr>
            <w:ins w:id="513" w:author="Neil Lawrence" w:date="2025-03-05T07:17:00Z">
              <w:r>
                <w:rPr>
                  <w:rFonts w:ascii="Calibri" w:eastAsia="Times New Roman" w:hAnsi="Calibri" w:cs="Calibri"/>
                  <w:color w:val="000000"/>
                  <w:kern w:val="0"/>
                  <w:lang w:eastAsia="en-GB"/>
                  <w14:ligatures w14:val="none"/>
                </w:rPr>
                <w:t>-0.37 to 0.42</w:t>
              </w:r>
            </w:ins>
          </w:p>
        </w:tc>
        <w:tc>
          <w:tcPr>
            <w:tcW w:w="2268" w:type="dxa"/>
            <w:tcBorders>
              <w:top w:val="nil"/>
              <w:left w:val="nil"/>
              <w:bottom w:val="single" w:sz="4" w:space="0" w:color="auto"/>
              <w:right w:val="single" w:sz="4" w:space="0" w:color="auto"/>
            </w:tcBorders>
            <w:shd w:val="clear" w:color="auto" w:fill="auto"/>
            <w:noWrap/>
            <w:vAlign w:val="bottom"/>
          </w:tcPr>
          <w:p w14:paraId="1E3F7445" w14:textId="77777777" w:rsidR="001702C7" w:rsidRPr="00435DD6" w:rsidRDefault="001702C7" w:rsidP="002B4AD2">
            <w:pPr>
              <w:spacing w:after="0" w:line="240" w:lineRule="auto"/>
              <w:jc w:val="center"/>
              <w:rPr>
                <w:ins w:id="514" w:author="Neil Lawrence" w:date="2025-03-05T07:17:00Z"/>
                <w:rFonts w:ascii="Calibri" w:eastAsia="Times New Roman" w:hAnsi="Calibri" w:cs="Calibri"/>
                <w:color w:val="000000"/>
                <w:kern w:val="0"/>
                <w:lang w:eastAsia="en-GB"/>
                <w14:ligatures w14:val="none"/>
              </w:rPr>
            </w:pPr>
            <w:ins w:id="515" w:author="Neil Lawrence" w:date="2025-03-05T07:17:00Z">
              <w:r>
                <w:rPr>
                  <w:rFonts w:ascii="Calibri" w:hAnsi="Calibri" w:cs="Calibri"/>
                  <w:color w:val="000000"/>
                </w:rPr>
                <w:t>NS</w:t>
              </w:r>
            </w:ins>
          </w:p>
        </w:tc>
      </w:tr>
      <w:tr w:rsidR="001702C7" w:rsidRPr="004F411A" w14:paraId="4B31E07D" w14:textId="77777777" w:rsidTr="002B4AD2">
        <w:trPr>
          <w:trHeight w:val="288"/>
          <w:ins w:id="516"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02D9D784" w14:textId="77777777" w:rsidR="001702C7" w:rsidRPr="00435DD6" w:rsidRDefault="001702C7" w:rsidP="002B4AD2">
            <w:pPr>
              <w:spacing w:after="0" w:line="240" w:lineRule="auto"/>
              <w:rPr>
                <w:ins w:id="517" w:author="Neil Lawrence" w:date="2025-03-05T07:17:00Z"/>
                <w:rFonts w:ascii="Calibri" w:eastAsia="Times New Roman" w:hAnsi="Calibri" w:cs="Calibri"/>
                <w:b/>
                <w:bCs/>
                <w:color w:val="000000"/>
                <w:kern w:val="0"/>
                <w:lang w:eastAsia="en-GB"/>
                <w14:ligatures w14:val="none"/>
              </w:rPr>
            </w:pPr>
            <w:ins w:id="518" w:author="Neil Lawrence" w:date="2025-03-05T07:17:00Z">
              <w:r w:rsidRPr="00435DD6">
                <w:rPr>
                  <w:rFonts w:ascii="Calibri" w:eastAsia="Times New Roman" w:hAnsi="Calibri" w:cs="Calibri"/>
                  <w:b/>
                  <w:bCs/>
                  <w:color w:val="000000"/>
                  <w:kern w:val="0"/>
                  <w:lang w:eastAsia="en-GB"/>
                  <w14:ligatures w14:val="none"/>
                </w:rPr>
                <w:t>ln 17OHP (ln(nmol/l))</w:t>
              </w:r>
            </w:ins>
          </w:p>
        </w:tc>
        <w:tc>
          <w:tcPr>
            <w:tcW w:w="2268" w:type="dxa"/>
            <w:tcBorders>
              <w:top w:val="nil"/>
              <w:left w:val="nil"/>
              <w:bottom w:val="single" w:sz="4" w:space="0" w:color="auto"/>
              <w:right w:val="single" w:sz="4" w:space="0" w:color="auto"/>
            </w:tcBorders>
            <w:shd w:val="clear" w:color="auto" w:fill="auto"/>
            <w:noWrap/>
            <w:vAlign w:val="bottom"/>
          </w:tcPr>
          <w:p w14:paraId="7A2D9B12" w14:textId="77777777" w:rsidR="001702C7" w:rsidRPr="002B4AD2" w:rsidRDefault="001702C7" w:rsidP="002B4AD2">
            <w:pPr>
              <w:spacing w:after="0" w:line="240" w:lineRule="auto"/>
              <w:jc w:val="center"/>
              <w:rPr>
                <w:ins w:id="519" w:author="Neil Lawrence" w:date="2025-03-05T07:17:00Z"/>
                <w:rFonts w:ascii="Calibri" w:eastAsia="Times New Roman" w:hAnsi="Calibri" w:cs="Calibri"/>
                <w:kern w:val="0"/>
                <w:lang w:eastAsia="en-GB"/>
                <w14:ligatures w14:val="none"/>
              </w:rPr>
            </w:pPr>
            <w:ins w:id="520" w:author="Neil Lawrence" w:date="2025-03-05T07:17:00Z">
              <w:r w:rsidRPr="002B4AD2">
                <w:rPr>
                  <w:rFonts w:ascii="Calibri" w:hAnsi="Calibri" w:cs="Calibri"/>
                </w:rPr>
                <w:t>-0.27</w:t>
              </w:r>
            </w:ins>
          </w:p>
        </w:tc>
        <w:tc>
          <w:tcPr>
            <w:tcW w:w="2268" w:type="dxa"/>
            <w:tcBorders>
              <w:top w:val="nil"/>
              <w:left w:val="nil"/>
              <w:bottom w:val="single" w:sz="4" w:space="0" w:color="auto"/>
              <w:right w:val="single" w:sz="4" w:space="0" w:color="auto"/>
            </w:tcBorders>
            <w:shd w:val="clear" w:color="auto" w:fill="auto"/>
            <w:noWrap/>
            <w:vAlign w:val="bottom"/>
          </w:tcPr>
          <w:p w14:paraId="42A3039E" w14:textId="77777777" w:rsidR="001702C7" w:rsidRPr="00435DD6" w:rsidRDefault="001702C7" w:rsidP="002B4AD2">
            <w:pPr>
              <w:spacing w:after="0" w:line="240" w:lineRule="auto"/>
              <w:jc w:val="center"/>
              <w:rPr>
                <w:ins w:id="521" w:author="Neil Lawrence" w:date="2025-03-05T07:17:00Z"/>
                <w:rFonts w:ascii="Calibri" w:eastAsia="Times New Roman" w:hAnsi="Calibri" w:cs="Calibri"/>
                <w:color w:val="000000"/>
                <w:kern w:val="0"/>
                <w:lang w:eastAsia="en-GB"/>
                <w14:ligatures w14:val="none"/>
              </w:rPr>
            </w:pPr>
            <w:ins w:id="522" w:author="Neil Lawrence" w:date="2025-03-05T07:17:00Z">
              <w:r>
                <w:rPr>
                  <w:rFonts w:ascii="Calibri" w:eastAsia="Times New Roman" w:hAnsi="Calibri" w:cs="Calibri"/>
                  <w:color w:val="000000"/>
                  <w:kern w:val="0"/>
                  <w:lang w:eastAsia="en-GB"/>
                  <w14:ligatures w14:val="none"/>
                </w:rPr>
                <w:t>-0.94 to 0.40</w:t>
              </w:r>
            </w:ins>
          </w:p>
        </w:tc>
        <w:tc>
          <w:tcPr>
            <w:tcW w:w="2268" w:type="dxa"/>
            <w:tcBorders>
              <w:top w:val="nil"/>
              <w:left w:val="nil"/>
              <w:bottom w:val="single" w:sz="4" w:space="0" w:color="auto"/>
              <w:right w:val="single" w:sz="4" w:space="0" w:color="auto"/>
            </w:tcBorders>
            <w:shd w:val="clear" w:color="auto" w:fill="auto"/>
            <w:noWrap/>
            <w:vAlign w:val="bottom"/>
          </w:tcPr>
          <w:p w14:paraId="02CE9B8B" w14:textId="77777777" w:rsidR="001702C7" w:rsidRPr="00435DD6" w:rsidRDefault="001702C7" w:rsidP="002B4AD2">
            <w:pPr>
              <w:spacing w:after="0" w:line="240" w:lineRule="auto"/>
              <w:jc w:val="center"/>
              <w:rPr>
                <w:ins w:id="523" w:author="Neil Lawrence" w:date="2025-03-05T07:17:00Z"/>
                <w:rFonts w:ascii="Calibri" w:eastAsia="Times New Roman" w:hAnsi="Calibri" w:cs="Calibri"/>
                <w:color w:val="000000"/>
                <w:kern w:val="0"/>
                <w:lang w:eastAsia="en-GB"/>
                <w14:ligatures w14:val="none"/>
              </w:rPr>
            </w:pPr>
            <w:ins w:id="524" w:author="Neil Lawrence" w:date="2025-03-05T07:17:00Z">
              <w:r>
                <w:rPr>
                  <w:rFonts w:ascii="Calibri" w:hAnsi="Calibri" w:cs="Calibri"/>
                  <w:color w:val="000000"/>
                </w:rPr>
                <w:t>NS</w:t>
              </w:r>
            </w:ins>
          </w:p>
        </w:tc>
      </w:tr>
      <w:tr w:rsidR="001702C7" w:rsidRPr="002B4AD2" w14:paraId="49DC34E4" w14:textId="77777777" w:rsidTr="002B4AD2">
        <w:trPr>
          <w:trHeight w:val="680"/>
          <w:ins w:id="525" w:author="Neil Lawrence" w:date="2025-03-05T07:17:00Z"/>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37DEFB5" w14:textId="77777777" w:rsidR="001702C7" w:rsidRDefault="001702C7" w:rsidP="002B4AD2">
            <w:pPr>
              <w:spacing w:after="0" w:line="240" w:lineRule="auto"/>
              <w:jc w:val="center"/>
              <w:rPr>
                <w:ins w:id="526" w:author="Neil Lawrence" w:date="2025-03-05T07:17:00Z"/>
                <w:rFonts w:ascii="Calibri" w:hAnsi="Calibri" w:cs="Calibri"/>
                <w:b/>
                <w:bCs/>
                <w:color w:val="000000"/>
              </w:rPr>
            </w:pPr>
            <w:ins w:id="527" w:author="Neil Lawrence" w:date="2025-03-05T07:17:00Z">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ins>
          </w:p>
          <w:p w14:paraId="2161CA7F" w14:textId="77777777" w:rsidR="001702C7" w:rsidRPr="00435DD6" w:rsidRDefault="001702C7" w:rsidP="002B4AD2">
            <w:pPr>
              <w:spacing w:after="0" w:line="240" w:lineRule="auto"/>
              <w:jc w:val="center"/>
              <w:rPr>
                <w:ins w:id="528" w:author="Neil Lawrence" w:date="2025-03-05T07:17:00Z"/>
                <w:rFonts w:ascii="Calibri" w:eastAsia="Times New Roman" w:hAnsi="Calibri" w:cs="Calibri"/>
                <w:color w:val="000000"/>
                <w:kern w:val="0"/>
                <w:lang w:eastAsia="en-GB"/>
                <w14:ligatures w14:val="none"/>
              </w:rPr>
            </w:pPr>
            <w:ins w:id="529" w:author="Neil Lawrence" w:date="2025-03-05T07:17:00Z">
              <w:r>
                <w:rPr>
                  <w:rFonts w:ascii="Calibri" w:hAnsi="Calibri" w:cs="Calibri"/>
                  <w:color w:val="000000"/>
                </w:rPr>
                <w:t>0.36</w:t>
              </w:r>
              <w:r w:rsidRPr="00746B23">
                <w:rPr>
                  <w:rFonts w:ascii="Calibri" w:hAnsi="Calibri" w:cs="Calibri"/>
                  <w:color w:val="000000"/>
                </w:rPr>
                <w:t xml:space="preserve"> | </w:t>
              </w:r>
              <w:r>
                <w:rPr>
                  <w:rFonts w:ascii="Calibri" w:hAnsi="Calibri" w:cs="Calibri"/>
                  <w:color w:val="000000"/>
                </w:rPr>
                <w:t>1.41</w:t>
              </w:r>
            </w:ins>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FA23883" w14:textId="77777777" w:rsidR="001702C7" w:rsidRPr="004457AE" w:rsidRDefault="001702C7" w:rsidP="002B4AD2">
            <w:pPr>
              <w:spacing w:after="0" w:line="240" w:lineRule="auto"/>
              <w:jc w:val="center"/>
              <w:rPr>
                <w:ins w:id="530" w:author="Neil Lawrence" w:date="2025-03-05T07:17:00Z"/>
                <w:rFonts w:ascii="Calibri" w:hAnsi="Calibri" w:cs="Calibri"/>
                <w:b/>
                <w:bCs/>
                <w:color w:val="000000"/>
                <w:lang w:val="pl-PL"/>
              </w:rPr>
            </w:pPr>
            <w:ins w:id="531" w:author="Neil Lawrence" w:date="2025-03-05T07:17:00Z">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diastolic BP (95% CI) : </w:t>
              </w:r>
            </w:ins>
          </w:p>
          <w:p w14:paraId="4D5ED347" w14:textId="77777777" w:rsidR="001702C7" w:rsidRPr="004457AE" w:rsidRDefault="001702C7" w:rsidP="002B4AD2">
            <w:pPr>
              <w:spacing w:after="0" w:line="240" w:lineRule="auto"/>
              <w:jc w:val="center"/>
              <w:rPr>
                <w:ins w:id="532" w:author="Neil Lawrence" w:date="2025-03-05T07:17:00Z"/>
                <w:rFonts w:ascii="Calibri" w:eastAsia="Times New Roman" w:hAnsi="Calibri" w:cs="Calibri"/>
                <w:color w:val="000000"/>
                <w:kern w:val="0"/>
                <w:lang w:val="pl-PL" w:eastAsia="en-GB"/>
                <w14:ligatures w14:val="none"/>
              </w:rPr>
            </w:pPr>
            <w:ins w:id="533" w:author="Neil Lawrence" w:date="2025-03-05T07:17:00Z">
              <w:r>
                <w:rPr>
                  <w:rFonts w:ascii="Calibri" w:eastAsia="Times New Roman" w:hAnsi="Calibri" w:cs="Calibri"/>
                  <w:color w:val="000000"/>
                  <w:kern w:val="0"/>
                  <w:lang w:val="pl-PL" w:eastAsia="en-GB"/>
                  <w14:ligatures w14:val="none"/>
                </w:rPr>
                <w:t>0.09 (0.04 to 0.15)</w:t>
              </w:r>
            </w:ins>
          </w:p>
        </w:tc>
      </w:tr>
    </w:tbl>
    <w:p w14:paraId="1FE5F076" w14:textId="77777777" w:rsidR="001702C7" w:rsidRPr="00435DD6" w:rsidRDefault="001702C7" w:rsidP="001702C7">
      <w:pPr>
        <w:rPr>
          <w:ins w:id="534" w:author="Neil Lawrence" w:date="2025-03-05T07:17:00Z"/>
          <w:rFonts w:ascii="Calibri" w:hAnsi="Calibri" w:cs="Calibri"/>
          <w:sz w:val="16"/>
          <w:szCs w:val="16"/>
        </w:rPr>
      </w:pPr>
      <w:ins w:id="535" w:author="Neil Lawrence" w:date="2025-03-05T07:17:00Z">
        <w:r w:rsidRPr="00435DD6">
          <w:rPr>
            <w:rFonts w:ascii="Calibri" w:hAnsi="Calibri" w:cs="Calibri"/>
            <w:sz w:val="16"/>
            <w:szCs w:val="16"/>
          </w:rPr>
          <w:t>BP = Blood pressure; SD = Standard dev</w:t>
        </w:r>
        <w:r>
          <w:rPr>
            <w:rFonts w:ascii="Calibri" w:hAnsi="Calibri" w:cs="Calibri"/>
            <w:sz w:val="16"/>
            <w:szCs w:val="16"/>
          </w:rPr>
          <w:t>i</w:t>
        </w:r>
        <w:r w:rsidRPr="00435DD6">
          <w:rPr>
            <w:rFonts w:ascii="Calibri" w:hAnsi="Calibri" w:cs="Calibri"/>
            <w:sz w:val="16"/>
            <w:szCs w:val="16"/>
          </w:rPr>
          <w:t>ation; CI = Confidence interval</w:t>
        </w:r>
        <w:r>
          <w:rPr>
            <w:rFonts w:ascii="Calibri" w:hAnsi="Calibri" w:cs="Calibri"/>
            <w:sz w:val="16"/>
            <w:szCs w:val="16"/>
          </w:rPr>
          <w:t>; NS = Not significant; * = CI does not span zero</w:t>
        </w:r>
        <w:r w:rsidRPr="007F1C38">
          <w:rPr>
            <w:rFonts w:ascii="Calibri" w:hAnsi="Calibri" w:cs="Calibri"/>
            <w:sz w:val="16"/>
            <w:szCs w:val="16"/>
          </w:rPr>
          <w:t xml:space="preserve">. </w:t>
        </w:r>
        <w:r>
          <w:rPr>
            <w:rFonts w:ascii="Calibri" w:hAnsi="Calibri" w:cs="Calibri"/>
            <w:sz w:val="16"/>
            <w:szCs w:val="16"/>
          </w:rPr>
          <w:t>CI</w:t>
        </w:r>
        <w:r w:rsidRPr="00435DD6">
          <w:rPr>
            <w:rFonts w:ascii="Calibri" w:hAnsi="Calibri" w:cs="Calibri"/>
            <w:sz w:val="16"/>
            <w:szCs w:val="16"/>
          </w:rPr>
          <w:t xml:space="preserve"> calculated by Bayesian </w:t>
        </w:r>
        <w:r>
          <w:rPr>
            <w:rFonts w:ascii="Calibri" w:hAnsi="Calibri" w:cs="Calibri"/>
            <w:sz w:val="16"/>
            <w:szCs w:val="16"/>
          </w:rPr>
          <w:t xml:space="preserve">joint </w:t>
        </w:r>
        <w:r w:rsidRPr="00435DD6">
          <w:rPr>
            <w:rFonts w:ascii="Calibri" w:hAnsi="Calibri" w:cs="Calibri"/>
            <w:sz w:val="16"/>
            <w:szCs w:val="16"/>
          </w:rPr>
          <w:t xml:space="preserve">Model </w:t>
        </w:r>
        <w:r>
          <w:rPr>
            <w:rFonts w:ascii="Calibri" w:hAnsi="Calibri" w:cs="Calibri"/>
            <w:sz w:val="16"/>
            <w:szCs w:val="16"/>
          </w:rPr>
          <w:t xml:space="preserve">output </w:t>
        </w:r>
        <w:r w:rsidRPr="00435DD6">
          <w:rPr>
            <w:rFonts w:ascii="Calibri" w:hAnsi="Calibri" w:cs="Calibri"/>
            <w:sz w:val="16"/>
            <w:szCs w:val="16"/>
          </w:rPr>
          <w:t>using 400 iterations</w:t>
        </w:r>
        <w:r>
          <w:rPr>
            <w:rFonts w:ascii="Calibri" w:hAnsi="Calibri" w:cs="Calibri"/>
            <w:sz w:val="16"/>
            <w:szCs w:val="16"/>
          </w:rPr>
          <w:t xml:space="preserve"> </w:t>
        </w:r>
        <w:r w:rsidRPr="00435DD6">
          <w:rPr>
            <w:rFonts w:ascii="Calibri" w:hAnsi="Calibri" w:cs="Calibri"/>
            <w:sz w:val="16"/>
            <w:szCs w:val="16"/>
          </w:rPr>
          <w:t>on complete data</w:t>
        </w:r>
        <w:r>
          <w:rPr>
            <w:rFonts w:ascii="Calibri" w:hAnsi="Calibri" w:cs="Calibri"/>
            <w:sz w:val="16"/>
            <w:szCs w:val="16"/>
          </w:rPr>
          <w:t xml:space="preserve"> that also contained time of biomarker measurement</w:t>
        </w:r>
        <w:r w:rsidRPr="00435DD6">
          <w:rPr>
            <w:rFonts w:ascii="Calibri" w:hAnsi="Calibri" w:cs="Calibri"/>
            <w:sz w:val="16"/>
            <w:szCs w:val="16"/>
          </w:rPr>
          <w:t xml:space="preserve">. </w:t>
        </w:r>
        <w:r>
          <w:rPr>
            <w:rFonts w:ascii="Calibri" w:hAnsi="Calibri" w:cs="Calibri"/>
            <w:sz w:val="16"/>
            <w:szCs w:val="16"/>
          </w:rPr>
          <w:t xml:space="preserve">This had significant effect on sample size, reducing number of visits within this model of complete data from 1215 to 177. </w:t>
        </w:r>
      </w:ins>
    </w:p>
    <w:p w14:paraId="1B3C13EE" w14:textId="2DC5C4BE" w:rsidR="00431F0C" w:rsidRDefault="001702C7" w:rsidP="00431F0C">
      <w:pPr>
        <w:rPr>
          <w:rFonts w:ascii="Calibri" w:hAnsi="Calibri" w:cs="Calibri"/>
        </w:rPr>
      </w:pPr>
      <w:ins w:id="536" w:author="Neil Lawrence" w:date="2025-03-05T07:17:00Z">
        <w:r w:rsidRPr="00435DD6">
          <w:rPr>
            <w:rFonts w:ascii="Calibri" w:hAnsi="Calibri" w:cs="Calibri"/>
            <w:sz w:val="16"/>
            <w:szCs w:val="16"/>
          </w:rPr>
          <w:t xml:space="preserve">Conclusion of sensitivity analysis: </w:t>
        </w:r>
        <w:r>
          <w:rPr>
            <w:rFonts w:ascii="Calibri" w:hAnsi="Calibri" w:cs="Calibri"/>
            <w:sz w:val="16"/>
            <w:szCs w:val="16"/>
          </w:rPr>
          <w:t xml:space="preserve">The larger confidence intervals and lack of statistical significance highlight there was insufficient data available with precise time of biomarker measurement to make any firm conclusions, but in combination with model 3 sensitivity analysis D this provides preliminary data to hypothesise that larger measurements of 17OHP later in the day may be more predictive of lower blood pressure due to poorer disease control than measurements of the same magnitude taken before 9am. </w:t>
        </w:r>
      </w:ins>
      <w:r w:rsidR="00431F0C" w:rsidRPr="004F411A">
        <w:rPr>
          <w:rFonts w:ascii="Calibri" w:hAnsi="Calibri" w:cs="Calibri"/>
        </w:rPr>
        <w:br w:type="page"/>
      </w:r>
    </w:p>
    <w:p w14:paraId="4020E467" w14:textId="77777777" w:rsidR="001702C7" w:rsidRPr="00435DD6" w:rsidRDefault="001702C7" w:rsidP="001702C7">
      <w:pPr>
        <w:pStyle w:val="Heading3"/>
        <w:rPr>
          <w:ins w:id="537" w:author="Neil Lawrence" w:date="2025-03-05T07:18:00Z"/>
          <w:rFonts w:ascii="Calibri" w:hAnsi="Calibri" w:cs="Calibri"/>
        </w:rPr>
      </w:pPr>
      <w:ins w:id="538" w:author="Neil Lawrence" w:date="2025-03-05T07:18:00Z">
        <w:r w:rsidRPr="00435DD6">
          <w:rPr>
            <w:rFonts w:ascii="Calibri" w:hAnsi="Calibri" w:cs="Calibri"/>
          </w:rPr>
          <w:lastRenderedPageBreak/>
          <w:t xml:space="preserve">Model 3: Sensitivity analysis </w:t>
        </w:r>
        <w:r>
          <w:rPr>
            <w:rFonts w:ascii="Calibri" w:hAnsi="Calibri" w:cs="Calibri"/>
          </w:rPr>
          <w:t>D</w:t>
        </w:r>
        <w:r w:rsidRPr="00435DD6">
          <w:rPr>
            <w:rFonts w:ascii="Calibri" w:hAnsi="Calibri" w:cs="Calibri"/>
          </w:rPr>
          <w:t xml:space="preserve">: Complete Case Analysis: Extent to which 17OH-progesterone </w:t>
        </w:r>
        <w:r>
          <w:rPr>
            <w:rFonts w:ascii="Calibri" w:hAnsi="Calibri" w:cs="Calibri"/>
          </w:rPr>
          <w:t xml:space="preserve">measured at 9am or later in the day </w:t>
        </w:r>
        <w:r w:rsidRPr="00435DD6">
          <w:rPr>
            <w:rFonts w:ascii="Calibri" w:hAnsi="Calibri" w:cs="Calibri"/>
          </w:rPr>
          <w:t>predicts BP</w:t>
        </w:r>
      </w:ins>
    </w:p>
    <w:p w14:paraId="48E70DAC" w14:textId="77777777" w:rsidR="001702C7" w:rsidRPr="00435DD6" w:rsidRDefault="001702C7" w:rsidP="001702C7">
      <w:pPr>
        <w:rPr>
          <w:ins w:id="539" w:author="Neil Lawrence" w:date="2025-03-05T07:18:00Z"/>
          <w:rFonts w:ascii="Calibri" w:hAnsi="Calibri" w:cs="Calibri"/>
        </w:rPr>
      </w:pPr>
      <w:ins w:id="540" w:author="Neil Lawrence" w:date="2025-03-05T07:18:00Z">
        <w:r w:rsidRPr="00435DD6">
          <w:rPr>
            <w:rFonts w:ascii="Calibri" w:hAnsi="Calibri" w:cs="Calibri"/>
            <w:b/>
            <w:bCs/>
          </w:rPr>
          <w:t>Number of patients</w:t>
        </w:r>
        <w:r>
          <w:rPr>
            <w:rFonts w:ascii="Calibri" w:hAnsi="Calibri" w:cs="Calibri"/>
            <w:b/>
            <w:bCs/>
          </w:rPr>
          <w:t xml:space="preserve"> in model</w:t>
        </w:r>
        <w:r w:rsidRPr="00435DD6">
          <w:rPr>
            <w:rFonts w:ascii="Calibri" w:hAnsi="Calibri" w:cs="Calibri"/>
            <w:b/>
            <w:bCs/>
          </w:rPr>
          <w:t>:</w:t>
        </w:r>
        <w:r w:rsidRPr="00435DD6">
          <w:rPr>
            <w:rFonts w:ascii="Calibri" w:hAnsi="Calibri" w:cs="Calibri"/>
          </w:rPr>
          <w:t xml:space="preserve"> </w:t>
        </w:r>
        <w:r>
          <w:rPr>
            <w:rFonts w:ascii="Calibri" w:hAnsi="Calibri" w:cs="Calibri"/>
          </w:rPr>
          <w:t>92</w:t>
        </w:r>
        <w:r w:rsidRPr="00435DD6">
          <w:rPr>
            <w:rFonts w:ascii="Calibri" w:hAnsi="Calibri" w:cs="Calibri"/>
          </w:rPr>
          <w:tab/>
        </w:r>
        <w:r>
          <w:rPr>
            <w:rFonts w:ascii="Calibri" w:hAnsi="Calibri" w:cs="Calibri"/>
          </w:rPr>
          <w:tab/>
        </w:r>
        <w:r>
          <w:rPr>
            <w:rFonts w:ascii="Calibri" w:hAnsi="Calibri" w:cs="Calibri"/>
          </w:rPr>
          <w:tab/>
        </w:r>
        <w:r w:rsidRPr="00435DD6">
          <w:rPr>
            <w:rFonts w:ascii="Calibri" w:hAnsi="Calibri" w:cs="Calibri"/>
            <w:b/>
            <w:bCs/>
          </w:rPr>
          <w:t>Number of visits</w:t>
        </w:r>
        <w:r>
          <w:rPr>
            <w:rFonts w:ascii="Calibri" w:hAnsi="Calibri" w:cs="Calibri"/>
            <w:b/>
            <w:bCs/>
          </w:rPr>
          <w:t xml:space="preserve"> in model</w:t>
        </w:r>
        <w:r w:rsidRPr="00435DD6">
          <w:rPr>
            <w:rFonts w:ascii="Calibri" w:hAnsi="Calibri" w:cs="Calibri"/>
            <w:b/>
            <w:bCs/>
          </w:rPr>
          <w:t xml:space="preserve">: </w:t>
        </w:r>
        <w:r>
          <w:rPr>
            <w:rFonts w:ascii="Calibri" w:hAnsi="Calibri" w:cs="Calibri"/>
          </w:rPr>
          <w:t>396</w:t>
        </w:r>
      </w:ins>
    </w:p>
    <w:tbl>
      <w:tblPr>
        <w:tblW w:w="9639" w:type="dxa"/>
        <w:tblLook w:val="04A0" w:firstRow="1" w:lastRow="0" w:firstColumn="1" w:lastColumn="0" w:noHBand="0" w:noVBand="1"/>
      </w:tblPr>
      <w:tblGrid>
        <w:gridCol w:w="2835"/>
        <w:gridCol w:w="2268"/>
        <w:gridCol w:w="2268"/>
        <w:gridCol w:w="2268"/>
      </w:tblGrid>
      <w:tr w:rsidR="001702C7" w:rsidRPr="004F411A" w14:paraId="5C986390" w14:textId="77777777" w:rsidTr="002B4AD2">
        <w:trPr>
          <w:trHeight w:val="680"/>
          <w:ins w:id="541" w:author="Neil Lawrence" w:date="2025-03-05T07:18:00Z"/>
        </w:trPr>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04598C" w14:textId="77777777" w:rsidR="001702C7" w:rsidRPr="004F411A" w:rsidRDefault="001702C7" w:rsidP="002B4AD2">
            <w:pPr>
              <w:spacing w:after="0" w:line="240" w:lineRule="auto"/>
              <w:rPr>
                <w:ins w:id="542" w:author="Neil Lawrence" w:date="2025-03-05T07:18:00Z"/>
                <w:rFonts w:ascii="Calibri" w:eastAsia="Times New Roman" w:hAnsi="Calibri" w:cs="Calibri"/>
                <w:b/>
                <w:bCs/>
                <w:color w:val="000000"/>
                <w:kern w:val="0"/>
                <w:lang w:eastAsia="en-GB"/>
                <w14:ligatures w14:val="none"/>
              </w:rPr>
            </w:pPr>
            <w:ins w:id="543" w:author="Neil Lawrence" w:date="2025-03-05T07:18:00Z">
              <w:r w:rsidRPr="004F411A">
                <w:rPr>
                  <w:rFonts w:ascii="Calibri" w:eastAsia="Times New Roman" w:hAnsi="Calibri" w:cs="Calibri"/>
                  <w:b/>
                  <w:bCs/>
                  <w:color w:val="000000"/>
                  <w:kern w:val="0"/>
                  <w:lang w:eastAsia="en-GB"/>
                  <w14:ligatures w14:val="none"/>
                </w:rPr>
                <w:t>Parameter</w:t>
              </w:r>
            </w:ins>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38EC3670" w14:textId="77777777" w:rsidR="001702C7" w:rsidRPr="004F411A" w:rsidRDefault="001702C7" w:rsidP="002B4AD2">
            <w:pPr>
              <w:spacing w:after="0" w:line="240" w:lineRule="auto"/>
              <w:jc w:val="center"/>
              <w:rPr>
                <w:ins w:id="544" w:author="Neil Lawrence" w:date="2025-03-05T07:18:00Z"/>
                <w:rFonts w:ascii="Calibri" w:eastAsia="Times New Roman" w:hAnsi="Calibri" w:cs="Calibri"/>
                <w:b/>
                <w:bCs/>
                <w:color w:val="000000"/>
                <w:kern w:val="0"/>
                <w:lang w:eastAsia="en-GB"/>
                <w14:ligatures w14:val="none"/>
              </w:rPr>
            </w:pPr>
            <w:ins w:id="545" w:author="Neil Lawrence" w:date="2025-03-05T07:18:00Z">
              <w:r w:rsidRPr="004F411A">
                <w:rPr>
                  <w:rFonts w:ascii="Calibri" w:eastAsia="Times New Roman" w:hAnsi="Calibri" w:cs="Calibri"/>
                  <w:b/>
                  <w:bCs/>
                  <w:color w:val="000000"/>
                  <w:kern w:val="0"/>
                  <w:lang w:eastAsia="en-GB"/>
                  <w14:ligatures w14:val="none"/>
                </w:rPr>
                <w:t>Estimate</w:t>
              </w:r>
            </w:ins>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58F133B6" w14:textId="77777777" w:rsidR="001702C7" w:rsidRPr="004F411A" w:rsidRDefault="001702C7" w:rsidP="002B4AD2">
            <w:pPr>
              <w:spacing w:after="0" w:line="240" w:lineRule="auto"/>
              <w:jc w:val="center"/>
              <w:rPr>
                <w:ins w:id="546" w:author="Neil Lawrence" w:date="2025-03-05T07:18:00Z"/>
                <w:rFonts w:ascii="Calibri" w:eastAsia="Times New Roman" w:hAnsi="Calibri" w:cs="Calibri"/>
                <w:b/>
                <w:bCs/>
                <w:color w:val="000000"/>
                <w:kern w:val="0"/>
                <w:lang w:eastAsia="en-GB"/>
                <w14:ligatures w14:val="none"/>
              </w:rPr>
            </w:pPr>
            <w:ins w:id="547" w:author="Neil Lawrence" w:date="2025-03-05T07:18:00Z">
              <w:r w:rsidRPr="004F411A">
                <w:rPr>
                  <w:rFonts w:ascii="Calibri" w:eastAsia="Times New Roman" w:hAnsi="Calibri" w:cs="Calibri"/>
                  <w:b/>
                  <w:bCs/>
                  <w:color w:val="000000"/>
                  <w:kern w:val="0"/>
                  <w:lang w:eastAsia="en-GB"/>
                  <w14:ligatures w14:val="none"/>
                </w:rPr>
                <w:t xml:space="preserve">Confidence </w:t>
              </w:r>
            </w:ins>
          </w:p>
          <w:p w14:paraId="3859C2D5" w14:textId="77777777" w:rsidR="001702C7" w:rsidRPr="004F411A" w:rsidRDefault="001702C7" w:rsidP="002B4AD2">
            <w:pPr>
              <w:spacing w:after="0" w:line="240" w:lineRule="auto"/>
              <w:jc w:val="center"/>
              <w:rPr>
                <w:ins w:id="548" w:author="Neil Lawrence" w:date="2025-03-05T07:18:00Z"/>
                <w:rFonts w:ascii="Calibri" w:eastAsia="Times New Roman" w:hAnsi="Calibri" w:cs="Calibri"/>
                <w:b/>
                <w:bCs/>
                <w:color w:val="000000"/>
                <w:kern w:val="0"/>
                <w:lang w:eastAsia="en-GB"/>
                <w14:ligatures w14:val="none"/>
              </w:rPr>
            </w:pPr>
            <w:ins w:id="549" w:author="Neil Lawrence" w:date="2025-03-05T07:18:00Z">
              <w:r w:rsidRPr="004F411A">
                <w:rPr>
                  <w:rFonts w:ascii="Calibri" w:eastAsia="Times New Roman" w:hAnsi="Calibri" w:cs="Calibri"/>
                  <w:b/>
                  <w:bCs/>
                  <w:color w:val="000000"/>
                  <w:kern w:val="0"/>
                  <w:lang w:eastAsia="en-GB"/>
                  <w14:ligatures w14:val="none"/>
                </w:rPr>
                <w:t>Interval</w:t>
              </w:r>
            </w:ins>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66942691" w14:textId="77777777" w:rsidR="001702C7" w:rsidRPr="004F411A" w:rsidRDefault="001702C7" w:rsidP="002B4AD2">
            <w:pPr>
              <w:spacing w:after="0" w:line="240" w:lineRule="auto"/>
              <w:jc w:val="center"/>
              <w:rPr>
                <w:ins w:id="550" w:author="Neil Lawrence" w:date="2025-03-05T07:18:00Z"/>
                <w:rFonts w:ascii="Calibri" w:eastAsia="Times New Roman" w:hAnsi="Calibri" w:cs="Calibri"/>
                <w:b/>
                <w:bCs/>
                <w:color w:val="000000"/>
                <w:kern w:val="0"/>
                <w:lang w:eastAsia="en-GB"/>
                <w14:ligatures w14:val="none"/>
              </w:rPr>
            </w:pPr>
            <w:ins w:id="551" w:author="Neil Lawrence" w:date="2025-03-05T07:18:00Z">
              <w:r w:rsidRPr="004F411A">
                <w:rPr>
                  <w:rFonts w:ascii="Calibri" w:eastAsia="Times New Roman" w:hAnsi="Calibri" w:cs="Calibri"/>
                  <w:b/>
                  <w:bCs/>
                  <w:color w:val="000000"/>
                  <w:kern w:val="0"/>
                  <w:lang w:eastAsia="en-GB"/>
                  <w14:ligatures w14:val="none"/>
                </w:rPr>
                <w:t>Significance</w:t>
              </w:r>
            </w:ins>
          </w:p>
        </w:tc>
      </w:tr>
      <w:tr w:rsidR="001702C7" w:rsidRPr="004F411A" w14:paraId="268B24FC" w14:textId="77777777" w:rsidTr="002B4AD2">
        <w:trPr>
          <w:trHeight w:val="680"/>
          <w:ins w:id="552" w:author="Neil Lawrence" w:date="2025-03-05T07:18:00Z"/>
        </w:trPr>
        <w:tc>
          <w:tcPr>
            <w:tcW w:w="9639" w:type="dxa"/>
            <w:gridSpan w:val="4"/>
            <w:tcBorders>
              <w:top w:val="nil"/>
              <w:left w:val="single" w:sz="4" w:space="0" w:color="auto"/>
              <w:bottom w:val="single" w:sz="4" w:space="0" w:color="auto"/>
              <w:right w:val="single" w:sz="4" w:space="0" w:color="auto"/>
            </w:tcBorders>
            <w:shd w:val="clear" w:color="auto" w:fill="auto"/>
            <w:vAlign w:val="center"/>
            <w:hideMark/>
          </w:tcPr>
          <w:p w14:paraId="5D3071D0" w14:textId="77777777" w:rsidR="001702C7" w:rsidRPr="004F411A" w:rsidRDefault="001702C7" w:rsidP="002B4AD2">
            <w:pPr>
              <w:spacing w:after="0" w:line="240" w:lineRule="auto"/>
              <w:rPr>
                <w:ins w:id="553" w:author="Neil Lawrence" w:date="2025-03-05T07:18:00Z"/>
                <w:rFonts w:ascii="Calibri" w:eastAsia="Times New Roman" w:hAnsi="Calibri" w:cs="Calibri"/>
                <w:color w:val="000000"/>
                <w:kern w:val="0"/>
                <w:lang w:eastAsia="en-GB"/>
                <w14:ligatures w14:val="none"/>
              </w:rPr>
            </w:pPr>
            <w:ins w:id="554" w:author="Neil Lawrence" w:date="2025-03-05T07:18:00Z">
              <w:r w:rsidRPr="004F411A">
                <w:rPr>
                  <w:rFonts w:ascii="Calibri" w:eastAsia="Times New Roman" w:hAnsi="Calibri" w:cs="Calibri"/>
                  <w:b/>
                  <w:bCs/>
                  <w:color w:val="000000"/>
                  <w:kern w:val="0"/>
                  <w:lang w:eastAsia="en-GB"/>
                  <w14:ligatures w14:val="none"/>
                </w:rPr>
                <w:t>Outcome: Systolic BP (Absolute values)</w:t>
              </w:r>
              <w:r w:rsidRPr="004F411A">
                <w:rPr>
                  <w:rFonts w:ascii="Calibri" w:eastAsia="Times New Roman" w:hAnsi="Calibri" w:cs="Calibri"/>
                  <w:color w:val="000000"/>
                  <w:kern w:val="0"/>
                  <w:lang w:eastAsia="en-GB"/>
                  <w14:ligatures w14:val="none"/>
                </w:rPr>
                <w:t> </w:t>
              </w:r>
            </w:ins>
          </w:p>
        </w:tc>
      </w:tr>
      <w:tr w:rsidR="001702C7" w:rsidRPr="004F411A" w14:paraId="79B2733B" w14:textId="77777777" w:rsidTr="002B4AD2">
        <w:trPr>
          <w:trHeight w:val="288"/>
          <w:ins w:id="555"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316AB04" w14:textId="77777777" w:rsidR="001702C7" w:rsidRPr="00435DD6" w:rsidRDefault="001702C7" w:rsidP="002B4AD2">
            <w:pPr>
              <w:spacing w:after="0" w:line="240" w:lineRule="auto"/>
              <w:rPr>
                <w:ins w:id="556" w:author="Neil Lawrence" w:date="2025-03-05T07:18:00Z"/>
                <w:rFonts w:ascii="Calibri" w:eastAsia="Times New Roman" w:hAnsi="Calibri" w:cs="Calibri"/>
                <w:b/>
                <w:bCs/>
                <w:color w:val="000000"/>
                <w:kern w:val="0"/>
                <w:lang w:eastAsia="en-GB"/>
                <w14:ligatures w14:val="none"/>
              </w:rPr>
            </w:pPr>
            <w:ins w:id="557" w:author="Neil Lawrence" w:date="2025-03-05T07:18:00Z">
              <w:r w:rsidRPr="00435DD6">
                <w:rPr>
                  <w:rFonts w:ascii="Calibri" w:eastAsia="Times New Roman" w:hAnsi="Calibri" w:cs="Calibri"/>
                  <w:b/>
                  <w:bCs/>
                  <w:color w:val="000000"/>
                  <w:kern w:val="0"/>
                  <w:lang w:eastAsia="en-GB"/>
                  <w14:ligatures w14:val="none"/>
                </w:rPr>
                <w:t>Intercept</w:t>
              </w:r>
            </w:ins>
          </w:p>
        </w:tc>
        <w:tc>
          <w:tcPr>
            <w:tcW w:w="2268" w:type="dxa"/>
            <w:tcBorders>
              <w:top w:val="nil"/>
              <w:left w:val="nil"/>
              <w:bottom w:val="single" w:sz="4" w:space="0" w:color="auto"/>
              <w:right w:val="single" w:sz="4" w:space="0" w:color="auto"/>
            </w:tcBorders>
            <w:shd w:val="clear" w:color="auto" w:fill="auto"/>
            <w:noWrap/>
            <w:vAlign w:val="bottom"/>
          </w:tcPr>
          <w:p w14:paraId="57AB9FA1" w14:textId="77777777" w:rsidR="001702C7" w:rsidRPr="002B4AD2" w:rsidRDefault="001702C7" w:rsidP="002B4AD2">
            <w:pPr>
              <w:spacing w:after="0" w:line="240" w:lineRule="auto"/>
              <w:jc w:val="center"/>
              <w:rPr>
                <w:ins w:id="558" w:author="Neil Lawrence" w:date="2025-03-05T07:18:00Z"/>
                <w:rFonts w:ascii="Calibri" w:eastAsia="Times New Roman" w:hAnsi="Calibri" w:cs="Calibri"/>
                <w:kern w:val="0"/>
                <w:lang w:eastAsia="en-GB"/>
                <w14:ligatures w14:val="none"/>
              </w:rPr>
            </w:pPr>
            <w:ins w:id="559" w:author="Neil Lawrence" w:date="2025-03-05T07:18:00Z">
              <w:r w:rsidRPr="002B4AD2">
                <w:rPr>
                  <w:rFonts w:ascii="Calibri" w:hAnsi="Calibri" w:cs="Calibri"/>
                </w:rPr>
                <w:t>104.89</w:t>
              </w:r>
            </w:ins>
          </w:p>
        </w:tc>
        <w:tc>
          <w:tcPr>
            <w:tcW w:w="2268" w:type="dxa"/>
            <w:tcBorders>
              <w:top w:val="nil"/>
              <w:left w:val="nil"/>
              <w:bottom w:val="single" w:sz="4" w:space="0" w:color="auto"/>
              <w:right w:val="single" w:sz="4" w:space="0" w:color="auto"/>
            </w:tcBorders>
            <w:shd w:val="clear" w:color="auto" w:fill="auto"/>
            <w:noWrap/>
            <w:vAlign w:val="bottom"/>
          </w:tcPr>
          <w:p w14:paraId="6E17C1E5" w14:textId="77777777" w:rsidR="001702C7" w:rsidRPr="002B4AD2" w:rsidRDefault="001702C7" w:rsidP="002B4AD2">
            <w:pPr>
              <w:spacing w:after="0" w:line="240" w:lineRule="auto"/>
              <w:jc w:val="center"/>
              <w:rPr>
                <w:ins w:id="560" w:author="Neil Lawrence" w:date="2025-03-05T07:18:00Z"/>
                <w:rFonts w:ascii="Calibri" w:eastAsia="Times New Roman" w:hAnsi="Calibri" w:cs="Calibri"/>
                <w:kern w:val="0"/>
                <w:lang w:eastAsia="en-GB"/>
                <w14:ligatures w14:val="none"/>
              </w:rPr>
            </w:pPr>
            <w:ins w:id="561" w:author="Neil Lawrence" w:date="2025-03-05T07:18:00Z">
              <w:r w:rsidRPr="002B4AD2">
                <w:rPr>
                  <w:rFonts w:ascii="Calibri" w:eastAsia="Times New Roman" w:hAnsi="Calibri" w:cs="Calibri"/>
                  <w:kern w:val="0"/>
                  <w:lang w:eastAsia="en-GB"/>
                  <w14:ligatures w14:val="none"/>
                </w:rPr>
                <w:t>83.37 to 121.42</w:t>
              </w:r>
            </w:ins>
          </w:p>
        </w:tc>
        <w:tc>
          <w:tcPr>
            <w:tcW w:w="2268" w:type="dxa"/>
            <w:tcBorders>
              <w:top w:val="nil"/>
              <w:left w:val="nil"/>
              <w:bottom w:val="single" w:sz="4" w:space="0" w:color="auto"/>
              <w:right w:val="single" w:sz="4" w:space="0" w:color="auto"/>
            </w:tcBorders>
            <w:shd w:val="clear" w:color="auto" w:fill="auto"/>
            <w:noWrap/>
            <w:vAlign w:val="bottom"/>
          </w:tcPr>
          <w:p w14:paraId="2076694D" w14:textId="77777777" w:rsidR="001702C7" w:rsidRPr="002B4AD2" w:rsidRDefault="001702C7" w:rsidP="002B4AD2">
            <w:pPr>
              <w:spacing w:after="0" w:line="240" w:lineRule="auto"/>
              <w:jc w:val="center"/>
              <w:rPr>
                <w:ins w:id="562" w:author="Neil Lawrence" w:date="2025-03-05T07:18:00Z"/>
                <w:rFonts w:ascii="Calibri" w:eastAsia="Times New Roman" w:hAnsi="Calibri" w:cs="Calibri"/>
                <w:kern w:val="0"/>
                <w:lang w:eastAsia="en-GB"/>
                <w14:ligatures w14:val="none"/>
              </w:rPr>
            </w:pPr>
            <w:ins w:id="563" w:author="Neil Lawrence" w:date="2025-03-05T07:18:00Z">
              <w:r w:rsidRPr="002B4AD2">
                <w:rPr>
                  <w:rFonts w:ascii="Calibri" w:hAnsi="Calibri" w:cs="Calibri"/>
                </w:rPr>
                <w:t>*</w:t>
              </w:r>
            </w:ins>
          </w:p>
        </w:tc>
      </w:tr>
      <w:tr w:rsidR="001702C7" w:rsidRPr="004F411A" w14:paraId="050AB8FF" w14:textId="77777777" w:rsidTr="002B4AD2">
        <w:trPr>
          <w:trHeight w:val="288"/>
          <w:ins w:id="564"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DFB8A7B" w14:textId="77777777" w:rsidR="001702C7" w:rsidRPr="00435DD6" w:rsidRDefault="001702C7" w:rsidP="002B4AD2">
            <w:pPr>
              <w:spacing w:after="0" w:line="240" w:lineRule="auto"/>
              <w:rPr>
                <w:ins w:id="565" w:author="Neil Lawrence" w:date="2025-03-05T07:18:00Z"/>
                <w:rFonts w:ascii="Calibri" w:eastAsia="Times New Roman" w:hAnsi="Calibri" w:cs="Calibri"/>
                <w:b/>
                <w:bCs/>
                <w:color w:val="000000"/>
                <w:kern w:val="0"/>
                <w:lang w:eastAsia="en-GB"/>
                <w14:ligatures w14:val="none"/>
              </w:rPr>
            </w:pPr>
            <w:ins w:id="566" w:author="Neil Lawrence" w:date="2025-03-05T07:18:00Z">
              <w:r w:rsidRPr="00435DD6">
                <w:rPr>
                  <w:rFonts w:ascii="Calibri" w:eastAsia="Times New Roman" w:hAnsi="Calibri" w:cs="Calibri"/>
                  <w:b/>
                  <w:bCs/>
                  <w:color w:val="000000"/>
                  <w:kern w:val="0"/>
                  <w:lang w:eastAsia="en-GB"/>
                  <w14:ligatures w14:val="none"/>
                </w:rPr>
                <w:t>Sex (Male)</w:t>
              </w:r>
            </w:ins>
          </w:p>
        </w:tc>
        <w:tc>
          <w:tcPr>
            <w:tcW w:w="2268" w:type="dxa"/>
            <w:tcBorders>
              <w:top w:val="nil"/>
              <w:left w:val="nil"/>
              <w:bottom w:val="single" w:sz="4" w:space="0" w:color="auto"/>
              <w:right w:val="single" w:sz="4" w:space="0" w:color="auto"/>
            </w:tcBorders>
            <w:shd w:val="clear" w:color="auto" w:fill="auto"/>
            <w:noWrap/>
            <w:vAlign w:val="bottom"/>
          </w:tcPr>
          <w:p w14:paraId="45FC67D3" w14:textId="77777777" w:rsidR="001702C7" w:rsidRPr="00CB7FF1" w:rsidRDefault="001702C7" w:rsidP="002B4AD2">
            <w:pPr>
              <w:spacing w:after="0" w:line="240" w:lineRule="auto"/>
              <w:jc w:val="center"/>
              <w:rPr>
                <w:ins w:id="567" w:author="Neil Lawrence" w:date="2025-03-05T07:18:00Z"/>
                <w:rFonts w:ascii="Calibri" w:eastAsia="Times New Roman" w:hAnsi="Calibri" w:cs="Calibri"/>
                <w:kern w:val="0"/>
                <w:lang w:eastAsia="en-GB"/>
                <w14:ligatures w14:val="none"/>
              </w:rPr>
            </w:pPr>
            <w:ins w:id="568" w:author="Neil Lawrence" w:date="2025-03-05T07:18:00Z">
              <w:r w:rsidRPr="002B4AD2">
                <w:rPr>
                  <w:rFonts w:ascii="Calibri" w:hAnsi="Calibri" w:cs="Calibri"/>
                </w:rPr>
                <w:t>-1.79</w:t>
              </w:r>
            </w:ins>
          </w:p>
        </w:tc>
        <w:tc>
          <w:tcPr>
            <w:tcW w:w="2268" w:type="dxa"/>
            <w:tcBorders>
              <w:top w:val="nil"/>
              <w:left w:val="nil"/>
              <w:bottom w:val="single" w:sz="4" w:space="0" w:color="auto"/>
              <w:right w:val="single" w:sz="4" w:space="0" w:color="auto"/>
            </w:tcBorders>
            <w:shd w:val="clear" w:color="auto" w:fill="auto"/>
            <w:noWrap/>
            <w:vAlign w:val="bottom"/>
          </w:tcPr>
          <w:p w14:paraId="7F27ED01" w14:textId="77777777" w:rsidR="001702C7" w:rsidRPr="002B4AD2" w:rsidRDefault="001702C7" w:rsidP="002B4AD2">
            <w:pPr>
              <w:spacing w:after="0" w:line="240" w:lineRule="auto"/>
              <w:jc w:val="center"/>
              <w:rPr>
                <w:ins w:id="569" w:author="Neil Lawrence" w:date="2025-03-05T07:18:00Z"/>
                <w:rFonts w:ascii="Calibri" w:eastAsia="Times New Roman" w:hAnsi="Calibri" w:cs="Calibri"/>
                <w:kern w:val="0"/>
                <w:lang w:eastAsia="en-GB"/>
                <w14:ligatures w14:val="none"/>
              </w:rPr>
            </w:pPr>
            <w:ins w:id="570" w:author="Neil Lawrence" w:date="2025-03-05T07:18:00Z">
              <w:r w:rsidRPr="002B4AD2">
                <w:rPr>
                  <w:rFonts w:ascii="Calibri" w:eastAsia="Times New Roman" w:hAnsi="Calibri" w:cs="Calibri"/>
                  <w:kern w:val="0"/>
                  <w:lang w:eastAsia="en-GB"/>
                  <w14:ligatures w14:val="none"/>
                </w:rPr>
                <w:t>-5.68 to 2.24</w:t>
              </w:r>
            </w:ins>
          </w:p>
        </w:tc>
        <w:tc>
          <w:tcPr>
            <w:tcW w:w="2268" w:type="dxa"/>
            <w:tcBorders>
              <w:top w:val="nil"/>
              <w:left w:val="nil"/>
              <w:bottom w:val="single" w:sz="4" w:space="0" w:color="auto"/>
              <w:right w:val="single" w:sz="4" w:space="0" w:color="auto"/>
            </w:tcBorders>
            <w:shd w:val="clear" w:color="auto" w:fill="auto"/>
            <w:noWrap/>
            <w:vAlign w:val="bottom"/>
          </w:tcPr>
          <w:p w14:paraId="39BC3A06" w14:textId="77777777" w:rsidR="001702C7" w:rsidRPr="002B4AD2" w:rsidRDefault="001702C7" w:rsidP="002B4AD2">
            <w:pPr>
              <w:spacing w:after="0" w:line="240" w:lineRule="auto"/>
              <w:jc w:val="center"/>
              <w:rPr>
                <w:ins w:id="571" w:author="Neil Lawrence" w:date="2025-03-05T07:18:00Z"/>
                <w:rFonts w:ascii="Calibri" w:eastAsia="Times New Roman" w:hAnsi="Calibri" w:cs="Calibri"/>
                <w:kern w:val="0"/>
                <w:lang w:eastAsia="en-GB"/>
                <w14:ligatures w14:val="none"/>
              </w:rPr>
            </w:pPr>
            <w:ins w:id="572" w:author="Neil Lawrence" w:date="2025-03-05T07:18:00Z">
              <w:r w:rsidRPr="002B4AD2">
                <w:rPr>
                  <w:rFonts w:ascii="Calibri" w:hAnsi="Calibri" w:cs="Calibri"/>
                </w:rPr>
                <w:t>NS</w:t>
              </w:r>
            </w:ins>
          </w:p>
        </w:tc>
      </w:tr>
      <w:tr w:rsidR="001702C7" w:rsidRPr="004F411A" w14:paraId="0996C4F6" w14:textId="77777777" w:rsidTr="002B4AD2">
        <w:trPr>
          <w:trHeight w:val="288"/>
          <w:ins w:id="573"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0767C6B0" w14:textId="77777777" w:rsidR="001702C7" w:rsidRPr="00435DD6" w:rsidRDefault="001702C7" w:rsidP="002B4AD2">
            <w:pPr>
              <w:spacing w:after="0" w:line="240" w:lineRule="auto"/>
              <w:rPr>
                <w:ins w:id="574" w:author="Neil Lawrence" w:date="2025-03-05T07:18:00Z"/>
                <w:rFonts w:ascii="Calibri" w:eastAsia="Times New Roman" w:hAnsi="Calibri" w:cs="Calibri"/>
                <w:b/>
                <w:bCs/>
                <w:color w:val="000000"/>
                <w:kern w:val="0"/>
                <w:lang w:eastAsia="en-GB"/>
                <w14:ligatures w14:val="none"/>
              </w:rPr>
            </w:pPr>
            <w:ins w:id="575" w:author="Neil Lawrence" w:date="2025-03-05T07:18:00Z">
              <w:r w:rsidRPr="00435DD6">
                <w:rPr>
                  <w:rFonts w:ascii="Calibri" w:eastAsia="Times New Roman" w:hAnsi="Calibri" w:cs="Calibri"/>
                  <w:b/>
                  <w:bCs/>
                  <w:color w:val="000000"/>
                  <w:kern w:val="0"/>
                  <w:lang w:eastAsia="en-GB"/>
                  <w14:ligatures w14:val="none"/>
                </w:rPr>
                <w:t>Sex (Not assigned)</w:t>
              </w:r>
            </w:ins>
          </w:p>
        </w:tc>
        <w:tc>
          <w:tcPr>
            <w:tcW w:w="2268" w:type="dxa"/>
            <w:tcBorders>
              <w:top w:val="nil"/>
              <w:left w:val="nil"/>
              <w:bottom w:val="single" w:sz="4" w:space="0" w:color="auto"/>
              <w:right w:val="single" w:sz="4" w:space="0" w:color="auto"/>
            </w:tcBorders>
            <w:shd w:val="clear" w:color="auto" w:fill="auto"/>
            <w:noWrap/>
            <w:vAlign w:val="bottom"/>
          </w:tcPr>
          <w:p w14:paraId="333DFC52" w14:textId="77777777" w:rsidR="001702C7" w:rsidRPr="00CB7FF1" w:rsidRDefault="001702C7" w:rsidP="002B4AD2">
            <w:pPr>
              <w:spacing w:after="0" w:line="240" w:lineRule="auto"/>
              <w:jc w:val="center"/>
              <w:rPr>
                <w:ins w:id="576" w:author="Neil Lawrence" w:date="2025-03-05T07:18:00Z"/>
                <w:rFonts w:ascii="Calibri" w:eastAsia="Times New Roman" w:hAnsi="Calibri" w:cs="Calibri"/>
                <w:kern w:val="0"/>
                <w:lang w:eastAsia="en-GB"/>
                <w14:ligatures w14:val="none"/>
              </w:rPr>
            </w:pPr>
            <w:ins w:id="577" w:author="Neil Lawrence" w:date="2025-03-05T07:18:00Z">
              <w:r w:rsidRPr="002B4AD2">
                <w:rPr>
                  <w:rFonts w:ascii="Calibri" w:hAnsi="Calibri" w:cs="Calibri"/>
                </w:rPr>
                <w:t>-6.44</w:t>
              </w:r>
            </w:ins>
          </w:p>
        </w:tc>
        <w:tc>
          <w:tcPr>
            <w:tcW w:w="2268" w:type="dxa"/>
            <w:tcBorders>
              <w:top w:val="nil"/>
              <w:left w:val="nil"/>
              <w:bottom w:val="single" w:sz="4" w:space="0" w:color="auto"/>
              <w:right w:val="single" w:sz="4" w:space="0" w:color="auto"/>
            </w:tcBorders>
            <w:shd w:val="clear" w:color="auto" w:fill="auto"/>
            <w:noWrap/>
            <w:vAlign w:val="bottom"/>
          </w:tcPr>
          <w:p w14:paraId="6C0599F9" w14:textId="77777777" w:rsidR="001702C7" w:rsidRPr="002B4AD2" w:rsidRDefault="001702C7" w:rsidP="002B4AD2">
            <w:pPr>
              <w:spacing w:after="0" w:line="240" w:lineRule="auto"/>
              <w:jc w:val="center"/>
              <w:rPr>
                <w:ins w:id="578" w:author="Neil Lawrence" w:date="2025-03-05T07:18:00Z"/>
                <w:rFonts w:ascii="Calibri" w:eastAsia="Times New Roman" w:hAnsi="Calibri" w:cs="Calibri"/>
                <w:kern w:val="0"/>
                <w:lang w:eastAsia="en-GB"/>
                <w14:ligatures w14:val="none"/>
              </w:rPr>
            </w:pPr>
            <w:ins w:id="579" w:author="Neil Lawrence" w:date="2025-03-05T07:18:00Z">
              <w:r w:rsidRPr="002B4AD2">
                <w:rPr>
                  <w:rFonts w:ascii="Calibri" w:eastAsia="Times New Roman" w:hAnsi="Calibri" w:cs="Calibri"/>
                  <w:kern w:val="0"/>
                  <w:lang w:eastAsia="en-GB"/>
                  <w14:ligatures w14:val="none"/>
                </w:rPr>
                <w:t>-18.43 to 7.19</w:t>
              </w:r>
            </w:ins>
          </w:p>
        </w:tc>
        <w:tc>
          <w:tcPr>
            <w:tcW w:w="2268" w:type="dxa"/>
            <w:tcBorders>
              <w:top w:val="nil"/>
              <w:left w:val="nil"/>
              <w:bottom w:val="single" w:sz="4" w:space="0" w:color="auto"/>
              <w:right w:val="single" w:sz="4" w:space="0" w:color="auto"/>
            </w:tcBorders>
            <w:shd w:val="clear" w:color="auto" w:fill="auto"/>
            <w:noWrap/>
            <w:vAlign w:val="bottom"/>
          </w:tcPr>
          <w:p w14:paraId="2DF0CA89" w14:textId="77777777" w:rsidR="001702C7" w:rsidRPr="002B4AD2" w:rsidRDefault="001702C7" w:rsidP="002B4AD2">
            <w:pPr>
              <w:spacing w:after="0" w:line="240" w:lineRule="auto"/>
              <w:jc w:val="center"/>
              <w:rPr>
                <w:ins w:id="580" w:author="Neil Lawrence" w:date="2025-03-05T07:18:00Z"/>
                <w:rFonts w:ascii="Calibri" w:eastAsia="Times New Roman" w:hAnsi="Calibri" w:cs="Calibri"/>
                <w:kern w:val="0"/>
                <w:lang w:eastAsia="en-GB"/>
                <w14:ligatures w14:val="none"/>
              </w:rPr>
            </w:pPr>
            <w:ins w:id="581" w:author="Neil Lawrence" w:date="2025-03-05T07:18:00Z">
              <w:r w:rsidRPr="002B4AD2">
                <w:rPr>
                  <w:rFonts w:ascii="Calibri" w:eastAsia="Times New Roman" w:hAnsi="Calibri" w:cs="Calibri"/>
                  <w:kern w:val="0"/>
                  <w:lang w:eastAsia="en-GB"/>
                  <w14:ligatures w14:val="none"/>
                </w:rPr>
                <w:t>NS</w:t>
              </w:r>
            </w:ins>
          </w:p>
        </w:tc>
      </w:tr>
      <w:tr w:rsidR="001702C7" w:rsidRPr="004F411A" w14:paraId="0B14BAA3" w14:textId="77777777" w:rsidTr="002B4AD2">
        <w:trPr>
          <w:trHeight w:val="288"/>
          <w:ins w:id="582"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80EC703" w14:textId="77777777" w:rsidR="001702C7" w:rsidRPr="00435DD6" w:rsidRDefault="001702C7" w:rsidP="002B4AD2">
            <w:pPr>
              <w:spacing w:after="0" w:line="240" w:lineRule="auto"/>
              <w:rPr>
                <w:ins w:id="583" w:author="Neil Lawrence" w:date="2025-03-05T07:18:00Z"/>
                <w:rFonts w:ascii="Calibri" w:eastAsia="Times New Roman" w:hAnsi="Calibri" w:cs="Calibri"/>
                <w:b/>
                <w:bCs/>
                <w:color w:val="000000"/>
                <w:kern w:val="0"/>
                <w:lang w:eastAsia="en-GB"/>
                <w14:ligatures w14:val="none"/>
              </w:rPr>
            </w:pPr>
            <w:ins w:id="584" w:author="Neil Lawrence" w:date="2025-03-05T07:18:00Z">
              <w:r w:rsidRPr="00435DD6">
                <w:rPr>
                  <w:rFonts w:ascii="Calibri" w:eastAsia="Times New Roman" w:hAnsi="Calibri" w:cs="Calibri"/>
                  <w:b/>
                  <w:bCs/>
                  <w:color w:val="000000"/>
                  <w:kern w:val="0"/>
                  <w:lang w:eastAsia="en-GB"/>
                  <w14:ligatures w14:val="none"/>
                </w:rPr>
                <w:t>Age (years)</w:t>
              </w:r>
            </w:ins>
          </w:p>
        </w:tc>
        <w:tc>
          <w:tcPr>
            <w:tcW w:w="2268" w:type="dxa"/>
            <w:tcBorders>
              <w:top w:val="nil"/>
              <w:left w:val="nil"/>
              <w:bottom w:val="single" w:sz="4" w:space="0" w:color="auto"/>
              <w:right w:val="single" w:sz="4" w:space="0" w:color="auto"/>
            </w:tcBorders>
            <w:shd w:val="clear" w:color="auto" w:fill="auto"/>
            <w:noWrap/>
            <w:vAlign w:val="bottom"/>
          </w:tcPr>
          <w:p w14:paraId="69F5C063" w14:textId="77777777" w:rsidR="001702C7" w:rsidRPr="00CB7FF1" w:rsidRDefault="001702C7" w:rsidP="002B4AD2">
            <w:pPr>
              <w:spacing w:after="0" w:line="240" w:lineRule="auto"/>
              <w:jc w:val="center"/>
              <w:rPr>
                <w:ins w:id="585" w:author="Neil Lawrence" w:date="2025-03-05T07:18:00Z"/>
                <w:rFonts w:ascii="Calibri" w:eastAsia="Times New Roman" w:hAnsi="Calibri" w:cs="Calibri"/>
                <w:kern w:val="0"/>
                <w:lang w:eastAsia="en-GB"/>
                <w14:ligatures w14:val="none"/>
              </w:rPr>
            </w:pPr>
            <w:ins w:id="586" w:author="Neil Lawrence" w:date="2025-03-05T07:18:00Z">
              <w:r w:rsidRPr="002B4AD2">
                <w:rPr>
                  <w:rFonts w:ascii="Calibri" w:hAnsi="Calibri" w:cs="Calibri"/>
                </w:rPr>
                <w:t>-1.07</w:t>
              </w:r>
            </w:ins>
          </w:p>
        </w:tc>
        <w:tc>
          <w:tcPr>
            <w:tcW w:w="2268" w:type="dxa"/>
            <w:tcBorders>
              <w:top w:val="nil"/>
              <w:left w:val="nil"/>
              <w:bottom w:val="single" w:sz="4" w:space="0" w:color="auto"/>
              <w:right w:val="single" w:sz="4" w:space="0" w:color="auto"/>
            </w:tcBorders>
            <w:shd w:val="clear" w:color="auto" w:fill="auto"/>
            <w:noWrap/>
            <w:vAlign w:val="bottom"/>
          </w:tcPr>
          <w:p w14:paraId="13E29160" w14:textId="77777777" w:rsidR="001702C7" w:rsidRPr="002B4AD2" w:rsidRDefault="001702C7" w:rsidP="002B4AD2">
            <w:pPr>
              <w:spacing w:after="0" w:line="240" w:lineRule="auto"/>
              <w:jc w:val="center"/>
              <w:rPr>
                <w:ins w:id="587" w:author="Neil Lawrence" w:date="2025-03-05T07:18:00Z"/>
                <w:rFonts w:ascii="Calibri" w:eastAsia="Times New Roman" w:hAnsi="Calibri" w:cs="Calibri"/>
                <w:kern w:val="0"/>
                <w:lang w:eastAsia="en-GB"/>
                <w14:ligatures w14:val="none"/>
              </w:rPr>
            </w:pPr>
            <w:ins w:id="588" w:author="Neil Lawrence" w:date="2025-03-05T07:18:00Z">
              <w:r w:rsidRPr="002B4AD2">
                <w:rPr>
                  <w:rFonts w:ascii="Calibri" w:eastAsia="Times New Roman" w:hAnsi="Calibri" w:cs="Calibri"/>
                  <w:kern w:val="0"/>
                  <w:lang w:eastAsia="en-GB"/>
                  <w14:ligatures w14:val="none"/>
                </w:rPr>
                <w:t xml:space="preserve">-3.13 to 0.80 </w:t>
              </w:r>
            </w:ins>
          </w:p>
        </w:tc>
        <w:tc>
          <w:tcPr>
            <w:tcW w:w="2268" w:type="dxa"/>
            <w:tcBorders>
              <w:top w:val="nil"/>
              <w:left w:val="nil"/>
              <w:bottom w:val="single" w:sz="4" w:space="0" w:color="auto"/>
              <w:right w:val="single" w:sz="4" w:space="0" w:color="auto"/>
            </w:tcBorders>
            <w:shd w:val="clear" w:color="auto" w:fill="auto"/>
            <w:noWrap/>
            <w:vAlign w:val="bottom"/>
          </w:tcPr>
          <w:p w14:paraId="75EFC991" w14:textId="77777777" w:rsidR="001702C7" w:rsidRPr="002B4AD2" w:rsidRDefault="001702C7" w:rsidP="002B4AD2">
            <w:pPr>
              <w:spacing w:after="0" w:line="240" w:lineRule="auto"/>
              <w:jc w:val="center"/>
              <w:rPr>
                <w:ins w:id="589" w:author="Neil Lawrence" w:date="2025-03-05T07:18:00Z"/>
                <w:rFonts w:ascii="Calibri" w:eastAsia="Times New Roman" w:hAnsi="Calibri" w:cs="Calibri"/>
                <w:kern w:val="0"/>
                <w:lang w:eastAsia="en-GB"/>
                <w14:ligatures w14:val="none"/>
              </w:rPr>
            </w:pPr>
            <w:ins w:id="590" w:author="Neil Lawrence" w:date="2025-03-05T07:18:00Z">
              <w:r w:rsidRPr="002B4AD2">
                <w:rPr>
                  <w:rFonts w:ascii="Calibri" w:hAnsi="Calibri" w:cs="Calibri"/>
                </w:rPr>
                <w:t>NS</w:t>
              </w:r>
            </w:ins>
          </w:p>
        </w:tc>
      </w:tr>
      <w:tr w:rsidR="001702C7" w:rsidRPr="004F411A" w14:paraId="23136060" w14:textId="77777777" w:rsidTr="002B4AD2">
        <w:trPr>
          <w:trHeight w:val="288"/>
          <w:ins w:id="591"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548B58A" w14:textId="77777777" w:rsidR="001702C7" w:rsidRPr="00435DD6" w:rsidRDefault="001702C7" w:rsidP="002B4AD2">
            <w:pPr>
              <w:spacing w:after="0" w:line="240" w:lineRule="auto"/>
              <w:rPr>
                <w:ins w:id="592" w:author="Neil Lawrence" w:date="2025-03-05T07:18:00Z"/>
                <w:rFonts w:ascii="Calibri" w:eastAsia="Times New Roman" w:hAnsi="Calibri" w:cs="Calibri"/>
                <w:b/>
                <w:bCs/>
                <w:color w:val="000000"/>
                <w:kern w:val="0"/>
                <w:lang w:eastAsia="en-GB"/>
                <w14:ligatures w14:val="none"/>
              </w:rPr>
            </w:pPr>
            <w:ins w:id="593" w:author="Neil Lawrence" w:date="2025-03-05T07:18:00Z">
              <w:r w:rsidRPr="00435DD6">
                <w:rPr>
                  <w:rFonts w:ascii="Calibri" w:eastAsia="Times New Roman" w:hAnsi="Calibri" w:cs="Calibri"/>
                  <w:b/>
                  <w:bCs/>
                  <w:color w:val="000000"/>
                  <w:kern w:val="0"/>
                  <w:lang w:eastAsia="en-GB"/>
                  <w14:ligatures w14:val="none"/>
                </w:rPr>
                <w:t>Height (cm)</w:t>
              </w:r>
            </w:ins>
          </w:p>
        </w:tc>
        <w:tc>
          <w:tcPr>
            <w:tcW w:w="2268" w:type="dxa"/>
            <w:tcBorders>
              <w:top w:val="nil"/>
              <w:left w:val="nil"/>
              <w:bottom w:val="single" w:sz="4" w:space="0" w:color="auto"/>
              <w:right w:val="single" w:sz="4" w:space="0" w:color="auto"/>
            </w:tcBorders>
            <w:shd w:val="clear" w:color="auto" w:fill="auto"/>
            <w:noWrap/>
            <w:vAlign w:val="bottom"/>
          </w:tcPr>
          <w:p w14:paraId="41693D0F" w14:textId="77777777" w:rsidR="001702C7" w:rsidRPr="00CB7FF1" w:rsidRDefault="001702C7" w:rsidP="002B4AD2">
            <w:pPr>
              <w:spacing w:after="0" w:line="240" w:lineRule="auto"/>
              <w:jc w:val="center"/>
              <w:rPr>
                <w:ins w:id="594" w:author="Neil Lawrence" w:date="2025-03-05T07:18:00Z"/>
                <w:rFonts w:ascii="Calibri" w:eastAsia="Times New Roman" w:hAnsi="Calibri" w:cs="Calibri"/>
                <w:kern w:val="0"/>
                <w:lang w:eastAsia="en-GB"/>
                <w14:ligatures w14:val="none"/>
              </w:rPr>
            </w:pPr>
            <w:ins w:id="595" w:author="Neil Lawrence" w:date="2025-03-05T07:18:00Z">
              <w:r>
                <w:rPr>
                  <w:rFonts w:ascii="Calibri" w:hAnsi="Calibri" w:cs="Calibri"/>
                </w:rPr>
                <w:t>-</w:t>
              </w:r>
              <w:r w:rsidRPr="002B4AD2">
                <w:rPr>
                  <w:rFonts w:ascii="Calibri" w:hAnsi="Calibri" w:cs="Calibri"/>
                </w:rPr>
                <w:t>0.02</w:t>
              </w:r>
            </w:ins>
          </w:p>
        </w:tc>
        <w:tc>
          <w:tcPr>
            <w:tcW w:w="2268" w:type="dxa"/>
            <w:tcBorders>
              <w:top w:val="nil"/>
              <w:left w:val="nil"/>
              <w:bottom w:val="single" w:sz="4" w:space="0" w:color="auto"/>
              <w:right w:val="single" w:sz="4" w:space="0" w:color="auto"/>
            </w:tcBorders>
            <w:shd w:val="clear" w:color="auto" w:fill="auto"/>
            <w:noWrap/>
            <w:vAlign w:val="bottom"/>
          </w:tcPr>
          <w:p w14:paraId="7D583EB0" w14:textId="77777777" w:rsidR="001702C7" w:rsidRPr="002B4AD2" w:rsidRDefault="001702C7" w:rsidP="002B4AD2">
            <w:pPr>
              <w:spacing w:after="0" w:line="240" w:lineRule="auto"/>
              <w:jc w:val="center"/>
              <w:rPr>
                <w:ins w:id="596" w:author="Neil Lawrence" w:date="2025-03-05T07:18:00Z"/>
                <w:rFonts w:ascii="Calibri" w:eastAsia="Times New Roman" w:hAnsi="Calibri" w:cs="Calibri"/>
                <w:kern w:val="0"/>
                <w:lang w:eastAsia="en-GB"/>
                <w14:ligatures w14:val="none"/>
              </w:rPr>
            </w:pPr>
            <w:ins w:id="597" w:author="Neil Lawrence" w:date="2025-03-05T07:18:00Z">
              <w:r w:rsidRPr="002B4AD2">
                <w:rPr>
                  <w:rFonts w:ascii="Calibri" w:eastAsia="Times New Roman" w:hAnsi="Calibri" w:cs="Calibri"/>
                  <w:kern w:val="0"/>
                  <w:lang w:eastAsia="en-GB"/>
                  <w14:ligatures w14:val="none"/>
                </w:rPr>
                <w:t>-0.27 to 0.24</w:t>
              </w:r>
            </w:ins>
          </w:p>
        </w:tc>
        <w:tc>
          <w:tcPr>
            <w:tcW w:w="2268" w:type="dxa"/>
            <w:tcBorders>
              <w:top w:val="nil"/>
              <w:left w:val="nil"/>
              <w:bottom w:val="single" w:sz="4" w:space="0" w:color="auto"/>
              <w:right w:val="single" w:sz="4" w:space="0" w:color="auto"/>
            </w:tcBorders>
            <w:shd w:val="clear" w:color="auto" w:fill="auto"/>
            <w:noWrap/>
            <w:vAlign w:val="bottom"/>
          </w:tcPr>
          <w:p w14:paraId="3D69E8C3" w14:textId="77777777" w:rsidR="001702C7" w:rsidRPr="002B4AD2" w:rsidRDefault="001702C7" w:rsidP="002B4AD2">
            <w:pPr>
              <w:spacing w:after="0" w:line="240" w:lineRule="auto"/>
              <w:jc w:val="center"/>
              <w:rPr>
                <w:ins w:id="598" w:author="Neil Lawrence" w:date="2025-03-05T07:18:00Z"/>
                <w:rFonts w:ascii="Calibri" w:eastAsia="Times New Roman" w:hAnsi="Calibri" w:cs="Calibri"/>
                <w:kern w:val="0"/>
                <w:lang w:eastAsia="en-GB"/>
                <w14:ligatures w14:val="none"/>
              </w:rPr>
            </w:pPr>
            <w:ins w:id="599" w:author="Neil Lawrence" w:date="2025-03-05T07:18:00Z">
              <w:r w:rsidRPr="002B4AD2">
                <w:rPr>
                  <w:rFonts w:ascii="Calibri" w:hAnsi="Calibri" w:cs="Calibri"/>
                </w:rPr>
                <w:t>NS</w:t>
              </w:r>
            </w:ins>
          </w:p>
        </w:tc>
      </w:tr>
      <w:tr w:rsidR="001702C7" w:rsidRPr="004F411A" w14:paraId="5B7E8CFB" w14:textId="77777777" w:rsidTr="002B4AD2">
        <w:trPr>
          <w:trHeight w:val="288"/>
          <w:ins w:id="600"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9650D0E" w14:textId="77777777" w:rsidR="001702C7" w:rsidRPr="00435DD6" w:rsidRDefault="001702C7" w:rsidP="002B4AD2">
            <w:pPr>
              <w:spacing w:after="0" w:line="240" w:lineRule="auto"/>
              <w:rPr>
                <w:ins w:id="601" w:author="Neil Lawrence" w:date="2025-03-05T07:18:00Z"/>
                <w:rFonts w:ascii="Calibri" w:eastAsia="Times New Roman" w:hAnsi="Calibri" w:cs="Calibri"/>
                <w:b/>
                <w:bCs/>
                <w:color w:val="000000"/>
                <w:kern w:val="0"/>
                <w:lang w:eastAsia="en-GB"/>
                <w14:ligatures w14:val="none"/>
              </w:rPr>
            </w:pPr>
            <w:ins w:id="602" w:author="Neil Lawrence" w:date="2025-03-05T07:18:00Z">
              <w:r w:rsidRPr="00435DD6">
                <w:rPr>
                  <w:rFonts w:ascii="Calibri" w:eastAsia="Times New Roman" w:hAnsi="Calibri" w:cs="Calibri"/>
                  <w:b/>
                  <w:bCs/>
                  <w:color w:val="000000"/>
                  <w:kern w:val="0"/>
                  <w:lang w:eastAsia="en-GB"/>
                  <w14:ligatures w14:val="none"/>
                </w:rPr>
                <w:t>Weight (kg)</w:t>
              </w:r>
            </w:ins>
          </w:p>
        </w:tc>
        <w:tc>
          <w:tcPr>
            <w:tcW w:w="2268" w:type="dxa"/>
            <w:tcBorders>
              <w:top w:val="nil"/>
              <w:left w:val="nil"/>
              <w:bottom w:val="single" w:sz="4" w:space="0" w:color="auto"/>
              <w:right w:val="single" w:sz="4" w:space="0" w:color="auto"/>
            </w:tcBorders>
            <w:shd w:val="clear" w:color="auto" w:fill="auto"/>
            <w:noWrap/>
            <w:vAlign w:val="bottom"/>
          </w:tcPr>
          <w:p w14:paraId="74B2A52E" w14:textId="77777777" w:rsidR="001702C7" w:rsidRPr="00CB7FF1" w:rsidRDefault="001702C7" w:rsidP="002B4AD2">
            <w:pPr>
              <w:spacing w:after="0" w:line="240" w:lineRule="auto"/>
              <w:jc w:val="center"/>
              <w:rPr>
                <w:ins w:id="603" w:author="Neil Lawrence" w:date="2025-03-05T07:18:00Z"/>
                <w:rFonts w:ascii="Calibri" w:eastAsia="Times New Roman" w:hAnsi="Calibri" w:cs="Calibri"/>
                <w:kern w:val="0"/>
                <w:lang w:eastAsia="en-GB"/>
                <w14:ligatures w14:val="none"/>
              </w:rPr>
            </w:pPr>
            <w:ins w:id="604" w:author="Neil Lawrence" w:date="2025-03-05T07:18:00Z">
              <w:r w:rsidRPr="002B4AD2">
                <w:rPr>
                  <w:rFonts w:ascii="Calibri" w:hAnsi="Calibri" w:cs="Calibri"/>
                </w:rPr>
                <w:t>0.56</w:t>
              </w:r>
            </w:ins>
          </w:p>
        </w:tc>
        <w:tc>
          <w:tcPr>
            <w:tcW w:w="2268" w:type="dxa"/>
            <w:tcBorders>
              <w:top w:val="nil"/>
              <w:left w:val="nil"/>
              <w:bottom w:val="single" w:sz="4" w:space="0" w:color="auto"/>
              <w:right w:val="single" w:sz="4" w:space="0" w:color="auto"/>
            </w:tcBorders>
            <w:shd w:val="clear" w:color="auto" w:fill="auto"/>
            <w:noWrap/>
            <w:vAlign w:val="bottom"/>
          </w:tcPr>
          <w:p w14:paraId="0477C06A" w14:textId="77777777" w:rsidR="001702C7" w:rsidRPr="002B4AD2" w:rsidRDefault="001702C7" w:rsidP="002B4AD2">
            <w:pPr>
              <w:spacing w:after="0" w:line="240" w:lineRule="auto"/>
              <w:jc w:val="center"/>
              <w:rPr>
                <w:ins w:id="605" w:author="Neil Lawrence" w:date="2025-03-05T07:18:00Z"/>
                <w:rFonts w:ascii="Calibri" w:eastAsia="Times New Roman" w:hAnsi="Calibri" w:cs="Calibri"/>
                <w:kern w:val="0"/>
                <w:lang w:eastAsia="en-GB"/>
                <w14:ligatures w14:val="none"/>
              </w:rPr>
            </w:pPr>
            <w:ins w:id="606" w:author="Neil Lawrence" w:date="2025-03-05T07:18:00Z">
              <w:r w:rsidRPr="002B4AD2">
                <w:rPr>
                  <w:rFonts w:ascii="Calibri" w:eastAsia="Times New Roman" w:hAnsi="Calibri" w:cs="Calibri"/>
                  <w:kern w:val="0"/>
                  <w:lang w:eastAsia="en-GB"/>
                  <w14:ligatures w14:val="none"/>
                </w:rPr>
                <w:t>0.11 to 0.97</w:t>
              </w:r>
            </w:ins>
          </w:p>
        </w:tc>
        <w:tc>
          <w:tcPr>
            <w:tcW w:w="2268" w:type="dxa"/>
            <w:tcBorders>
              <w:top w:val="nil"/>
              <w:left w:val="nil"/>
              <w:bottom w:val="single" w:sz="4" w:space="0" w:color="auto"/>
              <w:right w:val="single" w:sz="4" w:space="0" w:color="auto"/>
            </w:tcBorders>
            <w:shd w:val="clear" w:color="auto" w:fill="auto"/>
            <w:noWrap/>
            <w:vAlign w:val="bottom"/>
          </w:tcPr>
          <w:p w14:paraId="011D48CD" w14:textId="77777777" w:rsidR="001702C7" w:rsidRPr="002B4AD2" w:rsidRDefault="001702C7" w:rsidP="002B4AD2">
            <w:pPr>
              <w:spacing w:after="0" w:line="240" w:lineRule="auto"/>
              <w:jc w:val="center"/>
              <w:rPr>
                <w:ins w:id="607" w:author="Neil Lawrence" w:date="2025-03-05T07:18:00Z"/>
                <w:rFonts w:ascii="Calibri" w:eastAsia="Times New Roman" w:hAnsi="Calibri" w:cs="Calibri"/>
                <w:kern w:val="0"/>
                <w:lang w:eastAsia="en-GB"/>
                <w14:ligatures w14:val="none"/>
              </w:rPr>
            </w:pPr>
            <w:ins w:id="608" w:author="Neil Lawrence" w:date="2025-03-05T07:18:00Z">
              <w:r w:rsidRPr="002B4AD2">
                <w:rPr>
                  <w:rFonts w:ascii="Calibri" w:hAnsi="Calibri" w:cs="Calibri"/>
                </w:rPr>
                <w:t>*</w:t>
              </w:r>
            </w:ins>
          </w:p>
        </w:tc>
      </w:tr>
      <w:tr w:rsidR="001702C7" w:rsidRPr="004F411A" w14:paraId="73D101B1" w14:textId="77777777" w:rsidTr="002B4AD2">
        <w:trPr>
          <w:trHeight w:val="288"/>
          <w:ins w:id="609"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0F34EFB" w14:textId="77777777" w:rsidR="001702C7" w:rsidRPr="00435DD6" w:rsidRDefault="001702C7" w:rsidP="002B4AD2">
            <w:pPr>
              <w:spacing w:after="0" w:line="240" w:lineRule="auto"/>
              <w:rPr>
                <w:ins w:id="610" w:author="Neil Lawrence" w:date="2025-03-05T07:18:00Z"/>
                <w:rFonts w:ascii="Calibri" w:eastAsia="Times New Roman" w:hAnsi="Calibri" w:cs="Calibri"/>
                <w:b/>
                <w:bCs/>
                <w:color w:val="000000"/>
                <w:kern w:val="0"/>
                <w:lang w:eastAsia="en-GB"/>
                <w14:ligatures w14:val="none"/>
              </w:rPr>
            </w:pPr>
            <w:ins w:id="611" w:author="Neil Lawrence" w:date="2025-03-05T07:18:00Z">
              <w:r w:rsidRPr="00435DD6">
                <w:rPr>
                  <w:rFonts w:ascii="Calibri" w:eastAsia="Times New Roman" w:hAnsi="Calibri" w:cs="Calibri"/>
                  <w:b/>
                  <w:bCs/>
                  <w:color w:val="000000"/>
                  <w:kern w:val="0"/>
                  <w:lang w:eastAsia="en-GB"/>
                  <w14:ligatures w14:val="none"/>
                </w:rPr>
                <w:t>ln 17OHP (ln(nmol/l))</w:t>
              </w:r>
            </w:ins>
          </w:p>
        </w:tc>
        <w:tc>
          <w:tcPr>
            <w:tcW w:w="2268" w:type="dxa"/>
            <w:tcBorders>
              <w:top w:val="nil"/>
              <w:left w:val="nil"/>
              <w:bottom w:val="single" w:sz="4" w:space="0" w:color="auto"/>
              <w:right w:val="single" w:sz="4" w:space="0" w:color="auto"/>
            </w:tcBorders>
            <w:shd w:val="clear" w:color="auto" w:fill="auto"/>
            <w:noWrap/>
            <w:vAlign w:val="bottom"/>
          </w:tcPr>
          <w:p w14:paraId="3129B14D" w14:textId="77777777" w:rsidR="001702C7" w:rsidRPr="00CB7FF1" w:rsidRDefault="001702C7" w:rsidP="002B4AD2">
            <w:pPr>
              <w:spacing w:after="0" w:line="240" w:lineRule="auto"/>
              <w:jc w:val="center"/>
              <w:rPr>
                <w:ins w:id="612" w:author="Neil Lawrence" w:date="2025-03-05T07:18:00Z"/>
                <w:rFonts w:ascii="Calibri" w:eastAsia="Times New Roman" w:hAnsi="Calibri" w:cs="Calibri"/>
                <w:kern w:val="0"/>
                <w:lang w:eastAsia="en-GB"/>
                <w14:ligatures w14:val="none"/>
              </w:rPr>
            </w:pPr>
            <w:ins w:id="613" w:author="Neil Lawrence" w:date="2025-03-05T07:18:00Z">
              <w:r w:rsidRPr="002B4AD2">
                <w:rPr>
                  <w:rFonts w:ascii="Calibri" w:hAnsi="Calibri" w:cs="Calibri"/>
                </w:rPr>
                <w:t>-1.23</w:t>
              </w:r>
            </w:ins>
          </w:p>
        </w:tc>
        <w:tc>
          <w:tcPr>
            <w:tcW w:w="2268" w:type="dxa"/>
            <w:tcBorders>
              <w:top w:val="nil"/>
              <w:left w:val="nil"/>
              <w:bottom w:val="single" w:sz="4" w:space="0" w:color="auto"/>
              <w:right w:val="single" w:sz="4" w:space="0" w:color="auto"/>
            </w:tcBorders>
            <w:shd w:val="clear" w:color="auto" w:fill="auto"/>
            <w:noWrap/>
            <w:vAlign w:val="bottom"/>
          </w:tcPr>
          <w:p w14:paraId="2783A0B4" w14:textId="77777777" w:rsidR="001702C7" w:rsidRPr="002B4AD2" w:rsidRDefault="001702C7" w:rsidP="002B4AD2">
            <w:pPr>
              <w:spacing w:after="0" w:line="240" w:lineRule="auto"/>
              <w:jc w:val="center"/>
              <w:rPr>
                <w:ins w:id="614" w:author="Neil Lawrence" w:date="2025-03-05T07:18:00Z"/>
                <w:rFonts w:ascii="Calibri" w:eastAsia="Times New Roman" w:hAnsi="Calibri" w:cs="Calibri"/>
                <w:kern w:val="0"/>
                <w:lang w:eastAsia="en-GB"/>
                <w14:ligatures w14:val="none"/>
              </w:rPr>
            </w:pPr>
            <w:ins w:id="615" w:author="Neil Lawrence" w:date="2025-03-05T07:18:00Z">
              <w:r w:rsidRPr="002B4AD2">
                <w:rPr>
                  <w:rFonts w:ascii="Calibri" w:eastAsia="Times New Roman" w:hAnsi="Calibri" w:cs="Calibri"/>
                  <w:kern w:val="0"/>
                  <w:lang w:eastAsia="en-GB"/>
                  <w14:ligatures w14:val="none"/>
                </w:rPr>
                <w:t>-</w:t>
              </w:r>
              <w:r>
                <w:rPr>
                  <w:rFonts w:ascii="Calibri" w:eastAsia="Times New Roman" w:hAnsi="Calibri" w:cs="Calibri"/>
                  <w:kern w:val="0"/>
                  <w:lang w:eastAsia="en-GB"/>
                  <w14:ligatures w14:val="none"/>
                </w:rPr>
                <w:t>2.01</w:t>
              </w:r>
              <w:r w:rsidRPr="002B4AD2">
                <w:rPr>
                  <w:rFonts w:ascii="Calibri" w:eastAsia="Times New Roman" w:hAnsi="Calibri" w:cs="Calibri"/>
                  <w:kern w:val="0"/>
                  <w:lang w:eastAsia="en-GB"/>
                  <w14:ligatures w14:val="none"/>
                </w:rPr>
                <w:t xml:space="preserve"> to </w:t>
              </w:r>
              <w:r>
                <w:rPr>
                  <w:rFonts w:ascii="Calibri" w:eastAsia="Times New Roman" w:hAnsi="Calibri" w:cs="Calibri"/>
                  <w:kern w:val="0"/>
                  <w:lang w:eastAsia="en-GB"/>
                  <w14:ligatures w14:val="none"/>
                </w:rPr>
                <w:t>-</w:t>
              </w:r>
              <w:r w:rsidRPr="002B4AD2">
                <w:rPr>
                  <w:rFonts w:ascii="Calibri" w:eastAsia="Times New Roman" w:hAnsi="Calibri" w:cs="Calibri"/>
                  <w:kern w:val="0"/>
                  <w:lang w:eastAsia="en-GB"/>
                  <w14:ligatures w14:val="none"/>
                </w:rPr>
                <w:t>0.31</w:t>
              </w:r>
            </w:ins>
          </w:p>
        </w:tc>
        <w:tc>
          <w:tcPr>
            <w:tcW w:w="2268" w:type="dxa"/>
            <w:tcBorders>
              <w:top w:val="nil"/>
              <w:left w:val="nil"/>
              <w:bottom w:val="single" w:sz="4" w:space="0" w:color="auto"/>
              <w:right w:val="single" w:sz="4" w:space="0" w:color="auto"/>
            </w:tcBorders>
            <w:shd w:val="clear" w:color="auto" w:fill="auto"/>
            <w:noWrap/>
            <w:vAlign w:val="bottom"/>
          </w:tcPr>
          <w:p w14:paraId="7FB8E909" w14:textId="77777777" w:rsidR="001702C7" w:rsidRPr="002B4AD2" w:rsidRDefault="001702C7" w:rsidP="002B4AD2">
            <w:pPr>
              <w:spacing w:after="0" w:line="240" w:lineRule="auto"/>
              <w:jc w:val="center"/>
              <w:rPr>
                <w:ins w:id="616" w:author="Neil Lawrence" w:date="2025-03-05T07:18:00Z"/>
                <w:rFonts w:ascii="Calibri" w:eastAsia="Times New Roman" w:hAnsi="Calibri" w:cs="Calibri"/>
                <w:kern w:val="0"/>
                <w:lang w:eastAsia="en-GB"/>
                <w14:ligatures w14:val="none"/>
              </w:rPr>
            </w:pPr>
            <w:ins w:id="617" w:author="Neil Lawrence" w:date="2025-03-05T07:18:00Z">
              <w:r w:rsidRPr="002B4AD2">
                <w:rPr>
                  <w:rFonts w:ascii="Calibri" w:hAnsi="Calibri" w:cs="Calibri"/>
                </w:rPr>
                <w:t>*</w:t>
              </w:r>
            </w:ins>
          </w:p>
        </w:tc>
      </w:tr>
      <w:tr w:rsidR="001702C7" w:rsidRPr="002B4AD2" w14:paraId="79B1A2F0" w14:textId="77777777" w:rsidTr="002B4AD2">
        <w:trPr>
          <w:trHeight w:val="680"/>
          <w:ins w:id="618" w:author="Neil Lawrence" w:date="2025-03-05T07:18:00Z"/>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43AD438" w14:textId="77777777" w:rsidR="001702C7" w:rsidRPr="002B4AD2" w:rsidRDefault="001702C7" w:rsidP="002B4AD2">
            <w:pPr>
              <w:spacing w:after="0" w:line="240" w:lineRule="auto"/>
              <w:jc w:val="center"/>
              <w:rPr>
                <w:ins w:id="619" w:author="Neil Lawrence" w:date="2025-03-05T07:18:00Z"/>
                <w:rFonts w:ascii="Calibri" w:hAnsi="Calibri" w:cs="Calibri"/>
                <w:b/>
                <w:bCs/>
              </w:rPr>
            </w:pPr>
            <w:ins w:id="620" w:author="Neil Lawrence" w:date="2025-03-05T07:18:00Z">
              <w:r w:rsidRPr="002B4AD2">
                <w:rPr>
                  <w:rFonts w:ascii="Calibri" w:hAnsi="Calibri" w:cs="Calibri"/>
                  <w:b/>
                  <w:bCs/>
                </w:rPr>
                <w:t xml:space="preserve">SD of random slope | random </w:t>
              </w:r>
              <w:proofErr w:type="gramStart"/>
              <w:r w:rsidRPr="002B4AD2">
                <w:rPr>
                  <w:rFonts w:ascii="Calibri" w:hAnsi="Calibri" w:cs="Calibri"/>
                  <w:b/>
                  <w:bCs/>
                </w:rPr>
                <w:t>intercept :</w:t>
              </w:r>
              <w:proofErr w:type="gramEnd"/>
              <w:r w:rsidRPr="002B4AD2">
                <w:rPr>
                  <w:rFonts w:ascii="Calibri" w:hAnsi="Calibri" w:cs="Calibri"/>
                  <w:b/>
                  <w:bCs/>
                </w:rPr>
                <w:t xml:space="preserve"> </w:t>
              </w:r>
            </w:ins>
          </w:p>
          <w:p w14:paraId="4FEC37FE" w14:textId="77777777" w:rsidR="001702C7" w:rsidRPr="002B4AD2" w:rsidRDefault="001702C7" w:rsidP="002B4AD2">
            <w:pPr>
              <w:spacing w:after="0" w:line="240" w:lineRule="auto"/>
              <w:jc w:val="center"/>
              <w:rPr>
                <w:ins w:id="621" w:author="Neil Lawrence" w:date="2025-03-05T07:18:00Z"/>
                <w:rFonts w:ascii="Calibri" w:eastAsia="Times New Roman" w:hAnsi="Calibri" w:cs="Calibri"/>
                <w:kern w:val="0"/>
                <w:lang w:eastAsia="en-GB"/>
                <w14:ligatures w14:val="none"/>
              </w:rPr>
            </w:pPr>
            <w:ins w:id="622" w:author="Neil Lawrence" w:date="2025-03-05T07:18:00Z">
              <w:r w:rsidRPr="002B4AD2">
                <w:rPr>
                  <w:rFonts w:ascii="Calibri" w:hAnsi="Calibri" w:cs="Calibri"/>
                </w:rPr>
                <w:t>0.30 | 2.21</w:t>
              </w:r>
            </w:ins>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42CE856" w14:textId="77777777" w:rsidR="001702C7" w:rsidRPr="002B4AD2" w:rsidRDefault="001702C7" w:rsidP="002B4AD2">
            <w:pPr>
              <w:spacing w:after="0" w:line="240" w:lineRule="auto"/>
              <w:jc w:val="center"/>
              <w:rPr>
                <w:ins w:id="623" w:author="Neil Lawrence" w:date="2025-03-05T07:18:00Z"/>
                <w:rFonts w:ascii="Calibri" w:hAnsi="Calibri" w:cs="Calibri"/>
                <w:b/>
                <w:bCs/>
                <w:lang w:val="pl-PL"/>
              </w:rPr>
            </w:pPr>
            <w:ins w:id="624" w:author="Neil Lawrence" w:date="2025-03-05T07:18:00Z">
              <w:r w:rsidRPr="002B4AD2">
                <w:rPr>
                  <w:rFonts w:ascii="Calibri" w:hAnsi="Calibri" w:cs="Calibri"/>
                  <w:b/>
                  <w:bCs/>
                  <w:lang w:val="pl-PL"/>
                </w:rPr>
                <w:t>R</w:t>
              </w:r>
              <w:r w:rsidRPr="002B4AD2">
                <w:rPr>
                  <w:rFonts w:ascii="Calibri" w:hAnsi="Calibri" w:cs="Calibri"/>
                  <w:b/>
                  <w:bCs/>
                  <w:vertAlign w:val="superscript"/>
                  <w:lang w:val="pl-PL"/>
                </w:rPr>
                <w:t>2</w:t>
              </w:r>
              <w:r w:rsidRPr="002B4AD2">
                <w:rPr>
                  <w:rFonts w:ascii="Calibri" w:hAnsi="Calibri" w:cs="Calibri"/>
                  <w:b/>
                  <w:bCs/>
                  <w:lang w:val="pl-PL"/>
                </w:rPr>
                <w:t xml:space="preserve"> systolic BP (95% CI) : </w:t>
              </w:r>
            </w:ins>
          </w:p>
          <w:p w14:paraId="39D9F5A6" w14:textId="77777777" w:rsidR="001702C7" w:rsidRPr="002B4AD2" w:rsidRDefault="001702C7" w:rsidP="002B4AD2">
            <w:pPr>
              <w:spacing w:after="0" w:line="240" w:lineRule="auto"/>
              <w:jc w:val="center"/>
              <w:rPr>
                <w:ins w:id="625" w:author="Neil Lawrence" w:date="2025-03-05T07:18:00Z"/>
                <w:rFonts w:ascii="Calibri" w:eastAsia="Times New Roman" w:hAnsi="Calibri" w:cs="Calibri"/>
                <w:kern w:val="0"/>
                <w:lang w:val="pl-PL" w:eastAsia="en-GB"/>
                <w14:ligatures w14:val="none"/>
              </w:rPr>
            </w:pPr>
            <w:ins w:id="626" w:author="Neil Lawrence" w:date="2025-03-05T07:18:00Z">
              <w:r w:rsidRPr="002B4AD2">
                <w:rPr>
                  <w:rFonts w:ascii="Calibri" w:eastAsia="Times New Roman" w:hAnsi="Calibri" w:cs="Calibri"/>
                  <w:kern w:val="0"/>
                  <w:lang w:val="pl-PL" w:eastAsia="en-GB"/>
                  <w14:ligatures w14:val="none"/>
                </w:rPr>
                <w:t>0.10 (0.05 to 0.15)</w:t>
              </w:r>
            </w:ins>
          </w:p>
        </w:tc>
      </w:tr>
      <w:tr w:rsidR="001702C7" w:rsidRPr="004F411A" w14:paraId="504E3351" w14:textId="77777777" w:rsidTr="002B4AD2">
        <w:trPr>
          <w:trHeight w:val="680"/>
          <w:ins w:id="627" w:author="Neil Lawrence" w:date="2025-03-05T07:18:00Z"/>
        </w:trPr>
        <w:tc>
          <w:tcPr>
            <w:tcW w:w="9639" w:type="dxa"/>
            <w:gridSpan w:val="4"/>
            <w:tcBorders>
              <w:top w:val="nil"/>
              <w:left w:val="single" w:sz="4" w:space="0" w:color="auto"/>
              <w:bottom w:val="single" w:sz="4" w:space="0" w:color="auto"/>
              <w:right w:val="single" w:sz="4" w:space="0" w:color="auto"/>
            </w:tcBorders>
            <w:shd w:val="clear" w:color="auto" w:fill="auto"/>
            <w:noWrap/>
            <w:vAlign w:val="center"/>
            <w:hideMark/>
          </w:tcPr>
          <w:p w14:paraId="2EC4D5E3" w14:textId="77777777" w:rsidR="001702C7" w:rsidRPr="002B4AD2" w:rsidRDefault="001702C7" w:rsidP="002B4AD2">
            <w:pPr>
              <w:spacing w:after="0" w:line="240" w:lineRule="auto"/>
              <w:rPr>
                <w:ins w:id="628" w:author="Neil Lawrence" w:date="2025-03-05T07:18:00Z"/>
                <w:rFonts w:ascii="Calibri" w:eastAsia="Times New Roman" w:hAnsi="Calibri" w:cs="Calibri"/>
                <w:kern w:val="0"/>
                <w:lang w:eastAsia="en-GB"/>
                <w14:ligatures w14:val="none"/>
              </w:rPr>
            </w:pPr>
            <w:ins w:id="629" w:author="Neil Lawrence" w:date="2025-03-05T07:18:00Z">
              <w:r w:rsidRPr="002B4AD2">
                <w:rPr>
                  <w:rFonts w:ascii="Calibri" w:eastAsia="Times New Roman" w:hAnsi="Calibri" w:cs="Calibri"/>
                  <w:b/>
                  <w:bCs/>
                  <w:kern w:val="0"/>
                  <w:lang w:eastAsia="en-GB"/>
                  <w14:ligatures w14:val="none"/>
                </w:rPr>
                <w:t>Outcome: Diastolic BP (Absolute values) </w:t>
              </w:r>
            </w:ins>
          </w:p>
        </w:tc>
      </w:tr>
      <w:tr w:rsidR="001702C7" w:rsidRPr="004F411A" w14:paraId="4164072F" w14:textId="77777777" w:rsidTr="002B4AD2">
        <w:trPr>
          <w:trHeight w:val="288"/>
          <w:ins w:id="630"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31379B3" w14:textId="77777777" w:rsidR="001702C7" w:rsidRPr="00435DD6" w:rsidRDefault="001702C7" w:rsidP="002B4AD2">
            <w:pPr>
              <w:spacing w:after="0" w:line="240" w:lineRule="auto"/>
              <w:rPr>
                <w:ins w:id="631" w:author="Neil Lawrence" w:date="2025-03-05T07:18:00Z"/>
                <w:rFonts w:ascii="Calibri" w:eastAsia="Times New Roman" w:hAnsi="Calibri" w:cs="Calibri"/>
                <w:b/>
                <w:bCs/>
                <w:color w:val="000000"/>
                <w:kern w:val="0"/>
                <w:lang w:eastAsia="en-GB"/>
                <w14:ligatures w14:val="none"/>
              </w:rPr>
            </w:pPr>
            <w:ins w:id="632" w:author="Neil Lawrence" w:date="2025-03-05T07:18:00Z">
              <w:r w:rsidRPr="00435DD6">
                <w:rPr>
                  <w:rFonts w:ascii="Calibri" w:eastAsia="Times New Roman" w:hAnsi="Calibri" w:cs="Calibri"/>
                  <w:b/>
                  <w:bCs/>
                  <w:color w:val="000000"/>
                  <w:kern w:val="0"/>
                  <w:lang w:eastAsia="en-GB"/>
                  <w14:ligatures w14:val="none"/>
                </w:rPr>
                <w:t>Intercept</w:t>
              </w:r>
            </w:ins>
          </w:p>
        </w:tc>
        <w:tc>
          <w:tcPr>
            <w:tcW w:w="2268" w:type="dxa"/>
            <w:tcBorders>
              <w:top w:val="nil"/>
              <w:left w:val="nil"/>
              <w:bottom w:val="single" w:sz="4" w:space="0" w:color="auto"/>
              <w:right w:val="single" w:sz="4" w:space="0" w:color="auto"/>
            </w:tcBorders>
            <w:shd w:val="clear" w:color="auto" w:fill="auto"/>
            <w:noWrap/>
            <w:vAlign w:val="bottom"/>
          </w:tcPr>
          <w:p w14:paraId="7D30A89B" w14:textId="77777777" w:rsidR="001702C7" w:rsidRPr="002B4AD2" w:rsidRDefault="001702C7" w:rsidP="002B4AD2">
            <w:pPr>
              <w:spacing w:after="0" w:line="240" w:lineRule="auto"/>
              <w:jc w:val="center"/>
              <w:rPr>
                <w:ins w:id="633" w:author="Neil Lawrence" w:date="2025-03-05T07:18:00Z"/>
                <w:rFonts w:ascii="Calibri" w:eastAsia="Times New Roman" w:hAnsi="Calibri" w:cs="Calibri"/>
                <w:kern w:val="0"/>
                <w:lang w:eastAsia="en-GB"/>
                <w14:ligatures w14:val="none"/>
              </w:rPr>
            </w:pPr>
            <w:ins w:id="634" w:author="Neil Lawrence" w:date="2025-03-05T07:18:00Z">
              <w:r w:rsidRPr="002B4AD2">
                <w:rPr>
                  <w:rFonts w:ascii="Calibri" w:hAnsi="Calibri" w:cs="Calibri"/>
                </w:rPr>
                <w:t>64.88</w:t>
              </w:r>
            </w:ins>
          </w:p>
        </w:tc>
        <w:tc>
          <w:tcPr>
            <w:tcW w:w="2268" w:type="dxa"/>
            <w:tcBorders>
              <w:top w:val="nil"/>
              <w:left w:val="nil"/>
              <w:bottom w:val="single" w:sz="4" w:space="0" w:color="auto"/>
              <w:right w:val="single" w:sz="4" w:space="0" w:color="auto"/>
            </w:tcBorders>
            <w:shd w:val="clear" w:color="auto" w:fill="auto"/>
            <w:noWrap/>
            <w:vAlign w:val="bottom"/>
          </w:tcPr>
          <w:p w14:paraId="4EC147AE" w14:textId="77777777" w:rsidR="001702C7" w:rsidRPr="002B4AD2" w:rsidRDefault="001702C7" w:rsidP="002B4AD2">
            <w:pPr>
              <w:spacing w:after="0" w:line="240" w:lineRule="auto"/>
              <w:jc w:val="center"/>
              <w:rPr>
                <w:ins w:id="635" w:author="Neil Lawrence" w:date="2025-03-05T07:18:00Z"/>
                <w:rFonts w:ascii="Calibri" w:eastAsia="Times New Roman" w:hAnsi="Calibri" w:cs="Calibri"/>
                <w:kern w:val="0"/>
                <w:lang w:eastAsia="en-GB"/>
                <w14:ligatures w14:val="none"/>
              </w:rPr>
            </w:pPr>
            <w:ins w:id="636" w:author="Neil Lawrence" w:date="2025-03-05T07:18:00Z">
              <w:r w:rsidRPr="002B4AD2">
                <w:rPr>
                  <w:rFonts w:ascii="Calibri" w:eastAsia="Times New Roman" w:hAnsi="Calibri" w:cs="Calibri"/>
                  <w:kern w:val="0"/>
                  <w:lang w:eastAsia="en-GB"/>
                  <w14:ligatures w14:val="none"/>
                </w:rPr>
                <w:t>52.66 to 76.57</w:t>
              </w:r>
            </w:ins>
          </w:p>
        </w:tc>
        <w:tc>
          <w:tcPr>
            <w:tcW w:w="2268" w:type="dxa"/>
            <w:tcBorders>
              <w:top w:val="nil"/>
              <w:left w:val="nil"/>
              <w:bottom w:val="single" w:sz="4" w:space="0" w:color="auto"/>
              <w:right w:val="single" w:sz="4" w:space="0" w:color="auto"/>
            </w:tcBorders>
            <w:shd w:val="clear" w:color="auto" w:fill="auto"/>
            <w:noWrap/>
            <w:vAlign w:val="bottom"/>
          </w:tcPr>
          <w:p w14:paraId="67E7C456" w14:textId="77777777" w:rsidR="001702C7" w:rsidRPr="002B4AD2" w:rsidRDefault="001702C7" w:rsidP="002B4AD2">
            <w:pPr>
              <w:spacing w:after="0" w:line="240" w:lineRule="auto"/>
              <w:jc w:val="center"/>
              <w:rPr>
                <w:ins w:id="637" w:author="Neil Lawrence" w:date="2025-03-05T07:18:00Z"/>
                <w:rFonts w:ascii="Calibri" w:eastAsia="Times New Roman" w:hAnsi="Calibri" w:cs="Calibri"/>
                <w:kern w:val="0"/>
                <w:lang w:eastAsia="en-GB"/>
                <w14:ligatures w14:val="none"/>
              </w:rPr>
            </w:pPr>
            <w:ins w:id="638" w:author="Neil Lawrence" w:date="2025-03-05T07:18:00Z">
              <w:r w:rsidRPr="002B4AD2">
                <w:rPr>
                  <w:rFonts w:ascii="Calibri" w:hAnsi="Calibri" w:cs="Calibri"/>
                </w:rPr>
                <w:t>*</w:t>
              </w:r>
            </w:ins>
          </w:p>
        </w:tc>
      </w:tr>
      <w:tr w:rsidR="001702C7" w:rsidRPr="004F411A" w14:paraId="6B0AAAD8" w14:textId="77777777" w:rsidTr="002B4AD2">
        <w:trPr>
          <w:trHeight w:val="288"/>
          <w:ins w:id="639"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5747E27" w14:textId="77777777" w:rsidR="001702C7" w:rsidRPr="00435DD6" w:rsidRDefault="001702C7" w:rsidP="002B4AD2">
            <w:pPr>
              <w:spacing w:after="0" w:line="240" w:lineRule="auto"/>
              <w:rPr>
                <w:ins w:id="640" w:author="Neil Lawrence" w:date="2025-03-05T07:18:00Z"/>
                <w:rFonts w:ascii="Calibri" w:eastAsia="Times New Roman" w:hAnsi="Calibri" w:cs="Calibri"/>
                <w:b/>
                <w:bCs/>
                <w:color w:val="000000"/>
                <w:kern w:val="0"/>
                <w:lang w:eastAsia="en-GB"/>
                <w14:ligatures w14:val="none"/>
              </w:rPr>
            </w:pPr>
            <w:ins w:id="641" w:author="Neil Lawrence" w:date="2025-03-05T07:18:00Z">
              <w:r w:rsidRPr="00435DD6">
                <w:rPr>
                  <w:rFonts w:ascii="Calibri" w:eastAsia="Times New Roman" w:hAnsi="Calibri" w:cs="Calibri"/>
                  <w:b/>
                  <w:bCs/>
                  <w:color w:val="000000"/>
                  <w:kern w:val="0"/>
                  <w:lang w:eastAsia="en-GB"/>
                  <w14:ligatures w14:val="none"/>
                </w:rPr>
                <w:t>Sex (Male)</w:t>
              </w:r>
            </w:ins>
          </w:p>
        </w:tc>
        <w:tc>
          <w:tcPr>
            <w:tcW w:w="2268" w:type="dxa"/>
            <w:tcBorders>
              <w:top w:val="nil"/>
              <w:left w:val="nil"/>
              <w:bottom w:val="single" w:sz="4" w:space="0" w:color="auto"/>
              <w:right w:val="single" w:sz="4" w:space="0" w:color="auto"/>
            </w:tcBorders>
            <w:shd w:val="clear" w:color="auto" w:fill="auto"/>
            <w:noWrap/>
            <w:vAlign w:val="bottom"/>
          </w:tcPr>
          <w:p w14:paraId="51185D1B" w14:textId="77777777" w:rsidR="001702C7" w:rsidRPr="00CB7FF1" w:rsidRDefault="001702C7" w:rsidP="002B4AD2">
            <w:pPr>
              <w:spacing w:after="0" w:line="240" w:lineRule="auto"/>
              <w:jc w:val="center"/>
              <w:rPr>
                <w:ins w:id="642" w:author="Neil Lawrence" w:date="2025-03-05T07:18:00Z"/>
                <w:rFonts w:ascii="Calibri" w:eastAsia="Times New Roman" w:hAnsi="Calibri" w:cs="Calibri"/>
                <w:kern w:val="0"/>
                <w:lang w:eastAsia="en-GB"/>
                <w14:ligatures w14:val="none"/>
              </w:rPr>
            </w:pPr>
            <w:ins w:id="643" w:author="Neil Lawrence" w:date="2025-03-05T07:18:00Z">
              <w:r w:rsidRPr="002B4AD2">
                <w:rPr>
                  <w:rFonts w:ascii="Calibri" w:hAnsi="Calibri" w:cs="Calibri"/>
                </w:rPr>
                <w:t>-0.28</w:t>
              </w:r>
            </w:ins>
          </w:p>
        </w:tc>
        <w:tc>
          <w:tcPr>
            <w:tcW w:w="2268" w:type="dxa"/>
            <w:tcBorders>
              <w:top w:val="nil"/>
              <w:left w:val="nil"/>
              <w:bottom w:val="single" w:sz="4" w:space="0" w:color="auto"/>
              <w:right w:val="single" w:sz="4" w:space="0" w:color="auto"/>
            </w:tcBorders>
            <w:shd w:val="clear" w:color="auto" w:fill="auto"/>
            <w:noWrap/>
            <w:vAlign w:val="bottom"/>
          </w:tcPr>
          <w:p w14:paraId="2EB8C4D4" w14:textId="77777777" w:rsidR="001702C7" w:rsidRPr="002B4AD2" w:rsidRDefault="001702C7" w:rsidP="002B4AD2">
            <w:pPr>
              <w:spacing w:after="0" w:line="240" w:lineRule="auto"/>
              <w:jc w:val="center"/>
              <w:rPr>
                <w:ins w:id="644" w:author="Neil Lawrence" w:date="2025-03-05T07:18:00Z"/>
                <w:rFonts w:ascii="Calibri" w:eastAsia="Times New Roman" w:hAnsi="Calibri" w:cs="Calibri"/>
                <w:kern w:val="0"/>
                <w:lang w:eastAsia="en-GB"/>
                <w14:ligatures w14:val="none"/>
              </w:rPr>
            </w:pPr>
            <w:ins w:id="645" w:author="Neil Lawrence" w:date="2025-03-05T07:18:00Z">
              <w:r w:rsidRPr="002B4AD2">
                <w:rPr>
                  <w:rFonts w:ascii="Calibri" w:eastAsia="Times New Roman" w:hAnsi="Calibri" w:cs="Calibri"/>
                  <w:kern w:val="0"/>
                  <w:lang w:eastAsia="en-GB"/>
                  <w14:ligatures w14:val="none"/>
                </w:rPr>
                <w:t>-2.79 to 2.34</w:t>
              </w:r>
            </w:ins>
          </w:p>
        </w:tc>
        <w:tc>
          <w:tcPr>
            <w:tcW w:w="2268" w:type="dxa"/>
            <w:tcBorders>
              <w:top w:val="nil"/>
              <w:left w:val="nil"/>
              <w:bottom w:val="single" w:sz="4" w:space="0" w:color="auto"/>
              <w:right w:val="single" w:sz="4" w:space="0" w:color="auto"/>
            </w:tcBorders>
            <w:shd w:val="clear" w:color="auto" w:fill="auto"/>
            <w:noWrap/>
            <w:vAlign w:val="bottom"/>
          </w:tcPr>
          <w:p w14:paraId="0163C1B3" w14:textId="77777777" w:rsidR="001702C7" w:rsidRPr="002B4AD2" w:rsidRDefault="001702C7" w:rsidP="002B4AD2">
            <w:pPr>
              <w:spacing w:after="0" w:line="240" w:lineRule="auto"/>
              <w:jc w:val="center"/>
              <w:rPr>
                <w:ins w:id="646" w:author="Neil Lawrence" w:date="2025-03-05T07:18:00Z"/>
                <w:rFonts w:ascii="Calibri" w:eastAsia="Times New Roman" w:hAnsi="Calibri" w:cs="Calibri"/>
                <w:kern w:val="0"/>
                <w:lang w:eastAsia="en-GB"/>
                <w14:ligatures w14:val="none"/>
              </w:rPr>
            </w:pPr>
            <w:ins w:id="647" w:author="Neil Lawrence" w:date="2025-03-05T07:18:00Z">
              <w:r w:rsidRPr="002B4AD2">
                <w:rPr>
                  <w:rFonts w:ascii="Calibri" w:hAnsi="Calibri" w:cs="Calibri"/>
                </w:rPr>
                <w:t>NS</w:t>
              </w:r>
            </w:ins>
          </w:p>
        </w:tc>
      </w:tr>
      <w:tr w:rsidR="001702C7" w:rsidRPr="004F411A" w14:paraId="5C03EB7C" w14:textId="77777777" w:rsidTr="002B4AD2">
        <w:trPr>
          <w:trHeight w:val="288"/>
          <w:ins w:id="648"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34910DE" w14:textId="77777777" w:rsidR="001702C7" w:rsidRPr="00435DD6" w:rsidRDefault="001702C7" w:rsidP="002B4AD2">
            <w:pPr>
              <w:spacing w:after="0" w:line="240" w:lineRule="auto"/>
              <w:rPr>
                <w:ins w:id="649" w:author="Neil Lawrence" w:date="2025-03-05T07:18:00Z"/>
                <w:rFonts w:ascii="Calibri" w:eastAsia="Times New Roman" w:hAnsi="Calibri" w:cs="Calibri"/>
                <w:b/>
                <w:bCs/>
                <w:color w:val="000000"/>
                <w:kern w:val="0"/>
                <w:lang w:eastAsia="en-GB"/>
                <w14:ligatures w14:val="none"/>
              </w:rPr>
            </w:pPr>
            <w:ins w:id="650" w:author="Neil Lawrence" w:date="2025-03-05T07:18:00Z">
              <w:r w:rsidRPr="00435DD6">
                <w:rPr>
                  <w:rFonts w:ascii="Calibri" w:eastAsia="Times New Roman" w:hAnsi="Calibri" w:cs="Calibri"/>
                  <w:b/>
                  <w:bCs/>
                  <w:color w:val="000000"/>
                  <w:kern w:val="0"/>
                  <w:lang w:eastAsia="en-GB"/>
                  <w14:ligatures w14:val="none"/>
                </w:rPr>
                <w:t>Sex (Not assigned)</w:t>
              </w:r>
            </w:ins>
          </w:p>
        </w:tc>
        <w:tc>
          <w:tcPr>
            <w:tcW w:w="2268" w:type="dxa"/>
            <w:tcBorders>
              <w:top w:val="nil"/>
              <w:left w:val="nil"/>
              <w:bottom w:val="single" w:sz="4" w:space="0" w:color="auto"/>
              <w:right w:val="single" w:sz="4" w:space="0" w:color="auto"/>
            </w:tcBorders>
            <w:shd w:val="clear" w:color="auto" w:fill="auto"/>
            <w:noWrap/>
            <w:vAlign w:val="bottom"/>
          </w:tcPr>
          <w:p w14:paraId="7518BEFB" w14:textId="77777777" w:rsidR="001702C7" w:rsidRPr="00CB7FF1" w:rsidRDefault="001702C7" w:rsidP="002B4AD2">
            <w:pPr>
              <w:spacing w:after="0" w:line="240" w:lineRule="auto"/>
              <w:jc w:val="center"/>
              <w:rPr>
                <w:ins w:id="651" w:author="Neil Lawrence" w:date="2025-03-05T07:18:00Z"/>
                <w:rFonts w:ascii="Calibri" w:eastAsia="Times New Roman" w:hAnsi="Calibri" w:cs="Calibri"/>
                <w:kern w:val="0"/>
                <w:lang w:eastAsia="en-GB"/>
                <w14:ligatures w14:val="none"/>
              </w:rPr>
            </w:pPr>
            <w:ins w:id="652" w:author="Neil Lawrence" w:date="2025-03-05T07:18:00Z">
              <w:r w:rsidRPr="002B4AD2">
                <w:rPr>
                  <w:rFonts w:ascii="Calibri" w:eastAsia="Times New Roman" w:hAnsi="Calibri" w:cs="Calibri"/>
                  <w:kern w:val="0"/>
                  <w:lang w:eastAsia="en-GB"/>
                  <w14:ligatures w14:val="none"/>
                </w:rPr>
                <w:t>0.53</w:t>
              </w:r>
            </w:ins>
          </w:p>
        </w:tc>
        <w:tc>
          <w:tcPr>
            <w:tcW w:w="2268" w:type="dxa"/>
            <w:tcBorders>
              <w:top w:val="nil"/>
              <w:left w:val="nil"/>
              <w:bottom w:val="single" w:sz="4" w:space="0" w:color="auto"/>
              <w:right w:val="single" w:sz="4" w:space="0" w:color="auto"/>
            </w:tcBorders>
            <w:shd w:val="clear" w:color="auto" w:fill="auto"/>
            <w:noWrap/>
            <w:vAlign w:val="bottom"/>
          </w:tcPr>
          <w:p w14:paraId="51639513" w14:textId="77777777" w:rsidR="001702C7" w:rsidRPr="002B4AD2" w:rsidRDefault="001702C7" w:rsidP="002B4AD2">
            <w:pPr>
              <w:spacing w:after="0" w:line="240" w:lineRule="auto"/>
              <w:jc w:val="center"/>
              <w:rPr>
                <w:ins w:id="653" w:author="Neil Lawrence" w:date="2025-03-05T07:18:00Z"/>
                <w:rFonts w:ascii="Calibri" w:eastAsia="Times New Roman" w:hAnsi="Calibri" w:cs="Calibri"/>
                <w:kern w:val="0"/>
                <w:lang w:eastAsia="en-GB"/>
                <w14:ligatures w14:val="none"/>
              </w:rPr>
            </w:pPr>
            <w:ins w:id="654" w:author="Neil Lawrence" w:date="2025-03-05T07:18:00Z">
              <w:r w:rsidRPr="002B4AD2">
                <w:rPr>
                  <w:rFonts w:ascii="Calibri" w:eastAsia="Times New Roman" w:hAnsi="Calibri" w:cs="Calibri"/>
                  <w:kern w:val="0"/>
                  <w:lang w:eastAsia="en-GB"/>
                  <w14:ligatures w14:val="none"/>
                </w:rPr>
                <w:t>-9.13 to 9.39</w:t>
              </w:r>
            </w:ins>
          </w:p>
        </w:tc>
        <w:tc>
          <w:tcPr>
            <w:tcW w:w="2268" w:type="dxa"/>
            <w:tcBorders>
              <w:top w:val="nil"/>
              <w:left w:val="nil"/>
              <w:bottom w:val="single" w:sz="4" w:space="0" w:color="auto"/>
              <w:right w:val="single" w:sz="4" w:space="0" w:color="auto"/>
            </w:tcBorders>
            <w:shd w:val="clear" w:color="auto" w:fill="auto"/>
            <w:noWrap/>
            <w:vAlign w:val="bottom"/>
          </w:tcPr>
          <w:p w14:paraId="745AD756" w14:textId="77777777" w:rsidR="001702C7" w:rsidRPr="002B4AD2" w:rsidRDefault="001702C7" w:rsidP="002B4AD2">
            <w:pPr>
              <w:spacing w:after="0" w:line="240" w:lineRule="auto"/>
              <w:jc w:val="center"/>
              <w:rPr>
                <w:ins w:id="655" w:author="Neil Lawrence" w:date="2025-03-05T07:18:00Z"/>
                <w:rFonts w:ascii="Calibri" w:eastAsia="Times New Roman" w:hAnsi="Calibri" w:cs="Calibri"/>
                <w:kern w:val="0"/>
                <w:lang w:eastAsia="en-GB"/>
                <w14:ligatures w14:val="none"/>
              </w:rPr>
            </w:pPr>
            <w:ins w:id="656" w:author="Neil Lawrence" w:date="2025-03-05T07:18:00Z">
              <w:r w:rsidRPr="002B4AD2">
                <w:rPr>
                  <w:rFonts w:ascii="Calibri" w:hAnsi="Calibri" w:cs="Calibri"/>
                </w:rPr>
                <w:t>NS</w:t>
              </w:r>
            </w:ins>
          </w:p>
        </w:tc>
      </w:tr>
      <w:tr w:rsidR="001702C7" w:rsidRPr="004F411A" w14:paraId="5F97CBF3" w14:textId="77777777" w:rsidTr="002B4AD2">
        <w:trPr>
          <w:trHeight w:val="288"/>
          <w:ins w:id="657"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D6DEDF5" w14:textId="77777777" w:rsidR="001702C7" w:rsidRPr="00435DD6" w:rsidRDefault="001702C7" w:rsidP="002B4AD2">
            <w:pPr>
              <w:spacing w:after="0" w:line="240" w:lineRule="auto"/>
              <w:rPr>
                <w:ins w:id="658" w:author="Neil Lawrence" w:date="2025-03-05T07:18:00Z"/>
                <w:rFonts w:ascii="Calibri" w:eastAsia="Times New Roman" w:hAnsi="Calibri" w:cs="Calibri"/>
                <w:b/>
                <w:bCs/>
                <w:color w:val="000000"/>
                <w:kern w:val="0"/>
                <w:lang w:eastAsia="en-GB"/>
                <w14:ligatures w14:val="none"/>
              </w:rPr>
            </w:pPr>
            <w:ins w:id="659" w:author="Neil Lawrence" w:date="2025-03-05T07:18:00Z">
              <w:r w:rsidRPr="00435DD6">
                <w:rPr>
                  <w:rFonts w:ascii="Calibri" w:eastAsia="Times New Roman" w:hAnsi="Calibri" w:cs="Calibri"/>
                  <w:b/>
                  <w:bCs/>
                  <w:color w:val="000000"/>
                  <w:kern w:val="0"/>
                  <w:lang w:eastAsia="en-GB"/>
                  <w14:ligatures w14:val="none"/>
                </w:rPr>
                <w:t>Age (years)</w:t>
              </w:r>
            </w:ins>
          </w:p>
        </w:tc>
        <w:tc>
          <w:tcPr>
            <w:tcW w:w="2268" w:type="dxa"/>
            <w:tcBorders>
              <w:top w:val="nil"/>
              <w:left w:val="nil"/>
              <w:bottom w:val="single" w:sz="4" w:space="0" w:color="auto"/>
              <w:right w:val="single" w:sz="4" w:space="0" w:color="auto"/>
            </w:tcBorders>
            <w:shd w:val="clear" w:color="auto" w:fill="auto"/>
            <w:noWrap/>
            <w:vAlign w:val="bottom"/>
          </w:tcPr>
          <w:p w14:paraId="1D4E97CA" w14:textId="77777777" w:rsidR="001702C7" w:rsidRPr="00CB7FF1" w:rsidRDefault="001702C7" w:rsidP="002B4AD2">
            <w:pPr>
              <w:spacing w:after="0" w:line="240" w:lineRule="auto"/>
              <w:jc w:val="center"/>
              <w:rPr>
                <w:ins w:id="660" w:author="Neil Lawrence" w:date="2025-03-05T07:18:00Z"/>
                <w:rFonts w:ascii="Calibri" w:eastAsia="Times New Roman" w:hAnsi="Calibri" w:cs="Calibri"/>
                <w:kern w:val="0"/>
                <w:lang w:eastAsia="en-GB"/>
                <w14:ligatures w14:val="none"/>
              </w:rPr>
            </w:pPr>
            <w:ins w:id="661" w:author="Neil Lawrence" w:date="2025-03-05T07:18:00Z">
              <w:r>
                <w:rPr>
                  <w:rFonts w:ascii="Calibri" w:hAnsi="Calibri" w:cs="Calibri"/>
                </w:rPr>
                <w:t>-</w:t>
              </w:r>
              <w:r w:rsidRPr="002B4AD2">
                <w:rPr>
                  <w:rFonts w:ascii="Calibri" w:hAnsi="Calibri" w:cs="Calibri"/>
                </w:rPr>
                <w:t>0.58</w:t>
              </w:r>
            </w:ins>
          </w:p>
        </w:tc>
        <w:tc>
          <w:tcPr>
            <w:tcW w:w="2268" w:type="dxa"/>
            <w:tcBorders>
              <w:top w:val="nil"/>
              <w:left w:val="nil"/>
              <w:bottom w:val="single" w:sz="4" w:space="0" w:color="auto"/>
              <w:right w:val="single" w:sz="4" w:space="0" w:color="auto"/>
            </w:tcBorders>
            <w:shd w:val="clear" w:color="auto" w:fill="auto"/>
            <w:noWrap/>
            <w:vAlign w:val="bottom"/>
          </w:tcPr>
          <w:p w14:paraId="6B21D44E" w14:textId="77777777" w:rsidR="001702C7" w:rsidRPr="002B4AD2" w:rsidRDefault="001702C7" w:rsidP="002B4AD2">
            <w:pPr>
              <w:spacing w:after="0" w:line="240" w:lineRule="auto"/>
              <w:jc w:val="center"/>
              <w:rPr>
                <w:ins w:id="662" w:author="Neil Lawrence" w:date="2025-03-05T07:18:00Z"/>
                <w:rFonts w:ascii="Calibri" w:eastAsia="Times New Roman" w:hAnsi="Calibri" w:cs="Calibri"/>
                <w:kern w:val="0"/>
                <w:lang w:eastAsia="en-GB"/>
                <w14:ligatures w14:val="none"/>
              </w:rPr>
            </w:pPr>
            <w:ins w:id="663" w:author="Neil Lawrence" w:date="2025-03-05T07:18:00Z">
              <w:r w:rsidRPr="002B4AD2">
                <w:rPr>
                  <w:rFonts w:ascii="Calibri" w:eastAsia="Times New Roman" w:hAnsi="Calibri" w:cs="Calibri"/>
                  <w:kern w:val="0"/>
                  <w:lang w:eastAsia="en-GB"/>
                  <w14:ligatures w14:val="none"/>
                </w:rPr>
                <w:t>-1.92 to 0.81</w:t>
              </w:r>
            </w:ins>
          </w:p>
        </w:tc>
        <w:tc>
          <w:tcPr>
            <w:tcW w:w="2268" w:type="dxa"/>
            <w:tcBorders>
              <w:top w:val="nil"/>
              <w:left w:val="nil"/>
              <w:bottom w:val="single" w:sz="4" w:space="0" w:color="auto"/>
              <w:right w:val="single" w:sz="4" w:space="0" w:color="auto"/>
            </w:tcBorders>
            <w:shd w:val="clear" w:color="auto" w:fill="auto"/>
            <w:noWrap/>
            <w:vAlign w:val="bottom"/>
          </w:tcPr>
          <w:p w14:paraId="0BDAAFD2" w14:textId="77777777" w:rsidR="001702C7" w:rsidRPr="002B4AD2" w:rsidRDefault="001702C7" w:rsidP="002B4AD2">
            <w:pPr>
              <w:spacing w:after="0" w:line="240" w:lineRule="auto"/>
              <w:jc w:val="center"/>
              <w:rPr>
                <w:ins w:id="664" w:author="Neil Lawrence" w:date="2025-03-05T07:18:00Z"/>
                <w:rFonts w:ascii="Calibri" w:eastAsia="Times New Roman" w:hAnsi="Calibri" w:cs="Calibri"/>
                <w:kern w:val="0"/>
                <w:lang w:eastAsia="en-GB"/>
                <w14:ligatures w14:val="none"/>
              </w:rPr>
            </w:pPr>
            <w:ins w:id="665" w:author="Neil Lawrence" w:date="2025-03-05T07:18:00Z">
              <w:r w:rsidRPr="002B4AD2">
                <w:rPr>
                  <w:rFonts w:ascii="Calibri" w:hAnsi="Calibri" w:cs="Calibri"/>
                </w:rPr>
                <w:t>NS</w:t>
              </w:r>
            </w:ins>
          </w:p>
        </w:tc>
      </w:tr>
      <w:tr w:rsidR="001702C7" w:rsidRPr="004F411A" w14:paraId="00758012" w14:textId="77777777" w:rsidTr="002B4AD2">
        <w:trPr>
          <w:trHeight w:val="288"/>
          <w:ins w:id="666"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D78201D" w14:textId="77777777" w:rsidR="001702C7" w:rsidRPr="00435DD6" w:rsidRDefault="001702C7" w:rsidP="002B4AD2">
            <w:pPr>
              <w:spacing w:after="0" w:line="240" w:lineRule="auto"/>
              <w:rPr>
                <w:ins w:id="667" w:author="Neil Lawrence" w:date="2025-03-05T07:18:00Z"/>
                <w:rFonts w:ascii="Calibri" w:eastAsia="Times New Roman" w:hAnsi="Calibri" w:cs="Calibri"/>
                <w:b/>
                <w:bCs/>
                <w:color w:val="000000"/>
                <w:kern w:val="0"/>
                <w:lang w:eastAsia="en-GB"/>
                <w14:ligatures w14:val="none"/>
              </w:rPr>
            </w:pPr>
            <w:ins w:id="668" w:author="Neil Lawrence" w:date="2025-03-05T07:18:00Z">
              <w:r w:rsidRPr="00435DD6">
                <w:rPr>
                  <w:rFonts w:ascii="Calibri" w:eastAsia="Times New Roman" w:hAnsi="Calibri" w:cs="Calibri"/>
                  <w:b/>
                  <w:bCs/>
                  <w:color w:val="000000"/>
                  <w:kern w:val="0"/>
                  <w:lang w:eastAsia="en-GB"/>
                  <w14:ligatures w14:val="none"/>
                </w:rPr>
                <w:t>Height (cm)</w:t>
              </w:r>
            </w:ins>
          </w:p>
        </w:tc>
        <w:tc>
          <w:tcPr>
            <w:tcW w:w="2268" w:type="dxa"/>
            <w:tcBorders>
              <w:top w:val="nil"/>
              <w:left w:val="nil"/>
              <w:bottom w:val="single" w:sz="4" w:space="0" w:color="auto"/>
              <w:right w:val="single" w:sz="4" w:space="0" w:color="auto"/>
            </w:tcBorders>
            <w:shd w:val="clear" w:color="auto" w:fill="auto"/>
            <w:noWrap/>
            <w:vAlign w:val="bottom"/>
          </w:tcPr>
          <w:p w14:paraId="6474D585" w14:textId="77777777" w:rsidR="001702C7" w:rsidRPr="00CB7FF1" w:rsidRDefault="001702C7" w:rsidP="002B4AD2">
            <w:pPr>
              <w:spacing w:after="0" w:line="240" w:lineRule="auto"/>
              <w:jc w:val="center"/>
              <w:rPr>
                <w:ins w:id="669" w:author="Neil Lawrence" w:date="2025-03-05T07:18:00Z"/>
                <w:rFonts w:ascii="Calibri" w:eastAsia="Times New Roman" w:hAnsi="Calibri" w:cs="Calibri"/>
                <w:kern w:val="0"/>
                <w:lang w:eastAsia="en-GB"/>
                <w14:ligatures w14:val="none"/>
              </w:rPr>
            </w:pPr>
            <w:ins w:id="670" w:author="Neil Lawrence" w:date="2025-03-05T07:18:00Z">
              <w:r w:rsidRPr="002B4AD2">
                <w:rPr>
                  <w:rFonts w:ascii="Calibri" w:hAnsi="Calibri" w:cs="Calibri"/>
                </w:rPr>
                <w:t>0.04</w:t>
              </w:r>
            </w:ins>
          </w:p>
        </w:tc>
        <w:tc>
          <w:tcPr>
            <w:tcW w:w="2268" w:type="dxa"/>
            <w:tcBorders>
              <w:top w:val="nil"/>
              <w:left w:val="nil"/>
              <w:bottom w:val="single" w:sz="4" w:space="0" w:color="auto"/>
              <w:right w:val="single" w:sz="4" w:space="0" w:color="auto"/>
            </w:tcBorders>
            <w:shd w:val="clear" w:color="auto" w:fill="auto"/>
            <w:noWrap/>
            <w:vAlign w:val="bottom"/>
          </w:tcPr>
          <w:p w14:paraId="7130391D" w14:textId="77777777" w:rsidR="001702C7" w:rsidRPr="002B4AD2" w:rsidRDefault="001702C7" w:rsidP="002B4AD2">
            <w:pPr>
              <w:spacing w:after="0" w:line="240" w:lineRule="auto"/>
              <w:jc w:val="center"/>
              <w:rPr>
                <w:ins w:id="671" w:author="Neil Lawrence" w:date="2025-03-05T07:18:00Z"/>
                <w:rFonts w:ascii="Calibri" w:eastAsia="Times New Roman" w:hAnsi="Calibri" w:cs="Calibri"/>
                <w:kern w:val="0"/>
                <w:lang w:eastAsia="en-GB"/>
                <w14:ligatures w14:val="none"/>
              </w:rPr>
            </w:pPr>
            <w:ins w:id="672" w:author="Neil Lawrence" w:date="2025-03-05T07:18:00Z">
              <w:r w:rsidRPr="002B4AD2">
                <w:rPr>
                  <w:rFonts w:ascii="Calibri" w:eastAsia="Times New Roman" w:hAnsi="Calibri" w:cs="Calibri"/>
                  <w:kern w:val="0"/>
                  <w:lang w:eastAsia="en-GB"/>
                  <w14:ligatures w14:val="none"/>
                </w:rPr>
                <w:t>-0.12 to 0.19</w:t>
              </w:r>
            </w:ins>
          </w:p>
        </w:tc>
        <w:tc>
          <w:tcPr>
            <w:tcW w:w="2268" w:type="dxa"/>
            <w:tcBorders>
              <w:top w:val="nil"/>
              <w:left w:val="nil"/>
              <w:bottom w:val="single" w:sz="4" w:space="0" w:color="auto"/>
              <w:right w:val="single" w:sz="4" w:space="0" w:color="auto"/>
            </w:tcBorders>
            <w:shd w:val="clear" w:color="auto" w:fill="auto"/>
            <w:noWrap/>
            <w:vAlign w:val="bottom"/>
          </w:tcPr>
          <w:p w14:paraId="620BF9A8" w14:textId="77777777" w:rsidR="001702C7" w:rsidRPr="002B4AD2" w:rsidRDefault="001702C7" w:rsidP="002B4AD2">
            <w:pPr>
              <w:spacing w:after="0" w:line="240" w:lineRule="auto"/>
              <w:jc w:val="center"/>
              <w:rPr>
                <w:ins w:id="673" w:author="Neil Lawrence" w:date="2025-03-05T07:18:00Z"/>
                <w:rFonts w:ascii="Calibri" w:eastAsia="Times New Roman" w:hAnsi="Calibri" w:cs="Calibri"/>
                <w:kern w:val="0"/>
                <w:lang w:eastAsia="en-GB"/>
                <w14:ligatures w14:val="none"/>
              </w:rPr>
            </w:pPr>
            <w:ins w:id="674" w:author="Neil Lawrence" w:date="2025-03-05T07:18:00Z">
              <w:r w:rsidRPr="002B4AD2">
                <w:rPr>
                  <w:rFonts w:ascii="Calibri" w:hAnsi="Calibri" w:cs="Calibri"/>
                </w:rPr>
                <w:t>NS</w:t>
              </w:r>
            </w:ins>
          </w:p>
        </w:tc>
      </w:tr>
      <w:tr w:rsidR="001702C7" w:rsidRPr="004F411A" w14:paraId="201D527D" w14:textId="77777777" w:rsidTr="002B4AD2">
        <w:trPr>
          <w:trHeight w:val="288"/>
          <w:ins w:id="675"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6BEE471" w14:textId="77777777" w:rsidR="001702C7" w:rsidRPr="00435DD6" w:rsidRDefault="001702C7" w:rsidP="002B4AD2">
            <w:pPr>
              <w:spacing w:after="0" w:line="240" w:lineRule="auto"/>
              <w:rPr>
                <w:ins w:id="676" w:author="Neil Lawrence" w:date="2025-03-05T07:18:00Z"/>
                <w:rFonts w:ascii="Calibri" w:eastAsia="Times New Roman" w:hAnsi="Calibri" w:cs="Calibri"/>
                <w:b/>
                <w:bCs/>
                <w:color w:val="000000"/>
                <w:kern w:val="0"/>
                <w:lang w:eastAsia="en-GB"/>
                <w14:ligatures w14:val="none"/>
              </w:rPr>
            </w:pPr>
            <w:ins w:id="677" w:author="Neil Lawrence" w:date="2025-03-05T07:18:00Z">
              <w:r w:rsidRPr="00435DD6">
                <w:rPr>
                  <w:rFonts w:ascii="Calibri" w:eastAsia="Times New Roman" w:hAnsi="Calibri" w:cs="Calibri"/>
                  <w:b/>
                  <w:bCs/>
                  <w:color w:val="000000"/>
                  <w:kern w:val="0"/>
                  <w:lang w:eastAsia="en-GB"/>
                  <w14:ligatures w14:val="none"/>
                </w:rPr>
                <w:t>Weight (kg)</w:t>
              </w:r>
            </w:ins>
          </w:p>
        </w:tc>
        <w:tc>
          <w:tcPr>
            <w:tcW w:w="2268" w:type="dxa"/>
            <w:tcBorders>
              <w:top w:val="nil"/>
              <w:left w:val="nil"/>
              <w:bottom w:val="single" w:sz="4" w:space="0" w:color="auto"/>
              <w:right w:val="single" w:sz="4" w:space="0" w:color="auto"/>
            </w:tcBorders>
            <w:shd w:val="clear" w:color="auto" w:fill="auto"/>
            <w:noWrap/>
            <w:vAlign w:val="bottom"/>
          </w:tcPr>
          <w:p w14:paraId="544E9BD7" w14:textId="77777777" w:rsidR="001702C7" w:rsidRPr="00CB7FF1" w:rsidRDefault="001702C7" w:rsidP="002B4AD2">
            <w:pPr>
              <w:spacing w:after="0" w:line="240" w:lineRule="auto"/>
              <w:jc w:val="center"/>
              <w:rPr>
                <w:ins w:id="678" w:author="Neil Lawrence" w:date="2025-03-05T07:18:00Z"/>
                <w:rFonts w:ascii="Calibri" w:eastAsia="Times New Roman" w:hAnsi="Calibri" w:cs="Calibri"/>
                <w:kern w:val="0"/>
                <w:lang w:eastAsia="en-GB"/>
                <w14:ligatures w14:val="none"/>
              </w:rPr>
            </w:pPr>
            <w:ins w:id="679" w:author="Neil Lawrence" w:date="2025-03-05T07:18:00Z">
              <w:r w:rsidRPr="002B4AD2">
                <w:rPr>
                  <w:rFonts w:ascii="Calibri" w:hAnsi="Calibri" w:cs="Calibri"/>
                </w:rPr>
                <w:t>0.08</w:t>
              </w:r>
            </w:ins>
          </w:p>
        </w:tc>
        <w:tc>
          <w:tcPr>
            <w:tcW w:w="2268" w:type="dxa"/>
            <w:tcBorders>
              <w:top w:val="nil"/>
              <w:left w:val="nil"/>
              <w:bottom w:val="single" w:sz="4" w:space="0" w:color="auto"/>
              <w:right w:val="single" w:sz="4" w:space="0" w:color="auto"/>
            </w:tcBorders>
            <w:shd w:val="clear" w:color="auto" w:fill="auto"/>
            <w:noWrap/>
            <w:vAlign w:val="bottom"/>
          </w:tcPr>
          <w:p w14:paraId="66BD75C6" w14:textId="77777777" w:rsidR="001702C7" w:rsidRPr="002B4AD2" w:rsidRDefault="001702C7" w:rsidP="002B4AD2">
            <w:pPr>
              <w:spacing w:after="0" w:line="240" w:lineRule="auto"/>
              <w:jc w:val="center"/>
              <w:rPr>
                <w:ins w:id="680" w:author="Neil Lawrence" w:date="2025-03-05T07:18:00Z"/>
                <w:rFonts w:ascii="Calibri" w:eastAsia="Times New Roman" w:hAnsi="Calibri" w:cs="Calibri"/>
                <w:kern w:val="0"/>
                <w:lang w:eastAsia="en-GB"/>
                <w14:ligatures w14:val="none"/>
              </w:rPr>
            </w:pPr>
            <w:ins w:id="681" w:author="Neil Lawrence" w:date="2025-03-05T07:18:00Z">
              <w:r w:rsidRPr="002B4AD2">
                <w:rPr>
                  <w:rFonts w:ascii="Calibri" w:eastAsia="Times New Roman" w:hAnsi="Calibri" w:cs="Calibri"/>
                  <w:kern w:val="0"/>
                  <w:lang w:eastAsia="en-GB"/>
                  <w14:ligatures w14:val="none"/>
                </w:rPr>
                <w:t>-0.25 to 0.38</w:t>
              </w:r>
            </w:ins>
          </w:p>
        </w:tc>
        <w:tc>
          <w:tcPr>
            <w:tcW w:w="2268" w:type="dxa"/>
            <w:tcBorders>
              <w:top w:val="nil"/>
              <w:left w:val="nil"/>
              <w:bottom w:val="single" w:sz="4" w:space="0" w:color="auto"/>
              <w:right w:val="single" w:sz="4" w:space="0" w:color="auto"/>
            </w:tcBorders>
            <w:shd w:val="clear" w:color="auto" w:fill="auto"/>
            <w:noWrap/>
            <w:vAlign w:val="bottom"/>
          </w:tcPr>
          <w:p w14:paraId="0D5C11A3" w14:textId="77777777" w:rsidR="001702C7" w:rsidRPr="002B4AD2" w:rsidRDefault="001702C7" w:rsidP="002B4AD2">
            <w:pPr>
              <w:spacing w:after="0" w:line="240" w:lineRule="auto"/>
              <w:jc w:val="center"/>
              <w:rPr>
                <w:ins w:id="682" w:author="Neil Lawrence" w:date="2025-03-05T07:18:00Z"/>
                <w:rFonts w:ascii="Calibri" w:eastAsia="Times New Roman" w:hAnsi="Calibri" w:cs="Calibri"/>
                <w:kern w:val="0"/>
                <w:lang w:eastAsia="en-GB"/>
                <w14:ligatures w14:val="none"/>
              </w:rPr>
            </w:pPr>
            <w:ins w:id="683" w:author="Neil Lawrence" w:date="2025-03-05T07:18:00Z">
              <w:r w:rsidRPr="002B4AD2">
                <w:rPr>
                  <w:rFonts w:ascii="Calibri" w:hAnsi="Calibri" w:cs="Calibri"/>
                </w:rPr>
                <w:t>NS</w:t>
              </w:r>
            </w:ins>
          </w:p>
        </w:tc>
      </w:tr>
      <w:tr w:rsidR="001702C7" w:rsidRPr="004F411A" w14:paraId="766997E1" w14:textId="77777777" w:rsidTr="002B4AD2">
        <w:trPr>
          <w:trHeight w:val="288"/>
          <w:ins w:id="684"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FF248B3" w14:textId="77777777" w:rsidR="001702C7" w:rsidRPr="00435DD6" w:rsidRDefault="001702C7" w:rsidP="002B4AD2">
            <w:pPr>
              <w:spacing w:after="0" w:line="240" w:lineRule="auto"/>
              <w:rPr>
                <w:ins w:id="685" w:author="Neil Lawrence" w:date="2025-03-05T07:18:00Z"/>
                <w:rFonts w:ascii="Calibri" w:eastAsia="Times New Roman" w:hAnsi="Calibri" w:cs="Calibri"/>
                <w:b/>
                <w:bCs/>
                <w:color w:val="000000"/>
                <w:kern w:val="0"/>
                <w:lang w:eastAsia="en-GB"/>
                <w14:ligatures w14:val="none"/>
              </w:rPr>
            </w:pPr>
            <w:ins w:id="686" w:author="Neil Lawrence" w:date="2025-03-05T07:18:00Z">
              <w:r w:rsidRPr="00435DD6">
                <w:rPr>
                  <w:rFonts w:ascii="Calibri" w:eastAsia="Times New Roman" w:hAnsi="Calibri" w:cs="Calibri"/>
                  <w:b/>
                  <w:bCs/>
                  <w:color w:val="000000"/>
                  <w:kern w:val="0"/>
                  <w:lang w:eastAsia="en-GB"/>
                  <w14:ligatures w14:val="none"/>
                </w:rPr>
                <w:t>ln 17OHP (ln(nmol/l))</w:t>
              </w:r>
            </w:ins>
          </w:p>
        </w:tc>
        <w:tc>
          <w:tcPr>
            <w:tcW w:w="2268" w:type="dxa"/>
            <w:tcBorders>
              <w:top w:val="nil"/>
              <w:left w:val="nil"/>
              <w:bottom w:val="single" w:sz="4" w:space="0" w:color="auto"/>
              <w:right w:val="single" w:sz="4" w:space="0" w:color="auto"/>
            </w:tcBorders>
            <w:shd w:val="clear" w:color="auto" w:fill="auto"/>
            <w:noWrap/>
            <w:vAlign w:val="bottom"/>
          </w:tcPr>
          <w:p w14:paraId="2CDBB2DA" w14:textId="77777777" w:rsidR="001702C7" w:rsidRPr="00CB7FF1" w:rsidRDefault="001702C7" w:rsidP="002B4AD2">
            <w:pPr>
              <w:spacing w:after="0" w:line="240" w:lineRule="auto"/>
              <w:jc w:val="center"/>
              <w:rPr>
                <w:ins w:id="687" w:author="Neil Lawrence" w:date="2025-03-05T07:18:00Z"/>
                <w:rFonts w:ascii="Calibri" w:eastAsia="Times New Roman" w:hAnsi="Calibri" w:cs="Calibri"/>
                <w:kern w:val="0"/>
                <w:lang w:eastAsia="en-GB"/>
                <w14:ligatures w14:val="none"/>
              </w:rPr>
            </w:pPr>
            <w:ins w:id="688" w:author="Neil Lawrence" w:date="2025-03-05T07:18:00Z">
              <w:r w:rsidRPr="002B4AD2">
                <w:rPr>
                  <w:rFonts w:ascii="Calibri" w:hAnsi="Calibri" w:cs="Calibri"/>
                </w:rPr>
                <w:t>-1.12</w:t>
              </w:r>
            </w:ins>
          </w:p>
        </w:tc>
        <w:tc>
          <w:tcPr>
            <w:tcW w:w="2268" w:type="dxa"/>
            <w:tcBorders>
              <w:top w:val="nil"/>
              <w:left w:val="nil"/>
              <w:bottom w:val="single" w:sz="4" w:space="0" w:color="auto"/>
              <w:right w:val="single" w:sz="4" w:space="0" w:color="auto"/>
            </w:tcBorders>
            <w:shd w:val="clear" w:color="auto" w:fill="auto"/>
            <w:noWrap/>
            <w:vAlign w:val="bottom"/>
          </w:tcPr>
          <w:p w14:paraId="0369150A" w14:textId="77777777" w:rsidR="001702C7" w:rsidRPr="002B4AD2" w:rsidRDefault="001702C7" w:rsidP="002B4AD2">
            <w:pPr>
              <w:spacing w:after="0" w:line="240" w:lineRule="auto"/>
              <w:jc w:val="center"/>
              <w:rPr>
                <w:ins w:id="689" w:author="Neil Lawrence" w:date="2025-03-05T07:18:00Z"/>
                <w:rFonts w:ascii="Calibri" w:eastAsia="Times New Roman" w:hAnsi="Calibri" w:cs="Calibri"/>
                <w:kern w:val="0"/>
                <w:lang w:eastAsia="en-GB"/>
                <w14:ligatures w14:val="none"/>
              </w:rPr>
            </w:pPr>
            <w:ins w:id="690" w:author="Neil Lawrence" w:date="2025-03-05T07:18:00Z">
              <w:r w:rsidRPr="002B4AD2">
                <w:rPr>
                  <w:rFonts w:ascii="Calibri" w:eastAsia="Times New Roman" w:hAnsi="Calibri" w:cs="Calibri"/>
                  <w:kern w:val="0"/>
                  <w:lang w:eastAsia="en-GB"/>
                  <w14:ligatures w14:val="none"/>
                </w:rPr>
                <w:t>-1.72 to -0.51</w:t>
              </w:r>
            </w:ins>
          </w:p>
        </w:tc>
        <w:tc>
          <w:tcPr>
            <w:tcW w:w="2268" w:type="dxa"/>
            <w:tcBorders>
              <w:top w:val="nil"/>
              <w:left w:val="nil"/>
              <w:bottom w:val="single" w:sz="4" w:space="0" w:color="auto"/>
              <w:right w:val="single" w:sz="4" w:space="0" w:color="auto"/>
            </w:tcBorders>
            <w:shd w:val="clear" w:color="auto" w:fill="auto"/>
            <w:noWrap/>
            <w:vAlign w:val="bottom"/>
          </w:tcPr>
          <w:p w14:paraId="7158CAD1" w14:textId="77777777" w:rsidR="001702C7" w:rsidRPr="002B4AD2" w:rsidRDefault="001702C7" w:rsidP="002B4AD2">
            <w:pPr>
              <w:spacing w:after="0" w:line="240" w:lineRule="auto"/>
              <w:jc w:val="center"/>
              <w:rPr>
                <w:ins w:id="691" w:author="Neil Lawrence" w:date="2025-03-05T07:18:00Z"/>
                <w:rFonts w:ascii="Calibri" w:eastAsia="Times New Roman" w:hAnsi="Calibri" w:cs="Calibri"/>
                <w:kern w:val="0"/>
                <w:lang w:eastAsia="en-GB"/>
                <w14:ligatures w14:val="none"/>
              </w:rPr>
            </w:pPr>
            <w:ins w:id="692" w:author="Neil Lawrence" w:date="2025-03-05T07:18:00Z">
              <w:r w:rsidRPr="002B4AD2">
                <w:rPr>
                  <w:rFonts w:ascii="Calibri" w:hAnsi="Calibri" w:cs="Calibri"/>
                </w:rPr>
                <w:t>*</w:t>
              </w:r>
            </w:ins>
          </w:p>
        </w:tc>
      </w:tr>
      <w:tr w:rsidR="001702C7" w:rsidRPr="002B4AD2" w14:paraId="5EE92A82" w14:textId="77777777" w:rsidTr="002B4AD2">
        <w:trPr>
          <w:trHeight w:val="680"/>
          <w:ins w:id="693" w:author="Neil Lawrence" w:date="2025-03-05T07:18:00Z"/>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BF47891" w14:textId="77777777" w:rsidR="001702C7" w:rsidRDefault="001702C7" w:rsidP="002B4AD2">
            <w:pPr>
              <w:spacing w:after="0" w:line="240" w:lineRule="auto"/>
              <w:jc w:val="center"/>
              <w:rPr>
                <w:ins w:id="694" w:author="Neil Lawrence" w:date="2025-03-05T07:18:00Z"/>
                <w:rFonts w:ascii="Calibri" w:hAnsi="Calibri" w:cs="Calibri"/>
                <w:b/>
                <w:bCs/>
                <w:color w:val="000000"/>
              </w:rPr>
            </w:pPr>
            <w:ins w:id="695" w:author="Neil Lawrence" w:date="2025-03-05T07:18:00Z">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ins>
          </w:p>
          <w:p w14:paraId="7CC226D1" w14:textId="77777777" w:rsidR="001702C7" w:rsidRPr="00435DD6" w:rsidRDefault="001702C7" w:rsidP="002B4AD2">
            <w:pPr>
              <w:spacing w:after="0" w:line="240" w:lineRule="auto"/>
              <w:jc w:val="center"/>
              <w:rPr>
                <w:ins w:id="696" w:author="Neil Lawrence" w:date="2025-03-05T07:18:00Z"/>
                <w:rFonts w:ascii="Calibri" w:eastAsia="Times New Roman" w:hAnsi="Calibri" w:cs="Calibri"/>
                <w:color w:val="000000"/>
                <w:kern w:val="0"/>
                <w:lang w:eastAsia="en-GB"/>
                <w14:ligatures w14:val="none"/>
              </w:rPr>
            </w:pPr>
            <w:ins w:id="697" w:author="Neil Lawrence" w:date="2025-03-05T07:18:00Z">
              <w:r>
                <w:rPr>
                  <w:rFonts w:ascii="Calibri" w:hAnsi="Calibri" w:cs="Calibri"/>
                  <w:color w:val="000000"/>
                </w:rPr>
                <w:t>0.20</w:t>
              </w:r>
              <w:r w:rsidRPr="00746B23">
                <w:rPr>
                  <w:rFonts w:ascii="Calibri" w:hAnsi="Calibri" w:cs="Calibri"/>
                  <w:color w:val="000000"/>
                </w:rPr>
                <w:t xml:space="preserve"> | </w:t>
              </w:r>
              <w:r>
                <w:rPr>
                  <w:rFonts w:ascii="Calibri" w:hAnsi="Calibri" w:cs="Calibri"/>
                  <w:color w:val="000000"/>
                </w:rPr>
                <w:t>1.77</w:t>
              </w:r>
            </w:ins>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F581F74" w14:textId="77777777" w:rsidR="001702C7" w:rsidRPr="004457AE" w:rsidRDefault="001702C7" w:rsidP="002B4AD2">
            <w:pPr>
              <w:spacing w:after="0" w:line="240" w:lineRule="auto"/>
              <w:jc w:val="center"/>
              <w:rPr>
                <w:ins w:id="698" w:author="Neil Lawrence" w:date="2025-03-05T07:18:00Z"/>
                <w:rFonts w:ascii="Calibri" w:hAnsi="Calibri" w:cs="Calibri"/>
                <w:b/>
                <w:bCs/>
                <w:color w:val="000000"/>
                <w:lang w:val="pl-PL"/>
              </w:rPr>
            </w:pPr>
            <w:ins w:id="699" w:author="Neil Lawrence" w:date="2025-03-05T07:18:00Z">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diastolic BP (95% CI) : </w:t>
              </w:r>
            </w:ins>
          </w:p>
          <w:p w14:paraId="32BB84FA" w14:textId="77777777" w:rsidR="001702C7" w:rsidRPr="004457AE" w:rsidRDefault="001702C7" w:rsidP="002B4AD2">
            <w:pPr>
              <w:spacing w:after="0" w:line="240" w:lineRule="auto"/>
              <w:jc w:val="center"/>
              <w:rPr>
                <w:ins w:id="700" w:author="Neil Lawrence" w:date="2025-03-05T07:18:00Z"/>
                <w:rFonts w:ascii="Calibri" w:eastAsia="Times New Roman" w:hAnsi="Calibri" w:cs="Calibri"/>
                <w:color w:val="000000"/>
                <w:kern w:val="0"/>
                <w:lang w:val="pl-PL" w:eastAsia="en-GB"/>
                <w14:ligatures w14:val="none"/>
              </w:rPr>
            </w:pPr>
            <w:ins w:id="701" w:author="Neil Lawrence" w:date="2025-03-05T07:18:00Z">
              <w:r>
                <w:rPr>
                  <w:rFonts w:ascii="Calibri" w:eastAsia="Times New Roman" w:hAnsi="Calibri" w:cs="Calibri"/>
                  <w:color w:val="000000"/>
                  <w:kern w:val="0"/>
                  <w:lang w:val="pl-PL" w:eastAsia="en-GB"/>
                  <w14:ligatures w14:val="none"/>
                </w:rPr>
                <w:t>0.08 (0.04 to 0.13)</w:t>
              </w:r>
            </w:ins>
          </w:p>
        </w:tc>
      </w:tr>
    </w:tbl>
    <w:p w14:paraId="3210A634" w14:textId="77777777" w:rsidR="001702C7" w:rsidRPr="00435DD6" w:rsidRDefault="001702C7" w:rsidP="001702C7">
      <w:pPr>
        <w:rPr>
          <w:ins w:id="702" w:author="Neil Lawrence" w:date="2025-03-05T07:18:00Z"/>
          <w:rFonts w:ascii="Calibri" w:hAnsi="Calibri" w:cs="Calibri"/>
          <w:sz w:val="16"/>
          <w:szCs w:val="16"/>
        </w:rPr>
      </w:pPr>
      <w:ins w:id="703" w:author="Neil Lawrence" w:date="2025-03-05T07:18:00Z">
        <w:r w:rsidRPr="00435DD6">
          <w:rPr>
            <w:rFonts w:ascii="Calibri" w:hAnsi="Calibri" w:cs="Calibri"/>
            <w:sz w:val="16"/>
            <w:szCs w:val="16"/>
          </w:rPr>
          <w:t>BP = Blood pressure; SD = Standard dev</w:t>
        </w:r>
        <w:r>
          <w:rPr>
            <w:rFonts w:ascii="Calibri" w:hAnsi="Calibri" w:cs="Calibri"/>
            <w:sz w:val="16"/>
            <w:szCs w:val="16"/>
          </w:rPr>
          <w:t>i</w:t>
        </w:r>
        <w:r w:rsidRPr="00435DD6">
          <w:rPr>
            <w:rFonts w:ascii="Calibri" w:hAnsi="Calibri" w:cs="Calibri"/>
            <w:sz w:val="16"/>
            <w:szCs w:val="16"/>
          </w:rPr>
          <w:t>ation; CI = Confidence interval</w:t>
        </w:r>
        <w:r>
          <w:rPr>
            <w:rFonts w:ascii="Calibri" w:hAnsi="Calibri" w:cs="Calibri"/>
            <w:sz w:val="16"/>
            <w:szCs w:val="16"/>
          </w:rPr>
          <w:t>; NS = Not significant; * = CI does not span zero</w:t>
        </w:r>
        <w:r w:rsidRPr="007F1C38">
          <w:rPr>
            <w:rFonts w:ascii="Calibri" w:hAnsi="Calibri" w:cs="Calibri"/>
            <w:sz w:val="16"/>
            <w:szCs w:val="16"/>
          </w:rPr>
          <w:t xml:space="preserve">. </w:t>
        </w:r>
        <w:r>
          <w:rPr>
            <w:rFonts w:ascii="Calibri" w:hAnsi="Calibri" w:cs="Calibri"/>
            <w:sz w:val="16"/>
            <w:szCs w:val="16"/>
          </w:rPr>
          <w:t>CI</w:t>
        </w:r>
        <w:r w:rsidRPr="00435DD6">
          <w:rPr>
            <w:rFonts w:ascii="Calibri" w:hAnsi="Calibri" w:cs="Calibri"/>
            <w:sz w:val="16"/>
            <w:szCs w:val="16"/>
          </w:rPr>
          <w:t xml:space="preserve"> calculated by Bayesian </w:t>
        </w:r>
        <w:r>
          <w:rPr>
            <w:rFonts w:ascii="Calibri" w:hAnsi="Calibri" w:cs="Calibri"/>
            <w:sz w:val="16"/>
            <w:szCs w:val="16"/>
          </w:rPr>
          <w:t xml:space="preserve">joint </w:t>
        </w:r>
        <w:r w:rsidRPr="00435DD6">
          <w:rPr>
            <w:rFonts w:ascii="Calibri" w:hAnsi="Calibri" w:cs="Calibri"/>
            <w:sz w:val="16"/>
            <w:szCs w:val="16"/>
          </w:rPr>
          <w:t xml:space="preserve">Model </w:t>
        </w:r>
        <w:r>
          <w:rPr>
            <w:rFonts w:ascii="Calibri" w:hAnsi="Calibri" w:cs="Calibri"/>
            <w:sz w:val="16"/>
            <w:szCs w:val="16"/>
          </w:rPr>
          <w:t xml:space="preserve">output </w:t>
        </w:r>
        <w:r w:rsidRPr="00435DD6">
          <w:rPr>
            <w:rFonts w:ascii="Calibri" w:hAnsi="Calibri" w:cs="Calibri"/>
            <w:sz w:val="16"/>
            <w:szCs w:val="16"/>
          </w:rPr>
          <w:t>using 400 iterations</w:t>
        </w:r>
        <w:r>
          <w:rPr>
            <w:rFonts w:ascii="Calibri" w:hAnsi="Calibri" w:cs="Calibri"/>
            <w:sz w:val="16"/>
            <w:szCs w:val="16"/>
          </w:rPr>
          <w:t xml:space="preserve"> </w:t>
        </w:r>
        <w:r w:rsidRPr="00435DD6">
          <w:rPr>
            <w:rFonts w:ascii="Calibri" w:hAnsi="Calibri" w:cs="Calibri"/>
            <w:sz w:val="16"/>
            <w:szCs w:val="16"/>
          </w:rPr>
          <w:t>on complete data</w:t>
        </w:r>
        <w:r>
          <w:rPr>
            <w:rFonts w:ascii="Calibri" w:hAnsi="Calibri" w:cs="Calibri"/>
            <w:sz w:val="16"/>
            <w:szCs w:val="16"/>
          </w:rPr>
          <w:t xml:space="preserve"> that also contained time of biomarker measurement</w:t>
        </w:r>
        <w:r w:rsidRPr="00435DD6">
          <w:rPr>
            <w:rFonts w:ascii="Calibri" w:hAnsi="Calibri" w:cs="Calibri"/>
            <w:sz w:val="16"/>
            <w:szCs w:val="16"/>
          </w:rPr>
          <w:t xml:space="preserve">. </w:t>
        </w:r>
        <w:r>
          <w:rPr>
            <w:rFonts w:ascii="Calibri" w:hAnsi="Calibri" w:cs="Calibri"/>
            <w:sz w:val="16"/>
            <w:szCs w:val="16"/>
          </w:rPr>
          <w:t xml:space="preserve">This had significant effect on sample size, reducing number of visits within this model of complete data from 1215 to 396. </w:t>
        </w:r>
      </w:ins>
    </w:p>
    <w:p w14:paraId="43C4DEB9" w14:textId="77777777" w:rsidR="001702C7" w:rsidRDefault="001702C7" w:rsidP="001702C7">
      <w:pPr>
        <w:rPr>
          <w:ins w:id="704" w:author="Neil Lawrence" w:date="2025-03-05T07:18:00Z"/>
          <w:rFonts w:ascii="Calibri" w:hAnsi="Calibri" w:cs="Calibri"/>
          <w:sz w:val="16"/>
          <w:szCs w:val="16"/>
        </w:rPr>
      </w:pPr>
      <w:ins w:id="705" w:author="Neil Lawrence" w:date="2025-03-05T07:18:00Z">
        <w:r w:rsidRPr="00435DD6">
          <w:rPr>
            <w:rFonts w:ascii="Calibri" w:hAnsi="Calibri" w:cs="Calibri"/>
            <w:sz w:val="16"/>
            <w:szCs w:val="16"/>
          </w:rPr>
          <w:t xml:space="preserve">Conclusion of sensitivity analysis: </w:t>
        </w:r>
        <w:r>
          <w:rPr>
            <w:rFonts w:ascii="Calibri" w:hAnsi="Calibri" w:cs="Calibri"/>
            <w:sz w:val="16"/>
            <w:szCs w:val="16"/>
          </w:rPr>
          <w:t xml:space="preserve">The larger confidence intervals and lack of statistical significance highlight there was insufficient data available with precise time of biomarker measurement to make any firm conclusions, but in combination with model 3 sensitivity analysis C this provides preliminary data to hypothesise that larger measurements of 17OHP later in the day may be more predictive of lower blood pressure due to poorer disease control than measurements of the same magnitude taken before 9am. </w:t>
        </w:r>
      </w:ins>
    </w:p>
    <w:p w14:paraId="79B8519E" w14:textId="7895BBBD" w:rsidR="00630DE2" w:rsidRDefault="00630DE2" w:rsidP="00630DE2">
      <w:pPr>
        <w:rPr>
          <w:rFonts w:ascii="Calibri" w:hAnsi="Calibri" w:cs="Calibri"/>
          <w:sz w:val="16"/>
          <w:szCs w:val="16"/>
        </w:rPr>
      </w:pPr>
    </w:p>
    <w:p w14:paraId="2F2005C6" w14:textId="77777777" w:rsidR="00630DE2" w:rsidRDefault="00630DE2" w:rsidP="00630DE2">
      <w:pPr>
        <w:rPr>
          <w:rFonts w:ascii="Calibri" w:hAnsi="Calibri" w:cs="Calibri"/>
          <w:sz w:val="16"/>
          <w:szCs w:val="16"/>
        </w:rPr>
      </w:pPr>
      <w:r>
        <w:rPr>
          <w:rFonts w:ascii="Calibri" w:hAnsi="Calibri" w:cs="Calibri"/>
          <w:sz w:val="16"/>
          <w:szCs w:val="16"/>
        </w:rPr>
        <w:br w:type="page"/>
      </w:r>
    </w:p>
    <w:p w14:paraId="1FE32A07" w14:textId="3A316085" w:rsidR="00E94A8B" w:rsidRPr="00435DD6" w:rsidRDefault="00E94A8B" w:rsidP="00E94A8B">
      <w:pPr>
        <w:pStyle w:val="Heading3"/>
        <w:rPr>
          <w:rFonts w:ascii="Calibri" w:hAnsi="Calibri" w:cs="Calibri"/>
        </w:rPr>
      </w:pPr>
      <w:r w:rsidRPr="00435DD6">
        <w:rPr>
          <w:rFonts w:ascii="Calibri" w:hAnsi="Calibri" w:cs="Calibri"/>
        </w:rPr>
        <w:lastRenderedPageBreak/>
        <w:t>Model 4: Extent to which Androstenedione predicts BP</w:t>
      </w:r>
    </w:p>
    <w:p w14:paraId="68D01C77" w14:textId="34E3C73A" w:rsidR="00E94A8B" w:rsidRPr="00435DD6" w:rsidRDefault="00A355B7" w:rsidP="00E94A8B">
      <w:pPr>
        <w:rPr>
          <w:rFonts w:ascii="Calibri" w:hAnsi="Calibri" w:cs="Calibri"/>
        </w:rPr>
      </w:pPr>
      <w:r w:rsidRPr="00435DD6">
        <w:rPr>
          <w:rFonts w:ascii="Calibri" w:hAnsi="Calibri" w:cs="Calibri"/>
          <w:b/>
          <w:bCs/>
        </w:rPr>
        <w:t>Number of patients</w:t>
      </w:r>
      <w:r w:rsidR="009E00E9">
        <w:rPr>
          <w:rFonts w:ascii="Calibri" w:hAnsi="Calibri" w:cs="Calibri"/>
          <w:b/>
          <w:bCs/>
        </w:rPr>
        <w:t xml:space="preserve"> in model</w:t>
      </w:r>
      <w:r w:rsidRPr="00435DD6">
        <w:rPr>
          <w:rFonts w:ascii="Calibri" w:hAnsi="Calibri" w:cs="Calibri"/>
          <w:b/>
          <w:bCs/>
        </w:rPr>
        <w:t>:</w:t>
      </w:r>
      <w:r w:rsidRPr="00A355B7">
        <w:rPr>
          <w:rFonts w:ascii="Calibri" w:hAnsi="Calibri" w:cs="Calibri"/>
        </w:rPr>
        <w:t xml:space="preserve"> 543</w:t>
      </w:r>
      <w:r w:rsidRPr="00A355B7">
        <w:rPr>
          <w:rFonts w:ascii="Calibri" w:hAnsi="Calibri" w:cs="Calibri"/>
        </w:rPr>
        <w:tab/>
      </w:r>
      <w:r w:rsidR="00530948">
        <w:rPr>
          <w:rFonts w:ascii="Calibri" w:hAnsi="Calibri" w:cs="Calibri"/>
        </w:rPr>
        <w:tab/>
      </w:r>
      <w:r w:rsidR="00530948">
        <w:rPr>
          <w:rFonts w:ascii="Calibri" w:hAnsi="Calibri" w:cs="Calibri"/>
        </w:rPr>
        <w:tab/>
      </w:r>
      <w:r w:rsidRPr="00435DD6">
        <w:rPr>
          <w:rFonts w:ascii="Calibri" w:hAnsi="Calibri" w:cs="Calibri"/>
          <w:b/>
          <w:bCs/>
        </w:rPr>
        <w:t>Number of visits</w:t>
      </w:r>
      <w:r w:rsidR="009E00E9">
        <w:rPr>
          <w:rFonts w:ascii="Calibri" w:hAnsi="Calibri" w:cs="Calibri"/>
          <w:b/>
          <w:bCs/>
        </w:rPr>
        <w:t xml:space="preserve"> in model</w:t>
      </w:r>
      <w:r w:rsidRPr="00435DD6">
        <w:rPr>
          <w:rFonts w:ascii="Calibri" w:hAnsi="Calibri" w:cs="Calibri"/>
          <w:b/>
          <w:bCs/>
        </w:rPr>
        <w:t>:</w:t>
      </w:r>
      <w:r w:rsidRPr="00A355B7">
        <w:rPr>
          <w:rFonts w:ascii="Calibri" w:hAnsi="Calibri" w:cs="Calibri"/>
        </w:rPr>
        <w:t xml:space="preserve"> 6187</w:t>
      </w:r>
    </w:p>
    <w:tbl>
      <w:tblPr>
        <w:tblW w:w="9639" w:type="dxa"/>
        <w:tblLook w:val="04A0" w:firstRow="1" w:lastRow="0" w:firstColumn="1" w:lastColumn="0" w:noHBand="0" w:noVBand="1"/>
      </w:tblPr>
      <w:tblGrid>
        <w:gridCol w:w="2835"/>
        <w:gridCol w:w="2268"/>
        <w:gridCol w:w="2268"/>
        <w:gridCol w:w="2268"/>
      </w:tblGrid>
      <w:tr w:rsidR="004F411A" w:rsidRPr="004F411A" w14:paraId="0E9453BA" w14:textId="77777777" w:rsidTr="00833E21">
        <w:trPr>
          <w:trHeight w:val="288"/>
        </w:trPr>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E0FDD7" w14:textId="77777777" w:rsidR="00E94A8B" w:rsidRPr="004F411A" w:rsidRDefault="00E94A8B"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Parameter</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5C76D734" w14:textId="77777777" w:rsidR="00E94A8B" w:rsidRPr="004F411A" w:rsidRDefault="00E94A8B"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Estimate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562AC546" w14:textId="77777777" w:rsidR="00E94A8B" w:rsidRPr="004F411A" w:rsidRDefault="00E94A8B"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 xml:space="preserve">Confidence </w:t>
            </w:r>
          </w:p>
          <w:p w14:paraId="41DEF109" w14:textId="77777777" w:rsidR="00E94A8B" w:rsidRPr="004F411A" w:rsidRDefault="00E94A8B"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Interval</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20D1C19C" w14:textId="77777777" w:rsidR="00E94A8B" w:rsidRPr="004F411A" w:rsidRDefault="00E94A8B"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Significance</w:t>
            </w:r>
          </w:p>
        </w:tc>
      </w:tr>
      <w:tr w:rsidR="00E94A8B" w:rsidRPr="004F411A" w14:paraId="1FA4990F" w14:textId="77777777" w:rsidTr="00833E21">
        <w:trPr>
          <w:trHeight w:val="576"/>
        </w:trPr>
        <w:tc>
          <w:tcPr>
            <w:tcW w:w="9639" w:type="dxa"/>
            <w:gridSpan w:val="4"/>
            <w:tcBorders>
              <w:top w:val="nil"/>
              <w:left w:val="single" w:sz="4" w:space="0" w:color="auto"/>
              <w:bottom w:val="single" w:sz="4" w:space="0" w:color="auto"/>
              <w:right w:val="single" w:sz="4" w:space="0" w:color="auto"/>
            </w:tcBorders>
            <w:shd w:val="clear" w:color="auto" w:fill="auto"/>
            <w:vAlign w:val="center"/>
            <w:hideMark/>
          </w:tcPr>
          <w:p w14:paraId="73BD54AB" w14:textId="77777777" w:rsidR="00E94A8B" w:rsidRPr="004F411A" w:rsidRDefault="00E94A8B" w:rsidP="007F1C38">
            <w:pPr>
              <w:spacing w:after="0" w:line="240" w:lineRule="auto"/>
              <w:rPr>
                <w:rFonts w:ascii="Calibri" w:eastAsia="Times New Roman" w:hAnsi="Calibri" w:cs="Calibri"/>
                <w:b/>
                <w:bCs/>
                <w:color w:val="000000"/>
                <w:kern w:val="0"/>
                <w:lang w:eastAsia="en-GB"/>
                <w14:ligatures w14:val="none"/>
              </w:rPr>
            </w:pPr>
          </w:p>
          <w:p w14:paraId="41662034" w14:textId="77777777" w:rsidR="00E94A8B" w:rsidRPr="004F411A" w:rsidRDefault="00E94A8B"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Outcome: Systolic BP (Absolute values)</w:t>
            </w:r>
          </w:p>
          <w:p w14:paraId="05EE3CF1" w14:textId="77777777" w:rsidR="00E94A8B" w:rsidRPr="004F411A" w:rsidRDefault="00E94A8B" w:rsidP="007F1C38">
            <w:pPr>
              <w:spacing w:after="0" w:line="240" w:lineRule="auto"/>
              <w:jc w:val="center"/>
              <w:rPr>
                <w:rFonts w:ascii="Calibri" w:eastAsia="Times New Roman" w:hAnsi="Calibri" w:cs="Calibri"/>
                <w:color w:val="000000"/>
                <w:kern w:val="0"/>
                <w:lang w:eastAsia="en-GB"/>
                <w14:ligatures w14:val="none"/>
              </w:rPr>
            </w:pPr>
            <w:r w:rsidRPr="004F411A">
              <w:rPr>
                <w:rFonts w:ascii="Calibri" w:eastAsia="Times New Roman" w:hAnsi="Calibri" w:cs="Calibri"/>
                <w:color w:val="000000"/>
                <w:kern w:val="0"/>
                <w:lang w:eastAsia="en-GB"/>
                <w14:ligatures w14:val="none"/>
              </w:rPr>
              <w:t> </w:t>
            </w:r>
          </w:p>
        </w:tc>
      </w:tr>
      <w:tr w:rsidR="00833E21" w:rsidRPr="004F411A" w14:paraId="10A89E72"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08908E13" w14:textId="77777777" w:rsidR="00833E21" w:rsidRPr="00435DD6" w:rsidRDefault="00833E21" w:rsidP="00833E21">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center"/>
          </w:tcPr>
          <w:p w14:paraId="2CA7162B" w14:textId="00B349A7"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105.6</w:t>
            </w:r>
            <w:r w:rsidR="009C2ADC">
              <w:rPr>
                <w:rFonts w:ascii="Aptos Narrow" w:hAnsi="Aptos Narrow"/>
                <w:color w:val="000000"/>
              </w:rPr>
              <w:t>0</w:t>
            </w:r>
          </w:p>
        </w:tc>
        <w:tc>
          <w:tcPr>
            <w:tcW w:w="2268" w:type="dxa"/>
            <w:tcBorders>
              <w:top w:val="nil"/>
              <w:left w:val="nil"/>
              <w:bottom w:val="single" w:sz="4" w:space="0" w:color="auto"/>
              <w:right w:val="single" w:sz="4" w:space="0" w:color="auto"/>
            </w:tcBorders>
            <w:shd w:val="clear" w:color="auto" w:fill="auto"/>
            <w:noWrap/>
            <w:vAlign w:val="center"/>
          </w:tcPr>
          <w:p w14:paraId="210A29FE" w14:textId="0719F814"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101.92 to 109.29</w:t>
            </w:r>
          </w:p>
        </w:tc>
        <w:tc>
          <w:tcPr>
            <w:tcW w:w="2268" w:type="dxa"/>
            <w:tcBorders>
              <w:top w:val="nil"/>
              <w:left w:val="nil"/>
              <w:bottom w:val="single" w:sz="4" w:space="0" w:color="auto"/>
              <w:right w:val="single" w:sz="4" w:space="0" w:color="auto"/>
            </w:tcBorders>
            <w:shd w:val="clear" w:color="auto" w:fill="auto"/>
            <w:noWrap/>
            <w:vAlign w:val="center"/>
          </w:tcPr>
          <w:p w14:paraId="1DF9BBDC" w14:textId="71F9DFBA"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33E21" w:rsidRPr="004F411A" w14:paraId="37BBEA62"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FD345BF" w14:textId="77777777" w:rsidR="00833E21" w:rsidRPr="00435DD6" w:rsidRDefault="00833E21" w:rsidP="00833E21">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center"/>
          </w:tcPr>
          <w:p w14:paraId="57276B0E" w14:textId="663F5305"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1.3</w:t>
            </w:r>
            <w:r w:rsidR="009C2ADC">
              <w:rPr>
                <w:rFonts w:ascii="Aptos Narrow" w:hAnsi="Aptos Narrow"/>
                <w:color w:val="000000"/>
              </w:rPr>
              <w:t>0</w:t>
            </w:r>
          </w:p>
        </w:tc>
        <w:tc>
          <w:tcPr>
            <w:tcW w:w="2268" w:type="dxa"/>
            <w:tcBorders>
              <w:top w:val="nil"/>
              <w:left w:val="nil"/>
              <w:bottom w:val="single" w:sz="4" w:space="0" w:color="auto"/>
              <w:right w:val="single" w:sz="4" w:space="0" w:color="auto"/>
            </w:tcBorders>
            <w:shd w:val="clear" w:color="auto" w:fill="auto"/>
            <w:noWrap/>
            <w:vAlign w:val="center"/>
          </w:tcPr>
          <w:p w14:paraId="1E42DA8B" w14:textId="25479A2C"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-0.35 to 2.95</w:t>
            </w:r>
          </w:p>
        </w:tc>
        <w:tc>
          <w:tcPr>
            <w:tcW w:w="2268" w:type="dxa"/>
            <w:tcBorders>
              <w:top w:val="nil"/>
              <w:left w:val="nil"/>
              <w:bottom w:val="single" w:sz="4" w:space="0" w:color="auto"/>
              <w:right w:val="single" w:sz="4" w:space="0" w:color="auto"/>
            </w:tcBorders>
            <w:shd w:val="clear" w:color="auto" w:fill="auto"/>
            <w:noWrap/>
            <w:vAlign w:val="center"/>
          </w:tcPr>
          <w:p w14:paraId="05C6D3E7" w14:textId="58B63353"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833E21" w:rsidRPr="004F411A" w14:paraId="17BE3702"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F1B848C" w14:textId="77777777" w:rsidR="00833E21" w:rsidRPr="00435DD6" w:rsidRDefault="00833E21" w:rsidP="00833E21">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center"/>
          </w:tcPr>
          <w:p w14:paraId="1DB8CB9F" w14:textId="36D89D18"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-9.42</w:t>
            </w:r>
          </w:p>
        </w:tc>
        <w:tc>
          <w:tcPr>
            <w:tcW w:w="2268" w:type="dxa"/>
            <w:tcBorders>
              <w:top w:val="nil"/>
              <w:left w:val="nil"/>
              <w:bottom w:val="single" w:sz="4" w:space="0" w:color="auto"/>
              <w:right w:val="single" w:sz="4" w:space="0" w:color="auto"/>
            </w:tcBorders>
            <w:shd w:val="clear" w:color="auto" w:fill="auto"/>
            <w:noWrap/>
            <w:vAlign w:val="center"/>
          </w:tcPr>
          <w:p w14:paraId="556867A8" w14:textId="31373AB4"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-19.72 to 0.87</w:t>
            </w:r>
          </w:p>
        </w:tc>
        <w:tc>
          <w:tcPr>
            <w:tcW w:w="2268" w:type="dxa"/>
            <w:tcBorders>
              <w:top w:val="nil"/>
              <w:left w:val="nil"/>
              <w:bottom w:val="single" w:sz="4" w:space="0" w:color="auto"/>
              <w:right w:val="single" w:sz="4" w:space="0" w:color="auto"/>
            </w:tcBorders>
            <w:shd w:val="clear" w:color="auto" w:fill="auto"/>
            <w:noWrap/>
            <w:vAlign w:val="center"/>
          </w:tcPr>
          <w:p w14:paraId="215D6A28" w14:textId="2ED3D2E0"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833E21" w:rsidRPr="004F411A" w14:paraId="204350E1"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750FD39" w14:textId="77777777" w:rsidR="00833E21" w:rsidRPr="00435DD6" w:rsidRDefault="00833E21" w:rsidP="00833E21">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center"/>
          </w:tcPr>
          <w:p w14:paraId="790F6811" w14:textId="2F11BFFD"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0.3</w:t>
            </w:r>
            <w:r w:rsidR="009C2ADC">
              <w:rPr>
                <w:rFonts w:ascii="Aptos Narrow" w:hAnsi="Aptos Narrow"/>
                <w:color w:val="000000"/>
              </w:rPr>
              <w:t>0</w:t>
            </w:r>
          </w:p>
        </w:tc>
        <w:tc>
          <w:tcPr>
            <w:tcW w:w="2268" w:type="dxa"/>
            <w:tcBorders>
              <w:top w:val="nil"/>
              <w:left w:val="nil"/>
              <w:bottom w:val="single" w:sz="4" w:space="0" w:color="auto"/>
              <w:right w:val="single" w:sz="4" w:space="0" w:color="auto"/>
            </w:tcBorders>
            <w:shd w:val="clear" w:color="auto" w:fill="auto"/>
            <w:noWrap/>
            <w:vAlign w:val="center"/>
          </w:tcPr>
          <w:p w14:paraId="5F1857D3" w14:textId="531A788C"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-0.06 to 0.67</w:t>
            </w:r>
          </w:p>
        </w:tc>
        <w:tc>
          <w:tcPr>
            <w:tcW w:w="2268" w:type="dxa"/>
            <w:tcBorders>
              <w:top w:val="nil"/>
              <w:left w:val="nil"/>
              <w:bottom w:val="single" w:sz="4" w:space="0" w:color="auto"/>
              <w:right w:val="single" w:sz="4" w:space="0" w:color="auto"/>
            </w:tcBorders>
            <w:shd w:val="clear" w:color="auto" w:fill="auto"/>
            <w:noWrap/>
            <w:vAlign w:val="center"/>
          </w:tcPr>
          <w:p w14:paraId="43EE1909" w14:textId="76713EC4"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833E21" w:rsidRPr="004F411A" w14:paraId="5A5EDAFB"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1827CB6" w14:textId="77777777" w:rsidR="00833E21" w:rsidRPr="00435DD6" w:rsidRDefault="00833E21" w:rsidP="00833E21">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center"/>
          </w:tcPr>
          <w:p w14:paraId="15F73C12" w14:textId="1C3CBBB5"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-0.14</w:t>
            </w:r>
          </w:p>
        </w:tc>
        <w:tc>
          <w:tcPr>
            <w:tcW w:w="2268" w:type="dxa"/>
            <w:tcBorders>
              <w:top w:val="nil"/>
              <w:left w:val="nil"/>
              <w:bottom w:val="single" w:sz="4" w:space="0" w:color="auto"/>
              <w:right w:val="single" w:sz="4" w:space="0" w:color="auto"/>
            </w:tcBorders>
            <w:shd w:val="clear" w:color="auto" w:fill="auto"/>
            <w:noWrap/>
            <w:vAlign w:val="center"/>
          </w:tcPr>
          <w:p w14:paraId="48C82BDF" w14:textId="5E284FE0"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-0.19 to -0.08</w:t>
            </w:r>
          </w:p>
        </w:tc>
        <w:tc>
          <w:tcPr>
            <w:tcW w:w="2268" w:type="dxa"/>
            <w:tcBorders>
              <w:top w:val="nil"/>
              <w:left w:val="nil"/>
              <w:bottom w:val="single" w:sz="4" w:space="0" w:color="auto"/>
              <w:right w:val="single" w:sz="4" w:space="0" w:color="auto"/>
            </w:tcBorders>
            <w:shd w:val="clear" w:color="auto" w:fill="auto"/>
            <w:noWrap/>
            <w:vAlign w:val="center"/>
          </w:tcPr>
          <w:p w14:paraId="4247DFBB" w14:textId="4B8D29E7"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33E21" w:rsidRPr="004F411A" w14:paraId="34C6200A"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0403A50E" w14:textId="77777777" w:rsidR="00833E21" w:rsidRPr="00435DD6" w:rsidRDefault="00833E21" w:rsidP="00833E21">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center"/>
          </w:tcPr>
          <w:p w14:paraId="1ADFC3B5" w14:textId="58F03007"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0.44</w:t>
            </w:r>
          </w:p>
        </w:tc>
        <w:tc>
          <w:tcPr>
            <w:tcW w:w="2268" w:type="dxa"/>
            <w:tcBorders>
              <w:top w:val="nil"/>
              <w:left w:val="nil"/>
              <w:bottom w:val="single" w:sz="4" w:space="0" w:color="auto"/>
              <w:right w:val="single" w:sz="4" w:space="0" w:color="auto"/>
            </w:tcBorders>
            <w:shd w:val="clear" w:color="auto" w:fill="auto"/>
            <w:noWrap/>
            <w:vAlign w:val="center"/>
          </w:tcPr>
          <w:p w14:paraId="1563C462" w14:textId="552DC2C8"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0.35 to 0.54</w:t>
            </w:r>
          </w:p>
        </w:tc>
        <w:tc>
          <w:tcPr>
            <w:tcW w:w="2268" w:type="dxa"/>
            <w:tcBorders>
              <w:top w:val="nil"/>
              <w:left w:val="nil"/>
              <w:bottom w:val="single" w:sz="4" w:space="0" w:color="auto"/>
              <w:right w:val="single" w:sz="4" w:space="0" w:color="auto"/>
            </w:tcBorders>
            <w:shd w:val="clear" w:color="auto" w:fill="auto"/>
            <w:noWrap/>
            <w:vAlign w:val="center"/>
          </w:tcPr>
          <w:p w14:paraId="2F719DF9" w14:textId="04157479"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33E21" w:rsidRPr="004F411A" w14:paraId="41841769"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FC7FD85" w14:textId="028EF80F" w:rsidR="00833E21" w:rsidRPr="004457AE" w:rsidRDefault="00833E21" w:rsidP="00833E21">
            <w:pPr>
              <w:spacing w:after="0" w:line="240" w:lineRule="auto"/>
              <w:rPr>
                <w:rFonts w:ascii="Calibri" w:eastAsia="Times New Roman" w:hAnsi="Calibri" w:cs="Calibri"/>
                <w:b/>
                <w:bCs/>
                <w:color w:val="000000"/>
                <w:kern w:val="0"/>
                <w:lang w:val="it-IT" w:eastAsia="en-GB"/>
                <w14:ligatures w14:val="none"/>
              </w:rPr>
            </w:pPr>
            <w:r w:rsidRPr="004457AE">
              <w:rPr>
                <w:rFonts w:ascii="Calibri" w:eastAsia="Times New Roman" w:hAnsi="Calibri" w:cs="Calibri"/>
                <w:b/>
                <w:bCs/>
                <w:color w:val="000000"/>
                <w:kern w:val="0"/>
                <w:lang w:val="it-IT" w:eastAsia="en-GB"/>
                <w14:ligatures w14:val="none"/>
              </w:rPr>
              <w:t>ln androstenedione (ln(nmol/l))</w:t>
            </w:r>
          </w:p>
        </w:tc>
        <w:tc>
          <w:tcPr>
            <w:tcW w:w="2268" w:type="dxa"/>
            <w:tcBorders>
              <w:top w:val="nil"/>
              <w:left w:val="nil"/>
              <w:bottom w:val="single" w:sz="4" w:space="0" w:color="auto"/>
              <w:right w:val="single" w:sz="4" w:space="0" w:color="auto"/>
            </w:tcBorders>
            <w:shd w:val="clear" w:color="auto" w:fill="auto"/>
            <w:noWrap/>
            <w:vAlign w:val="center"/>
          </w:tcPr>
          <w:p w14:paraId="2655A1A6" w14:textId="39355EA3"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-0.73</w:t>
            </w:r>
          </w:p>
        </w:tc>
        <w:tc>
          <w:tcPr>
            <w:tcW w:w="2268" w:type="dxa"/>
            <w:tcBorders>
              <w:top w:val="nil"/>
              <w:left w:val="nil"/>
              <w:bottom w:val="single" w:sz="4" w:space="0" w:color="auto"/>
              <w:right w:val="single" w:sz="4" w:space="0" w:color="auto"/>
            </w:tcBorders>
            <w:shd w:val="clear" w:color="auto" w:fill="auto"/>
            <w:noWrap/>
            <w:vAlign w:val="center"/>
          </w:tcPr>
          <w:p w14:paraId="3E2717F9" w14:textId="4C5B6B21"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-1.18 to -0.28</w:t>
            </w:r>
          </w:p>
        </w:tc>
        <w:tc>
          <w:tcPr>
            <w:tcW w:w="2268" w:type="dxa"/>
            <w:tcBorders>
              <w:top w:val="nil"/>
              <w:left w:val="nil"/>
              <w:bottom w:val="single" w:sz="4" w:space="0" w:color="auto"/>
              <w:right w:val="single" w:sz="4" w:space="0" w:color="auto"/>
            </w:tcBorders>
            <w:shd w:val="clear" w:color="auto" w:fill="auto"/>
            <w:noWrap/>
            <w:vAlign w:val="center"/>
          </w:tcPr>
          <w:p w14:paraId="7CCF8DE9" w14:textId="3F170C69"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3702E" w:rsidRPr="001702C7" w14:paraId="2A0E3211" w14:textId="77777777" w:rsidTr="00833E21">
        <w:trPr>
          <w:trHeight w:val="828"/>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AE62E31" w14:textId="77777777" w:rsidR="005C3A58" w:rsidRPr="00435DD6" w:rsidRDefault="0083702E" w:rsidP="0083702E">
            <w:pPr>
              <w:spacing w:after="0" w:line="240" w:lineRule="auto"/>
              <w:jc w:val="center"/>
              <w:rPr>
                <w:rFonts w:ascii="Aptos Narrow" w:hAnsi="Aptos Narrow"/>
                <w:b/>
                <w:bCs/>
                <w:color w:val="000000"/>
              </w:rPr>
            </w:pPr>
            <w:r w:rsidRPr="00435DD6">
              <w:rPr>
                <w:rFonts w:ascii="Aptos Narrow" w:hAnsi="Aptos Narrow"/>
                <w:b/>
                <w:bCs/>
                <w:color w:val="000000"/>
              </w:rPr>
              <w:t xml:space="preserve">SD of random slope | random </w:t>
            </w:r>
            <w:proofErr w:type="gramStart"/>
            <w:r w:rsidRPr="00435DD6">
              <w:rPr>
                <w:rFonts w:ascii="Aptos Narrow" w:hAnsi="Aptos Narrow"/>
                <w:b/>
                <w:bCs/>
                <w:color w:val="000000"/>
              </w:rPr>
              <w:t>intercept :</w:t>
            </w:r>
            <w:proofErr w:type="gramEnd"/>
            <w:r w:rsidRPr="00435DD6">
              <w:rPr>
                <w:rFonts w:ascii="Aptos Narrow" w:hAnsi="Aptos Narrow"/>
                <w:b/>
                <w:bCs/>
                <w:color w:val="000000"/>
              </w:rPr>
              <w:t xml:space="preserve"> </w:t>
            </w:r>
          </w:p>
          <w:p w14:paraId="4F4D1D46" w14:textId="5D21CFEC" w:rsidR="0083702E" w:rsidRPr="00435DD6" w:rsidRDefault="00107A5B" w:rsidP="0083702E">
            <w:pPr>
              <w:spacing w:after="0" w:line="240" w:lineRule="auto"/>
              <w:jc w:val="center"/>
              <w:rPr>
                <w:rFonts w:ascii="Calibri" w:eastAsia="Times New Roman" w:hAnsi="Calibri" w:cs="Calibri"/>
                <w:color w:val="000000"/>
                <w:kern w:val="0"/>
                <w:lang w:eastAsia="en-GB"/>
                <w14:ligatures w14:val="none"/>
              </w:rPr>
            </w:pPr>
            <w:r w:rsidRPr="00107A5B">
              <w:rPr>
                <w:rFonts w:ascii="Aptos Narrow" w:hAnsi="Aptos Narrow"/>
                <w:color w:val="000000"/>
              </w:rPr>
              <w:t>0.41 | 4.38</w:t>
            </w:r>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13E5790" w14:textId="77777777" w:rsidR="005C3A58" w:rsidRPr="004457AE" w:rsidRDefault="0083702E" w:rsidP="0083702E">
            <w:pPr>
              <w:spacing w:after="0" w:line="240" w:lineRule="auto"/>
              <w:jc w:val="center"/>
              <w:rPr>
                <w:rFonts w:ascii="Aptos Narrow" w:hAnsi="Aptos Narrow"/>
                <w:b/>
                <w:bCs/>
                <w:color w:val="000000"/>
                <w:lang w:val="pl-PL"/>
              </w:rPr>
            </w:pPr>
            <w:r w:rsidRPr="004457AE">
              <w:rPr>
                <w:rFonts w:ascii="Aptos Narrow" w:hAnsi="Aptos Narrow"/>
                <w:b/>
                <w:bCs/>
                <w:color w:val="000000"/>
                <w:lang w:val="pl-PL"/>
              </w:rPr>
              <w:t>R</w:t>
            </w:r>
            <w:r w:rsidRPr="004457AE">
              <w:rPr>
                <w:rFonts w:ascii="Aptos Narrow" w:hAnsi="Aptos Narrow"/>
                <w:b/>
                <w:bCs/>
                <w:color w:val="000000"/>
                <w:vertAlign w:val="superscript"/>
                <w:lang w:val="pl-PL"/>
              </w:rPr>
              <w:t>2</w:t>
            </w:r>
            <w:r w:rsidRPr="004457AE">
              <w:rPr>
                <w:rFonts w:ascii="Aptos Narrow" w:hAnsi="Aptos Narrow"/>
                <w:b/>
                <w:bCs/>
                <w:color w:val="000000"/>
                <w:lang w:val="pl-PL"/>
              </w:rPr>
              <w:t xml:space="preserve"> systolic BP (95% CI) : </w:t>
            </w:r>
          </w:p>
          <w:p w14:paraId="3E428ACF" w14:textId="0F7C976B" w:rsidR="0083702E" w:rsidRPr="004457AE" w:rsidRDefault="00107A5B" w:rsidP="0083702E">
            <w:pPr>
              <w:spacing w:after="0" w:line="240" w:lineRule="auto"/>
              <w:jc w:val="center"/>
              <w:rPr>
                <w:rFonts w:ascii="Calibri" w:eastAsia="Times New Roman" w:hAnsi="Calibri" w:cs="Calibri"/>
                <w:color w:val="000000"/>
                <w:kern w:val="0"/>
                <w:lang w:val="pl-PL" w:eastAsia="en-GB"/>
                <w14:ligatures w14:val="none"/>
              </w:rPr>
            </w:pPr>
            <w:r w:rsidRPr="00107A5B">
              <w:rPr>
                <w:rFonts w:ascii="Aptos Narrow" w:hAnsi="Aptos Narrow"/>
                <w:color w:val="000000"/>
                <w:lang w:val="pl-PL"/>
              </w:rPr>
              <w:t>0.31 (0.17 to 0.45)</w:t>
            </w:r>
          </w:p>
        </w:tc>
      </w:tr>
      <w:tr w:rsidR="00E94A8B" w:rsidRPr="004F411A" w14:paraId="36D8DC76" w14:textId="77777777" w:rsidTr="00833E21">
        <w:trPr>
          <w:trHeight w:val="288"/>
        </w:trPr>
        <w:tc>
          <w:tcPr>
            <w:tcW w:w="9639" w:type="dxa"/>
            <w:gridSpan w:val="4"/>
            <w:tcBorders>
              <w:top w:val="nil"/>
              <w:left w:val="single" w:sz="4" w:space="0" w:color="auto"/>
              <w:bottom w:val="single" w:sz="4" w:space="0" w:color="auto"/>
              <w:right w:val="single" w:sz="4" w:space="0" w:color="auto"/>
            </w:tcBorders>
            <w:shd w:val="clear" w:color="auto" w:fill="auto"/>
            <w:noWrap/>
            <w:vAlign w:val="bottom"/>
            <w:hideMark/>
          </w:tcPr>
          <w:p w14:paraId="738981B3" w14:textId="77777777" w:rsidR="00E94A8B" w:rsidRPr="004457AE" w:rsidRDefault="00E94A8B" w:rsidP="007F1C38">
            <w:pPr>
              <w:spacing w:after="0" w:line="240" w:lineRule="auto"/>
              <w:rPr>
                <w:rFonts w:ascii="Calibri" w:eastAsia="Times New Roman" w:hAnsi="Calibri" w:cs="Calibri"/>
                <w:color w:val="000000"/>
                <w:kern w:val="0"/>
                <w:lang w:val="pl-PL" w:eastAsia="en-GB"/>
                <w14:ligatures w14:val="none"/>
              </w:rPr>
            </w:pPr>
          </w:p>
          <w:p w14:paraId="7D41B41F" w14:textId="77777777" w:rsidR="00E94A8B" w:rsidRPr="00435DD6" w:rsidRDefault="00E94A8B" w:rsidP="007F1C3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Outcome: Diastolic BP (Absolute values) </w:t>
            </w:r>
          </w:p>
          <w:p w14:paraId="5CA81274" w14:textId="77777777" w:rsidR="00E94A8B" w:rsidRPr="00435DD6" w:rsidRDefault="00E94A8B" w:rsidP="007F1C38">
            <w:pPr>
              <w:spacing w:after="0" w:line="240" w:lineRule="auto"/>
              <w:jc w:val="center"/>
              <w:rPr>
                <w:rFonts w:ascii="Calibri" w:eastAsia="Times New Roman" w:hAnsi="Calibri" w:cs="Calibri"/>
                <w:color w:val="000000"/>
                <w:kern w:val="0"/>
                <w:lang w:eastAsia="en-GB"/>
                <w14:ligatures w14:val="none"/>
              </w:rPr>
            </w:pPr>
            <w:r w:rsidRPr="00435DD6">
              <w:rPr>
                <w:rFonts w:ascii="Calibri" w:eastAsia="Times New Roman" w:hAnsi="Calibri" w:cs="Calibri"/>
                <w:color w:val="000000"/>
                <w:kern w:val="0"/>
                <w:lang w:eastAsia="en-GB"/>
                <w14:ligatures w14:val="none"/>
              </w:rPr>
              <w:t> </w:t>
            </w:r>
          </w:p>
        </w:tc>
      </w:tr>
      <w:tr w:rsidR="00107A5B" w:rsidRPr="004F411A" w14:paraId="78DFFA4E"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88E590F" w14:textId="77777777" w:rsidR="00107A5B" w:rsidRPr="00435DD6" w:rsidRDefault="00107A5B" w:rsidP="00107A5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center"/>
          </w:tcPr>
          <w:p w14:paraId="47FB6526" w14:textId="26B867C2"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66.67</w:t>
            </w:r>
          </w:p>
        </w:tc>
        <w:tc>
          <w:tcPr>
            <w:tcW w:w="2268" w:type="dxa"/>
            <w:tcBorders>
              <w:top w:val="nil"/>
              <w:left w:val="nil"/>
              <w:bottom w:val="single" w:sz="4" w:space="0" w:color="auto"/>
              <w:right w:val="single" w:sz="4" w:space="0" w:color="auto"/>
            </w:tcBorders>
            <w:shd w:val="clear" w:color="auto" w:fill="auto"/>
            <w:noWrap/>
            <w:vAlign w:val="center"/>
          </w:tcPr>
          <w:p w14:paraId="12642E56" w14:textId="326D0E7F"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64.00 to 69.33</w:t>
            </w:r>
          </w:p>
        </w:tc>
        <w:tc>
          <w:tcPr>
            <w:tcW w:w="2268" w:type="dxa"/>
            <w:tcBorders>
              <w:top w:val="nil"/>
              <w:left w:val="nil"/>
              <w:bottom w:val="single" w:sz="4" w:space="0" w:color="auto"/>
              <w:right w:val="single" w:sz="4" w:space="0" w:color="auto"/>
            </w:tcBorders>
            <w:shd w:val="clear" w:color="auto" w:fill="auto"/>
            <w:noWrap/>
            <w:vAlign w:val="center"/>
          </w:tcPr>
          <w:p w14:paraId="28525051" w14:textId="521AFB8A"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107A5B" w:rsidRPr="004F411A" w14:paraId="0CFA5DD6"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3927C18" w14:textId="77777777" w:rsidR="00107A5B" w:rsidRPr="00435DD6" w:rsidRDefault="00107A5B" w:rsidP="00107A5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center"/>
          </w:tcPr>
          <w:p w14:paraId="65AF8500" w14:textId="02BAF671"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0.76</w:t>
            </w:r>
          </w:p>
        </w:tc>
        <w:tc>
          <w:tcPr>
            <w:tcW w:w="2268" w:type="dxa"/>
            <w:tcBorders>
              <w:top w:val="nil"/>
              <w:left w:val="nil"/>
              <w:bottom w:val="single" w:sz="4" w:space="0" w:color="auto"/>
              <w:right w:val="single" w:sz="4" w:space="0" w:color="auto"/>
            </w:tcBorders>
            <w:shd w:val="clear" w:color="auto" w:fill="auto"/>
            <w:noWrap/>
            <w:vAlign w:val="center"/>
          </w:tcPr>
          <w:p w14:paraId="198E3A80" w14:textId="6CFD7D93"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-0.57 to 2.09</w:t>
            </w:r>
          </w:p>
        </w:tc>
        <w:tc>
          <w:tcPr>
            <w:tcW w:w="2268" w:type="dxa"/>
            <w:tcBorders>
              <w:top w:val="nil"/>
              <w:left w:val="nil"/>
              <w:bottom w:val="single" w:sz="4" w:space="0" w:color="auto"/>
              <w:right w:val="single" w:sz="4" w:space="0" w:color="auto"/>
            </w:tcBorders>
            <w:shd w:val="clear" w:color="auto" w:fill="auto"/>
            <w:noWrap/>
            <w:vAlign w:val="center"/>
          </w:tcPr>
          <w:p w14:paraId="006710C1" w14:textId="663AD025"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107A5B" w:rsidRPr="004F411A" w14:paraId="50233FF3"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BEE842D" w14:textId="77777777" w:rsidR="00107A5B" w:rsidRPr="00435DD6" w:rsidRDefault="00107A5B" w:rsidP="00107A5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center"/>
          </w:tcPr>
          <w:p w14:paraId="0851ABBA" w14:textId="0FAB5EB5"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-4.2</w:t>
            </w:r>
            <w:r w:rsidR="009C2ADC">
              <w:rPr>
                <w:rFonts w:ascii="Aptos Narrow" w:hAnsi="Aptos Narrow"/>
                <w:color w:val="000000"/>
              </w:rPr>
              <w:t>0</w:t>
            </w:r>
          </w:p>
        </w:tc>
        <w:tc>
          <w:tcPr>
            <w:tcW w:w="2268" w:type="dxa"/>
            <w:tcBorders>
              <w:top w:val="nil"/>
              <w:left w:val="nil"/>
              <w:bottom w:val="single" w:sz="4" w:space="0" w:color="auto"/>
              <w:right w:val="single" w:sz="4" w:space="0" w:color="auto"/>
            </w:tcBorders>
            <w:shd w:val="clear" w:color="auto" w:fill="auto"/>
            <w:noWrap/>
            <w:vAlign w:val="center"/>
          </w:tcPr>
          <w:p w14:paraId="4035ACCD" w14:textId="00F514BB"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-12.85 to 4.46</w:t>
            </w:r>
          </w:p>
        </w:tc>
        <w:tc>
          <w:tcPr>
            <w:tcW w:w="2268" w:type="dxa"/>
            <w:tcBorders>
              <w:top w:val="nil"/>
              <w:left w:val="nil"/>
              <w:bottom w:val="single" w:sz="4" w:space="0" w:color="auto"/>
              <w:right w:val="single" w:sz="4" w:space="0" w:color="auto"/>
            </w:tcBorders>
            <w:shd w:val="clear" w:color="auto" w:fill="auto"/>
            <w:noWrap/>
            <w:vAlign w:val="center"/>
          </w:tcPr>
          <w:p w14:paraId="66331115" w14:textId="3E64D9E8"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107A5B" w:rsidRPr="004F411A" w14:paraId="0A469DAB"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35927A3" w14:textId="77777777" w:rsidR="00107A5B" w:rsidRPr="00435DD6" w:rsidRDefault="00107A5B" w:rsidP="00107A5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center"/>
          </w:tcPr>
          <w:p w14:paraId="3E529AAA" w14:textId="69226C30"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0.29</w:t>
            </w:r>
          </w:p>
        </w:tc>
        <w:tc>
          <w:tcPr>
            <w:tcW w:w="2268" w:type="dxa"/>
            <w:tcBorders>
              <w:top w:val="nil"/>
              <w:left w:val="nil"/>
              <w:bottom w:val="single" w:sz="4" w:space="0" w:color="auto"/>
              <w:right w:val="single" w:sz="4" w:space="0" w:color="auto"/>
            </w:tcBorders>
            <w:shd w:val="clear" w:color="auto" w:fill="auto"/>
            <w:noWrap/>
            <w:vAlign w:val="center"/>
          </w:tcPr>
          <w:p w14:paraId="02044EBE" w14:textId="49F73248"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0.03 to 0.56</w:t>
            </w:r>
          </w:p>
        </w:tc>
        <w:tc>
          <w:tcPr>
            <w:tcW w:w="2268" w:type="dxa"/>
            <w:tcBorders>
              <w:top w:val="nil"/>
              <w:left w:val="nil"/>
              <w:bottom w:val="single" w:sz="4" w:space="0" w:color="auto"/>
              <w:right w:val="single" w:sz="4" w:space="0" w:color="auto"/>
            </w:tcBorders>
            <w:shd w:val="clear" w:color="auto" w:fill="auto"/>
            <w:noWrap/>
            <w:vAlign w:val="center"/>
          </w:tcPr>
          <w:p w14:paraId="7A4D8079" w14:textId="4F3093D4"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107A5B" w:rsidRPr="004F411A" w14:paraId="5B9ED452"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21B6F54" w14:textId="77777777" w:rsidR="00107A5B" w:rsidRPr="00435DD6" w:rsidRDefault="00107A5B" w:rsidP="00107A5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center"/>
          </w:tcPr>
          <w:p w14:paraId="018ACAED" w14:textId="3682C270"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w:t>
            </w:r>
            <w:r w:rsidR="009C2ADC">
              <w:rPr>
                <w:rFonts w:ascii="Aptos Narrow" w:hAnsi="Aptos Narrow"/>
                <w:color w:val="000000"/>
              </w:rPr>
              <w:t>0</w:t>
            </w:r>
          </w:p>
        </w:tc>
        <w:tc>
          <w:tcPr>
            <w:tcW w:w="2268" w:type="dxa"/>
            <w:tcBorders>
              <w:top w:val="nil"/>
              <w:left w:val="nil"/>
              <w:bottom w:val="single" w:sz="4" w:space="0" w:color="auto"/>
              <w:right w:val="single" w:sz="4" w:space="0" w:color="auto"/>
            </w:tcBorders>
            <w:shd w:val="clear" w:color="auto" w:fill="auto"/>
            <w:noWrap/>
            <w:vAlign w:val="center"/>
          </w:tcPr>
          <w:p w14:paraId="44979EAB" w14:textId="302A9349"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-0.13 to -0.06</w:t>
            </w:r>
          </w:p>
        </w:tc>
        <w:tc>
          <w:tcPr>
            <w:tcW w:w="2268" w:type="dxa"/>
            <w:tcBorders>
              <w:top w:val="nil"/>
              <w:left w:val="nil"/>
              <w:bottom w:val="single" w:sz="4" w:space="0" w:color="auto"/>
              <w:right w:val="single" w:sz="4" w:space="0" w:color="auto"/>
            </w:tcBorders>
            <w:shd w:val="clear" w:color="auto" w:fill="auto"/>
            <w:noWrap/>
            <w:vAlign w:val="center"/>
          </w:tcPr>
          <w:p w14:paraId="07AEE549" w14:textId="239048FB"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107A5B" w:rsidRPr="004F411A" w14:paraId="4C8C0EEC"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7442D78" w14:textId="77777777" w:rsidR="00107A5B" w:rsidRPr="00435DD6" w:rsidRDefault="00107A5B" w:rsidP="00107A5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center"/>
          </w:tcPr>
          <w:p w14:paraId="0D915313" w14:textId="4D5633B0"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0.22</w:t>
            </w:r>
          </w:p>
        </w:tc>
        <w:tc>
          <w:tcPr>
            <w:tcW w:w="2268" w:type="dxa"/>
            <w:tcBorders>
              <w:top w:val="nil"/>
              <w:left w:val="nil"/>
              <w:bottom w:val="single" w:sz="4" w:space="0" w:color="auto"/>
              <w:right w:val="single" w:sz="4" w:space="0" w:color="auto"/>
            </w:tcBorders>
            <w:shd w:val="clear" w:color="auto" w:fill="auto"/>
            <w:noWrap/>
            <w:vAlign w:val="center"/>
          </w:tcPr>
          <w:p w14:paraId="1B2CCAC2" w14:textId="02605EF8"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0.16 to 0.28</w:t>
            </w:r>
          </w:p>
        </w:tc>
        <w:tc>
          <w:tcPr>
            <w:tcW w:w="2268" w:type="dxa"/>
            <w:tcBorders>
              <w:top w:val="nil"/>
              <w:left w:val="nil"/>
              <w:bottom w:val="single" w:sz="4" w:space="0" w:color="auto"/>
              <w:right w:val="single" w:sz="4" w:space="0" w:color="auto"/>
            </w:tcBorders>
            <w:shd w:val="clear" w:color="auto" w:fill="auto"/>
            <w:noWrap/>
            <w:vAlign w:val="center"/>
          </w:tcPr>
          <w:p w14:paraId="206B3990" w14:textId="13ED9C43"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107A5B" w:rsidRPr="004F411A" w14:paraId="14909360"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42543C2" w14:textId="4F55AD7B" w:rsidR="00107A5B" w:rsidRPr="004457AE" w:rsidRDefault="00107A5B" w:rsidP="00107A5B">
            <w:pPr>
              <w:spacing w:after="0" w:line="240" w:lineRule="auto"/>
              <w:rPr>
                <w:rFonts w:ascii="Calibri" w:eastAsia="Times New Roman" w:hAnsi="Calibri" w:cs="Calibri"/>
                <w:b/>
                <w:bCs/>
                <w:color w:val="000000"/>
                <w:kern w:val="0"/>
                <w:lang w:val="it-IT" w:eastAsia="en-GB"/>
                <w14:ligatures w14:val="none"/>
              </w:rPr>
            </w:pPr>
            <w:r w:rsidRPr="004457AE">
              <w:rPr>
                <w:rFonts w:ascii="Calibri" w:eastAsia="Times New Roman" w:hAnsi="Calibri" w:cs="Calibri"/>
                <w:b/>
                <w:bCs/>
                <w:color w:val="000000"/>
                <w:kern w:val="0"/>
                <w:lang w:val="it-IT" w:eastAsia="en-GB"/>
                <w14:ligatures w14:val="none"/>
              </w:rPr>
              <w:t>ln androstenedione (ln(nmol/l))</w:t>
            </w:r>
          </w:p>
        </w:tc>
        <w:tc>
          <w:tcPr>
            <w:tcW w:w="2268" w:type="dxa"/>
            <w:tcBorders>
              <w:top w:val="nil"/>
              <w:left w:val="nil"/>
              <w:bottom w:val="single" w:sz="4" w:space="0" w:color="auto"/>
              <w:right w:val="single" w:sz="4" w:space="0" w:color="auto"/>
            </w:tcBorders>
            <w:shd w:val="clear" w:color="auto" w:fill="auto"/>
            <w:noWrap/>
            <w:vAlign w:val="center"/>
          </w:tcPr>
          <w:p w14:paraId="14A54305" w14:textId="0DAD1875"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-0.61</w:t>
            </w:r>
          </w:p>
        </w:tc>
        <w:tc>
          <w:tcPr>
            <w:tcW w:w="2268" w:type="dxa"/>
            <w:tcBorders>
              <w:top w:val="nil"/>
              <w:left w:val="nil"/>
              <w:bottom w:val="single" w:sz="4" w:space="0" w:color="auto"/>
              <w:right w:val="single" w:sz="4" w:space="0" w:color="auto"/>
            </w:tcBorders>
            <w:shd w:val="clear" w:color="auto" w:fill="auto"/>
            <w:noWrap/>
            <w:vAlign w:val="center"/>
          </w:tcPr>
          <w:p w14:paraId="2308CC9E" w14:textId="5B002D3F"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-0.96 to -0.25</w:t>
            </w:r>
          </w:p>
        </w:tc>
        <w:tc>
          <w:tcPr>
            <w:tcW w:w="2268" w:type="dxa"/>
            <w:tcBorders>
              <w:top w:val="nil"/>
              <w:left w:val="nil"/>
              <w:bottom w:val="single" w:sz="4" w:space="0" w:color="auto"/>
              <w:right w:val="single" w:sz="4" w:space="0" w:color="auto"/>
            </w:tcBorders>
            <w:shd w:val="clear" w:color="auto" w:fill="auto"/>
            <w:noWrap/>
            <w:vAlign w:val="center"/>
          </w:tcPr>
          <w:p w14:paraId="239E8CE9" w14:textId="1A4D1F9D"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A355B7" w:rsidRPr="001702C7" w14:paraId="0C992E19" w14:textId="77777777" w:rsidTr="00833E21">
        <w:trPr>
          <w:trHeight w:val="828"/>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7A6CFD6" w14:textId="77777777" w:rsidR="005C3A58" w:rsidRPr="00435DD6" w:rsidRDefault="00A355B7" w:rsidP="00A355B7">
            <w:pPr>
              <w:spacing w:after="0" w:line="240" w:lineRule="auto"/>
              <w:jc w:val="center"/>
              <w:rPr>
                <w:rFonts w:ascii="Aptos Narrow" w:hAnsi="Aptos Narrow"/>
                <w:b/>
                <w:bCs/>
                <w:color w:val="000000"/>
              </w:rPr>
            </w:pPr>
            <w:r w:rsidRPr="00435DD6">
              <w:rPr>
                <w:rFonts w:ascii="Aptos Narrow" w:hAnsi="Aptos Narrow"/>
                <w:b/>
                <w:bCs/>
                <w:color w:val="000000"/>
              </w:rPr>
              <w:t xml:space="preserve">SD of random slope | random </w:t>
            </w:r>
            <w:proofErr w:type="gramStart"/>
            <w:r w:rsidRPr="00435DD6">
              <w:rPr>
                <w:rFonts w:ascii="Aptos Narrow" w:hAnsi="Aptos Narrow"/>
                <w:b/>
                <w:bCs/>
                <w:color w:val="000000"/>
              </w:rPr>
              <w:t>intercept :</w:t>
            </w:r>
            <w:proofErr w:type="gramEnd"/>
            <w:r w:rsidRPr="00435DD6">
              <w:rPr>
                <w:rFonts w:ascii="Aptos Narrow" w:hAnsi="Aptos Narrow"/>
                <w:b/>
                <w:bCs/>
                <w:color w:val="000000"/>
              </w:rPr>
              <w:t xml:space="preserve"> </w:t>
            </w:r>
          </w:p>
          <w:p w14:paraId="083FB75F" w14:textId="612BCEC7" w:rsidR="00A355B7" w:rsidRPr="00435DD6" w:rsidRDefault="00107A5B" w:rsidP="00A355B7">
            <w:pPr>
              <w:spacing w:after="0" w:line="240" w:lineRule="auto"/>
              <w:jc w:val="center"/>
              <w:rPr>
                <w:rFonts w:ascii="Calibri" w:eastAsia="Times New Roman" w:hAnsi="Calibri" w:cs="Calibri"/>
                <w:color w:val="000000"/>
                <w:kern w:val="0"/>
                <w:lang w:eastAsia="en-GB"/>
                <w14:ligatures w14:val="none"/>
              </w:rPr>
            </w:pPr>
            <w:r w:rsidRPr="00107A5B">
              <w:rPr>
                <w:rFonts w:ascii="Aptos Narrow" w:hAnsi="Aptos Narrow"/>
                <w:color w:val="000000"/>
              </w:rPr>
              <w:t>0.20 | 2.39</w:t>
            </w:r>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C17BF8B" w14:textId="77777777" w:rsidR="005C3A58" w:rsidRPr="004457AE" w:rsidRDefault="00A355B7" w:rsidP="00A355B7">
            <w:pPr>
              <w:spacing w:after="0" w:line="240" w:lineRule="auto"/>
              <w:jc w:val="center"/>
              <w:rPr>
                <w:rFonts w:ascii="Aptos Narrow" w:hAnsi="Aptos Narrow"/>
                <w:b/>
                <w:bCs/>
                <w:color w:val="000000"/>
                <w:lang w:val="pl-PL"/>
              </w:rPr>
            </w:pPr>
            <w:r w:rsidRPr="004457AE">
              <w:rPr>
                <w:rFonts w:ascii="Aptos Narrow" w:hAnsi="Aptos Narrow"/>
                <w:b/>
                <w:bCs/>
                <w:color w:val="000000"/>
                <w:lang w:val="pl-PL"/>
              </w:rPr>
              <w:t>R</w:t>
            </w:r>
            <w:r w:rsidRPr="004457AE">
              <w:rPr>
                <w:rFonts w:ascii="Aptos Narrow" w:hAnsi="Aptos Narrow"/>
                <w:b/>
                <w:bCs/>
                <w:color w:val="000000"/>
                <w:vertAlign w:val="superscript"/>
                <w:lang w:val="pl-PL"/>
              </w:rPr>
              <w:t>2</w:t>
            </w:r>
            <w:r w:rsidRPr="004457AE">
              <w:rPr>
                <w:rFonts w:ascii="Aptos Narrow" w:hAnsi="Aptos Narrow"/>
                <w:b/>
                <w:bCs/>
                <w:color w:val="000000"/>
                <w:lang w:val="pl-PL"/>
              </w:rPr>
              <w:t xml:space="preserve"> diastolic BP (95% CI) : </w:t>
            </w:r>
          </w:p>
          <w:p w14:paraId="0085FE5D" w14:textId="3744C205" w:rsidR="00A355B7" w:rsidRPr="004457AE" w:rsidRDefault="00EE17D6" w:rsidP="00A355B7">
            <w:pPr>
              <w:spacing w:after="0" w:line="240" w:lineRule="auto"/>
              <w:jc w:val="center"/>
              <w:rPr>
                <w:rFonts w:ascii="Calibri" w:eastAsia="Times New Roman" w:hAnsi="Calibri" w:cs="Calibri"/>
                <w:color w:val="000000"/>
                <w:kern w:val="0"/>
                <w:lang w:val="pl-PL" w:eastAsia="en-GB"/>
                <w14:ligatures w14:val="none"/>
              </w:rPr>
            </w:pPr>
            <w:r w:rsidRPr="00EE17D6">
              <w:rPr>
                <w:rFonts w:ascii="Aptos Narrow" w:hAnsi="Aptos Narrow"/>
                <w:color w:val="000000"/>
                <w:lang w:val="pl-PL"/>
              </w:rPr>
              <w:t>0.20 (0.08 to 0.32)</w:t>
            </w:r>
          </w:p>
        </w:tc>
      </w:tr>
    </w:tbl>
    <w:p w14:paraId="759C7188" w14:textId="65F6364F" w:rsidR="00E94A8B" w:rsidRPr="004F411A" w:rsidRDefault="00E94A8B" w:rsidP="00E94A8B">
      <w:pPr>
        <w:rPr>
          <w:rFonts w:ascii="Calibri" w:eastAsiaTheme="majorEastAsia" w:hAnsi="Calibri" w:cs="Calibri"/>
          <w:color w:val="0F4761" w:themeColor="accent1" w:themeShade="BF"/>
          <w:sz w:val="32"/>
          <w:szCs w:val="32"/>
        </w:rPr>
      </w:pPr>
      <w:r w:rsidRPr="00435DD6">
        <w:rPr>
          <w:rFonts w:ascii="Calibri" w:hAnsi="Calibri" w:cs="Calibri"/>
          <w:sz w:val="16"/>
          <w:szCs w:val="16"/>
        </w:rPr>
        <w:t>BP = Blood pressure; SD = Standard dev</w:t>
      </w:r>
      <w:r w:rsidR="00A355B7">
        <w:rPr>
          <w:rFonts w:ascii="Calibri" w:hAnsi="Calibri" w:cs="Calibri"/>
          <w:sz w:val="16"/>
          <w:szCs w:val="16"/>
        </w:rPr>
        <w:t>i</w:t>
      </w:r>
      <w:r w:rsidRPr="00435DD6">
        <w:rPr>
          <w:rFonts w:ascii="Calibri" w:hAnsi="Calibri" w:cs="Calibri"/>
          <w:sz w:val="16"/>
          <w:szCs w:val="16"/>
        </w:rPr>
        <w:t>ation; 17OHP = 17OH-progesterone; CI = Confidence interval</w:t>
      </w:r>
      <w:r w:rsidR="00E709CD">
        <w:rPr>
          <w:rFonts w:ascii="Calibri" w:hAnsi="Calibri" w:cs="Calibri"/>
          <w:sz w:val="16"/>
          <w:szCs w:val="16"/>
        </w:rPr>
        <w:t>; NS = Not significant; * = CI does not span zero</w:t>
      </w:r>
      <w:r w:rsidR="00E709CD" w:rsidRPr="007F1C38">
        <w:rPr>
          <w:rFonts w:ascii="Calibri" w:hAnsi="Calibri" w:cs="Calibri"/>
          <w:sz w:val="16"/>
          <w:szCs w:val="16"/>
        </w:rPr>
        <w:t xml:space="preserve">. </w:t>
      </w:r>
      <w:r w:rsidR="00E709CD">
        <w:rPr>
          <w:rFonts w:ascii="Calibri" w:hAnsi="Calibri" w:cs="Calibri"/>
          <w:sz w:val="16"/>
          <w:szCs w:val="16"/>
        </w:rPr>
        <w:t>CI</w:t>
      </w:r>
      <w:r w:rsidRPr="00435DD6">
        <w:rPr>
          <w:rFonts w:ascii="Calibri" w:hAnsi="Calibri" w:cs="Calibri"/>
          <w:sz w:val="16"/>
          <w:szCs w:val="16"/>
        </w:rPr>
        <w:t xml:space="preserve"> calculated by iterating Bayesian Model using 400 iterations each through </w:t>
      </w:r>
      <w:r w:rsidR="00AD7394">
        <w:rPr>
          <w:rFonts w:ascii="Calibri" w:hAnsi="Calibri" w:cs="Calibri"/>
          <w:sz w:val="16"/>
          <w:szCs w:val="16"/>
        </w:rPr>
        <w:t>10</w:t>
      </w:r>
      <w:r w:rsidR="00AD7394" w:rsidRPr="00435DD6">
        <w:rPr>
          <w:rFonts w:ascii="Calibri" w:hAnsi="Calibri" w:cs="Calibri"/>
          <w:sz w:val="16"/>
          <w:szCs w:val="16"/>
        </w:rPr>
        <w:t xml:space="preserve"> </w:t>
      </w:r>
      <w:r w:rsidRPr="00435DD6">
        <w:rPr>
          <w:rFonts w:ascii="Calibri" w:hAnsi="Calibri" w:cs="Calibri"/>
          <w:sz w:val="16"/>
          <w:szCs w:val="16"/>
        </w:rPr>
        <w:t>bootstrap replications (sampling all data available from one patient with replacement) for each of the 10 imputed datasets.</w:t>
      </w:r>
      <w:r w:rsidRPr="004F411A">
        <w:rPr>
          <w:rFonts w:ascii="Calibri" w:eastAsiaTheme="majorEastAsia" w:hAnsi="Calibri" w:cs="Calibri"/>
          <w:color w:val="0F4761" w:themeColor="accent1" w:themeShade="BF"/>
          <w:sz w:val="32"/>
          <w:szCs w:val="32"/>
        </w:rPr>
        <w:br w:type="page"/>
      </w:r>
    </w:p>
    <w:p w14:paraId="0DBC77FA" w14:textId="516FEAF2" w:rsidR="00E94A8B" w:rsidRPr="00435DD6" w:rsidRDefault="00E94A8B" w:rsidP="00E94A8B">
      <w:pPr>
        <w:pStyle w:val="Heading3"/>
        <w:rPr>
          <w:rFonts w:ascii="Calibri" w:hAnsi="Calibri" w:cs="Calibri"/>
        </w:rPr>
      </w:pPr>
      <w:r w:rsidRPr="00435DD6">
        <w:rPr>
          <w:rFonts w:ascii="Calibri" w:hAnsi="Calibri" w:cs="Calibri"/>
        </w:rPr>
        <w:lastRenderedPageBreak/>
        <w:t>Model 4: Sensitivity analysis A: Complete Case Analysis: Extent to which androstenedione predicts BP</w:t>
      </w:r>
    </w:p>
    <w:p w14:paraId="1253782E" w14:textId="5B1A0CFC" w:rsidR="00E94A8B" w:rsidRPr="00435DD6" w:rsidRDefault="00363D79" w:rsidP="00E94A8B">
      <w:pPr>
        <w:rPr>
          <w:rFonts w:ascii="Calibri" w:hAnsi="Calibri" w:cs="Calibri"/>
        </w:rPr>
      </w:pPr>
      <w:r w:rsidRPr="00435DD6">
        <w:rPr>
          <w:rFonts w:ascii="Calibri" w:hAnsi="Calibri" w:cs="Calibri"/>
          <w:b/>
          <w:bCs/>
        </w:rPr>
        <w:t>Number of patients</w:t>
      </w:r>
      <w:r w:rsidR="009E00E9">
        <w:rPr>
          <w:rFonts w:ascii="Calibri" w:hAnsi="Calibri" w:cs="Calibri"/>
          <w:b/>
          <w:bCs/>
        </w:rPr>
        <w:t xml:space="preserve"> in model</w:t>
      </w:r>
      <w:r w:rsidRPr="00435DD6">
        <w:rPr>
          <w:rFonts w:ascii="Calibri" w:hAnsi="Calibri" w:cs="Calibri"/>
          <w:b/>
          <w:bCs/>
        </w:rPr>
        <w:t>:</w:t>
      </w:r>
      <w:r w:rsidRPr="00363D79">
        <w:rPr>
          <w:rFonts w:ascii="Calibri" w:hAnsi="Calibri" w:cs="Calibri"/>
        </w:rPr>
        <w:t xml:space="preserve"> 28</w:t>
      </w:r>
      <w:r w:rsidR="00EE17D6">
        <w:rPr>
          <w:rFonts w:ascii="Calibri" w:hAnsi="Calibri" w:cs="Calibri"/>
        </w:rPr>
        <w:t>2</w:t>
      </w:r>
      <w:r w:rsidRPr="00363D79">
        <w:rPr>
          <w:rFonts w:ascii="Calibri" w:hAnsi="Calibri" w:cs="Calibri"/>
        </w:rPr>
        <w:tab/>
      </w:r>
      <w:r w:rsidR="00530948">
        <w:rPr>
          <w:rFonts w:ascii="Calibri" w:hAnsi="Calibri" w:cs="Calibri"/>
        </w:rPr>
        <w:tab/>
      </w:r>
      <w:r w:rsidR="00530948">
        <w:rPr>
          <w:rFonts w:ascii="Calibri" w:hAnsi="Calibri" w:cs="Calibri"/>
        </w:rPr>
        <w:tab/>
      </w:r>
      <w:r w:rsidRPr="00435DD6">
        <w:rPr>
          <w:rFonts w:ascii="Calibri" w:hAnsi="Calibri" w:cs="Calibri"/>
          <w:b/>
          <w:bCs/>
        </w:rPr>
        <w:t>Number of visits</w:t>
      </w:r>
      <w:r w:rsidR="009E00E9">
        <w:rPr>
          <w:rFonts w:ascii="Calibri" w:hAnsi="Calibri" w:cs="Calibri"/>
          <w:b/>
          <w:bCs/>
        </w:rPr>
        <w:t xml:space="preserve"> in model</w:t>
      </w:r>
      <w:r w:rsidRPr="00435DD6">
        <w:rPr>
          <w:rFonts w:ascii="Calibri" w:hAnsi="Calibri" w:cs="Calibri"/>
          <w:b/>
          <w:bCs/>
        </w:rPr>
        <w:t>:</w:t>
      </w:r>
      <w:r w:rsidRPr="00363D79">
        <w:rPr>
          <w:rFonts w:ascii="Calibri" w:hAnsi="Calibri" w:cs="Calibri"/>
        </w:rPr>
        <w:t xml:space="preserve"> 1</w:t>
      </w:r>
      <w:r w:rsidR="00EE17D6">
        <w:rPr>
          <w:rFonts w:ascii="Calibri" w:hAnsi="Calibri" w:cs="Calibri"/>
        </w:rPr>
        <w:t>229</w:t>
      </w:r>
    </w:p>
    <w:tbl>
      <w:tblPr>
        <w:tblW w:w="9639" w:type="dxa"/>
        <w:tblLook w:val="04A0" w:firstRow="1" w:lastRow="0" w:firstColumn="1" w:lastColumn="0" w:noHBand="0" w:noVBand="1"/>
      </w:tblPr>
      <w:tblGrid>
        <w:gridCol w:w="2835"/>
        <w:gridCol w:w="2268"/>
        <w:gridCol w:w="2268"/>
        <w:gridCol w:w="2268"/>
      </w:tblGrid>
      <w:tr w:rsidR="00E94A8B" w:rsidRPr="004F411A" w14:paraId="50998FB3" w14:textId="77777777" w:rsidTr="00411B57">
        <w:trPr>
          <w:trHeight w:val="680"/>
        </w:trPr>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3645B1" w14:textId="77777777" w:rsidR="00E94A8B" w:rsidRPr="004F411A" w:rsidRDefault="00E94A8B"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Parameter</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681C6DFE" w14:textId="77777777" w:rsidR="00E94A8B" w:rsidRPr="004F411A" w:rsidRDefault="00E94A8B"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Estimate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25B4892F" w14:textId="77777777" w:rsidR="00E94A8B" w:rsidRPr="004F411A" w:rsidRDefault="00E94A8B"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 xml:space="preserve">Confidence </w:t>
            </w:r>
          </w:p>
          <w:p w14:paraId="19FF96BC" w14:textId="77777777" w:rsidR="00E94A8B" w:rsidRPr="004F411A" w:rsidRDefault="00E94A8B"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Interval</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7D4668C9" w14:textId="77777777" w:rsidR="00E94A8B" w:rsidRPr="004F411A" w:rsidRDefault="00E94A8B"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Significance</w:t>
            </w:r>
          </w:p>
        </w:tc>
      </w:tr>
      <w:tr w:rsidR="00E94A8B" w:rsidRPr="004F411A" w14:paraId="1CF6E8C3" w14:textId="77777777" w:rsidTr="00411B57">
        <w:trPr>
          <w:trHeight w:val="680"/>
        </w:trPr>
        <w:tc>
          <w:tcPr>
            <w:tcW w:w="9639" w:type="dxa"/>
            <w:gridSpan w:val="4"/>
            <w:tcBorders>
              <w:top w:val="nil"/>
              <w:left w:val="single" w:sz="4" w:space="0" w:color="auto"/>
              <w:bottom w:val="single" w:sz="4" w:space="0" w:color="auto"/>
              <w:right w:val="single" w:sz="4" w:space="0" w:color="auto"/>
            </w:tcBorders>
            <w:shd w:val="clear" w:color="auto" w:fill="auto"/>
            <w:vAlign w:val="center"/>
            <w:hideMark/>
          </w:tcPr>
          <w:p w14:paraId="4C782956" w14:textId="77777777" w:rsidR="00E94A8B" w:rsidRPr="004F411A" w:rsidRDefault="00E94A8B" w:rsidP="007F1C38">
            <w:pPr>
              <w:spacing w:after="0" w:line="240" w:lineRule="auto"/>
              <w:rPr>
                <w:rFonts w:ascii="Calibri" w:eastAsia="Times New Roman" w:hAnsi="Calibri" w:cs="Calibri"/>
                <w:b/>
                <w:bCs/>
                <w:color w:val="000000"/>
                <w:kern w:val="0"/>
                <w:lang w:eastAsia="en-GB"/>
                <w14:ligatures w14:val="none"/>
              </w:rPr>
            </w:pPr>
          </w:p>
          <w:p w14:paraId="38D6AE25" w14:textId="77777777" w:rsidR="00E94A8B" w:rsidRPr="004F411A" w:rsidRDefault="00E94A8B"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Outcome: Systolic BP (Absolute values)</w:t>
            </w:r>
          </w:p>
          <w:p w14:paraId="1EE39C7B" w14:textId="77777777" w:rsidR="00E94A8B" w:rsidRPr="004F411A" w:rsidRDefault="00E94A8B" w:rsidP="007F1C38">
            <w:pPr>
              <w:spacing w:after="0" w:line="240" w:lineRule="auto"/>
              <w:jc w:val="center"/>
              <w:rPr>
                <w:rFonts w:ascii="Calibri" w:eastAsia="Times New Roman" w:hAnsi="Calibri" w:cs="Calibri"/>
                <w:color w:val="000000"/>
                <w:kern w:val="0"/>
                <w:lang w:eastAsia="en-GB"/>
                <w14:ligatures w14:val="none"/>
              </w:rPr>
            </w:pPr>
            <w:r w:rsidRPr="004F411A">
              <w:rPr>
                <w:rFonts w:ascii="Calibri" w:eastAsia="Times New Roman" w:hAnsi="Calibri" w:cs="Calibri"/>
                <w:color w:val="000000"/>
                <w:kern w:val="0"/>
                <w:lang w:eastAsia="en-GB"/>
                <w14:ligatures w14:val="none"/>
              </w:rPr>
              <w:t> </w:t>
            </w:r>
          </w:p>
        </w:tc>
      </w:tr>
      <w:tr w:rsidR="00411B57" w:rsidRPr="004F411A" w14:paraId="5BEBB4BF"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74C3EA8" w14:textId="77777777" w:rsidR="00411B57" w:rsidRPr="00435DD6" w:rsidRDefault="00411B57" w:rsidP="00411B57">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bottom"/>
          </w:tcPr>
          <w:p w14:paraId="530C8740" w14:textId="73CEBDF2"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92.95</w:t>
            </w:r>
          </w:p>
        </w:tc>
        <w:tc>
          <w:tcPr>
            <w:tcW w:w="2268" w:type="dxa"/>
            <w:tcBorders>
              <w:top w:val="nil"/>
              <w:left w:val="nil"/>
              <w:bottom w:val="single" w:sz="4" w:space="0" w:color="auto"/>
              <w:right w:val="single" w:sz="4" w:space="0" w:color="auto"/>
            </w:tcBorders>
            <w:shd w:val="clear" w:color="auto" w:fill="auto"/>
            <w:noWrap/>
            <w:vAlign w:val="bottom"/>
          </w:tcPr>
          <w:p w14:paraId="22AD8263" w14:textId="3C71A266"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80.68 to 105.23</w:t>
            </w:r>
          </w:p>
        </w:tc>
        <w:tc>
          <w:tcPr>
            <w:tcW w:w="2268" w:type="dxa"/>
            <w:tcBorders>
              <w:top w:val="nil"/>
              <w:left w:val="nil"/>
              <w:bottom w:val="single" w:sz="4" w:space="0" w:color="auto"/>
              <w:right w:val="single" w:sz="4" w:space="0" w:color="auto"/>
            </w:tcBorders>
            <w:shd w:val="clear" w:color="auto" w:fill="auto"/>
            <w:noWrap/>
            <w:vAlign w:val="bottom"/>
          </w:tcPr>
          <w:p w14:paraId="756FC529" w14:textId="7D459F09"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411B57" w:rsidRPr="004F411A" w14:paraId="1DBC0934"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C81F127" w14:textId="77777777" w:rsidR="00411B57" w:rsidRPr="00435DD6" w:rsidRDefault="00411B57" w:rsidP="00411B57">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bottom"/>
          </w:tcPr>
          <w:p w14:paraId="200D6958" w14:textId="3E572966"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0.87</w:t>
            </w:r>
          </w:p>
        </w:tc>
        <w:tc>
          <w:tcPr>
            <w:tcW w:w="2268" w:type="dxa"/>
            <w:tcBorders>
              <w:top w:val="nil"/>
              <w:left w:val="nil"/>
              <w:bottom w:val="single" w:sz="4" w:space="0" w:color="auto"/>
              <w:right w:val="single" w:sz="4" w:space="0" w:color="auto"/>
            </w:tcBorders>
            <w:shd w:val="clear" w:color="auto" w:fill="auto"/>
            <w:noWrap/>
            <w:vAlign w:val="bottom"/>
          </w:tcPr>
          <w:p w14:paraId="3D8F1854" w14:textId="2F65B0F1"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-0.60 to 2.34</w:t>
            </w:r>
          </w:p>
        </w:tc>
        <w:tc>
          <w:tcPr>
            <w:tcW w:w="2268" w:type="dxa"/>
            <w:tcBorders>
              <w:top w:val="nil"/>
              <w:left w:val="nil"/>
              <w:bottom w:val="single" w:sz="4" w:space="0" w:color="auto"/>
              <w:right w:val="single" w:sz="4" w:space="0" w:color="auto"/>
            </w:tcBorders>
            <w:shd w:val="clear" w:color="auto" w:fill="auto"/>
            <w:noWrap/>
            <w:vAlign w:val="bottom"/>
          </w:tcPr>
          <w:p w14:paraId="35A533AB" w14:textId="1E1E93F5"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411B57" w:rsidRPr="004F411A" w14:paraId="2E424075"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1B9E0D0" w14:textId="77777777" w:rsidR="00411B57" w:rsidRPr="00435DD6" w:rsidRDefault="00411B57" w:rsidP="00411B57">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bottom"/>
          </w:tcPr>
          <w:p w14:paraId="62F26BFE" w14:textId="023115E5"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-10.83</w:t>
            </w:r>
          </w:p>
        </w:tc>
        <w:tc>
          <w:tcPr>
            <w:tcW w:w="2268" w:type="dxa"/>
            <w:tcBorders>
              <w:top w:val="nil"/>
              <w:left w:val="nil"/>
              <w:bottom w:val="single" w:sz="4" w:space="0" w:color="auto"/>
              <w:right w:val="single" w:sz="4" w:space="0" w:color="auto"/>
            </w:tcBorders>
            <w:shd w:val="clear" w:color="auto" w:fill="auto"/>
            <w:noWrap/>
            <w:vAlign w:val="bottom"/>
          </w:tcPr>
          <w:p w14:paraId="0925E6B6" w14:textId="60348D0A"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-24.93 to 3.27</w:t>
            </w:r>
          </w:p>
        </w:tc>
        <w:tc>
          <w:tcPr>
            <w:tcW w:w="2268" w:type="dxa"/>
            <w:tcBorders>
              <w:top w:val="nil"/>
              <w:left w:val="nil"/>
              <w:bottom w:val="single" w:sz="4" w:space="0" w:color="auto"/>
              <w:right w:val="single" w:sz="4" w:space="0" w:color="auto"/>
            </w:tcBorders>
            <w:shd w:val="clear" w:color="auto" w:fill="auto"/>
            <w:noWrap/>
            <w:vAlign w:val="bottom"/>
          </w:tcPr>
          <w:p w14:paraId="0E109C20" w14:textId="4090E3CE"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411B57" w:rsidRPr="004F411A" w14:paraId="47CC5048"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EAF9142" w14:textId="77777777" w:rsidR="00411B57" w:rsidRPr="00435DD6" w:rsidRDefault="00411B57" w:rsidP="00411B57">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bottom"/>
          </w:tcPr>
          <w:p w14:paraId="70647920" w14:textId="3A96ECDF"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0.15</w:t>
            </w:r>
          </w:p>
        </w:tc>
        <w:tc>
          <w:tcPr>
            <w:tcW w:w="2268" w:type="dxa"/>
            <w:tcBorders>
              <w:top w:val="nil"/>
              <w:left w:val="nil"/>
              <w:bottom w:val="single" w:sz="4" w:space="0" w:color="auto"/>
              <w:right w:val="single" w:sz="4" w:space="0" w:color="auto"/>
            </w:tcBorders>
            <w:shd w:val="clear" w:color="auto" w:fill="auto"/>
            <w:noWrap/>
            <w:vAlign w:val="bottom"/>
          </w:tcPr>
          <w:p w14:paraId="5987ACE5" w14:textId="67148978"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-0.63 to 0.92</w:t>
            </w:r>
          </w:p>
        </w:tc>
        <w:tc>
          <w:tcPr>
            <w:tcW w:w="2268" w:type="dxa"/>
            <w:tcBorders>
              <w:top w:val="nil"/>
              <w:left w:val="nil"/>
              <w:bottom w:val="single" w:sz="4" w:space="0" w:color="auto"/>
              <w:right w:val="single" w:sz="4" w:space="0" w:color="auto"/>
            </w:tcBorders>
            <w:shd w:val="clear" w:color="auto" w:fill="auto"/>
            <w:noWrap/>
            <w:vAlign w:val="bottom"/>
          </w:tcPr>
          <w:p w14:paraId="4500B92A" w14:textId="0DE1704F"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411B57" w:rsidRPr="004F411A" w14:paraId="715F7D67"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0430B3B3" w14:textId="77777777" w:rsidR="00411B57" w:rsidRPr="00435DD6" w:rsidRDefault="00411B57" w:rsidP="00411B57">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bottom"/>
          </w:tcPr>
          <w:p w14:paraId="5B6A8FD3" w14:textId="5B494C8E"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-0.02</w:t>
            </w:r>
          </w:p>
        </w:tc>
        <w:tc>
          <w:tcPr>
            <w:tcW w:w="2268" w:type="dxa"/>
            <w:tcBorders>
              <w:top w:val="nil"/>
              <w:left w:val="nil"/>
              <w:bottom w:val="single" w:sz="4" w:space="0" w:color="auto"/>
              <w:right w:val="single" w:sz="4" w:space="0" w:color="auto"/>
            </w:tcBorders>
            <w:shd w:val="clear" w:color="auto" w:fill="auto"/>
            <w:noWrap/>
            <w:vAlign w:val="bottom"/>
          </w:tcPr>
          <w:p w14:paraId="221C7B87" w14:textId="445407CC"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-0.18 to 0.14</w:t>
            </w:r>
          </w:p>
        </w:tc>
        <w:tc>
          <w:tcPr>
            <w:tcW w:w="2268" w:type="dxa"/>
            <w:tcBorders>
              <w:top w:val="nil"/>
              <w:left w:val="nil"/>
              <w:bottom w:val="single" w:sz="4" w:space="0" w:color="auto"/>
              <w:right w:val="single" w:sz="4" w:space="0" w:color="auto"/>
            </w:tcBorders>
            <w:shd w:val="clear" w:color="auto" w:fill="auto"/>
            <w:noWrap/>
            <w:vAlign w:val="bottom"/>
          </w:tcPr>
          <w:p w14:paraId="39BBB6C5" w14:textId="44215980"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411B57" w:rsidRPr="004F411A" w14:paraId="0C6D5875"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75AD073" w14:textId="77777777" w:rsidR="00411B57" w:rsidRPr="00435DD6" w:rsidRDefault="00411B57" w:rsidP="00411B57">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bottom"/>
          </w:tcPr>
          <w:p w14:paraId="71FBCBAD" w14:textId="533FBF22"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0.38</w:t>
            </w:r>
          </w:p>
        </w:tc>
        <w:tc>
          <w:tcPr>
            <w:tcW w:w="2268" w:type="dxa"/>
            <w:tcBorders>
              <w:top w:val="nil"/>
              <w:left w:val="nil"/>
              <w:bottom w:val="single" w:sz="4" w:space="0" w:color="auto"/>
              <w:right w:val="single" w:sz="4" w:space="0" w:color="auto"/>
            </w:tcBorders>
            <w:shd w:val="clear" w:color="auto" w:fill="auto"/>
            <w:noWrap/>
            <w:vAlign w:val="bottom"/>
          </w:tcPr>
          <w:p w14:paraId="63C1AE72" w14:textId="2F4BE3B4"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0.27 to 0.48</w:t>
            </w:r>
          </w:p>
        </w:tc>
        <w:tc>
          <w:tcPr>
            <w:tcW w:w="2268" w:type="dxa"/>
            <w:tcBorders>
              <w:top w:val="nil"/>
              <w:left w:val="nil"/>
              <w:bottom w:val="single" w:sz="4" w:space="0" w:color="auto"/>
              <w:right w:val="single" w:sz="4" w:space="0" w:color="auto"/>
            </w:tcBorders>
            <w:shd w:val="clear" w:color="auto" w:fill="auto"/>
            <w:noWrap/>
            <w:vAlign w:val="bottom"/>
          </w:tcPr>
          <w:p w14:paraId="184E3C55" w14:textId="585F3B77"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411B57" w:rsidRPr="004F411A" w14:paraId="4575AB2A"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9E7303B" w14:textId="7C7BFCEC" w:rsidR="00411B57" w:rsidRPr="004457AE" w:rsidRDefault="00411B57" w:rsidP="00411B57">
            <w:pPr>
              <w:spacing w:after="0" w:line="240" w:lineRule="auto"/>
              <w:rPr>
                <w:rFonts w:ascii="Calibri" w:eastAsia="Times New Roman" w:hAnsi="Calibri" w:cs="Calibri"/>
                <w:b/>
                <w:bCs/>
                <w:color w:val="000000"/>
                <w:kern w:val="0"/>
                <w:lang w:val="it-IT" w:eastAsia="en-GB"/>
                <w14:ligatures w14:val="none"/>
              </w:rPr>
            </w:pPr>
            <w:r w:rsidRPr="004457AE">
              <w:rPr>
                <w:rFonts w:ascii="Calibri" w:eastAsia="Times New Roman" w:hAnsi="Calibri" w:cs="Calibri"/>
                <w:b/>
                <w:bCs/>
                <w:color w:val="000000"/>
                <w:kern w:val="0"/>
                <w:lang w:val="it-IT" w:eastAsia="en-GB"/>
                <w14:ligatures w14:val="none"/>
              </w:rPr>
              <w:t>ln androstenedione (ln(nmol/l))</w:t>
            </w:r>
          </w:p>
        </w:tc>
        <w:tc>
          <w:tcPr>
            <w:tcW w:w="2268" w:type="dxa"/>
            <w:tcBorders>
              <w:top w:val="nil"/>
              <w:left w:val="nil"/>
              <w:bottom w:val="single" w:sz="4" w:space="0" w:color="auto"/>
              <w:right w:val="single" w:sz="4" w:space="0" w:color="auto"/>
            </w:tcBorders>
            <w:shd w:val="clear" w:color="auto" w:fill="auto"/>
            <w:noWrap/>
            <w:vAlign w:val="bottom"/>
          </w:tcPr>
          <w:p w14:paraId="15323C53" w14:textId="7EF660B6"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-0.86</w:t>
            </w:r>
          </w:p>
        </w:tc>
        <w:tc>
          <w:tcPr>
            <w:tcW w:w="2268" w:type="dxa"/>
            <w:tcBorders>
              <w:top w:val="nil"/>
              <w:left w:val="nil"/>
              <w:bottom w:val="single" w:sz="4" w:space="0" w:color="auto"/>
              <w:right w:val="single" w:sz="4" w:space="0" w:color="auto"/>
            </w:tcBorders>
            <w:shd w:val="clear" w:color="auto" w:fill="auto"/>
            <w:noWrap/>
            <w:vAlign w:val="bottom"/>
          </w:tcPr>
          <w:p w14:paraId="4340FD6A" w14:textId="27E7204F"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-1.43 to -0.30</w:t>
            </w:r>
          </w:p>
        </w:tc>
        <w:tc>
          <w:tcPr>
            <w:tcW w:w="2268" w:type="dxa"/>
            <w:tcBorders>
              <w:top w:val="nil"/>
              <w:left w:val="nil"/>
              <w:bottom w:val="single" w:sz="4" w:space="0" w:color="auto"/>
              <w:right w:val="single" w:sz="4" w:space="0" w:color="auto"/>
            </w:tcBorders>
            <w:shd w:val="clear" w:color="auto" w:fill="auto"/>
            <w:noWrap/>
            <w:vAlign w:val="bottom"/>
          </w:tcPr>
          <w:p w14:paraId="2F46AD5E" w14:textId="385A96FD"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964077" w:rsidRPr="001702C7" w14:paraId="1CCD7DFF" w14:textId="77777777" w:rsidTr="00411B57">
        <w:trPr>
          <w:trHeight w:val="680"/>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0493B77" w14:textId="77777777" w:rsidR="001F3CB2" w:rsidRPr="00435DD6" w:rsidRDefault="00964077" w:rsidP="00964077">
            <w:pPr>
              <w:spacing w:after="0" w:line="240" w:lineRule="auto"/>
              <w:jc w:val="center"/>
              <w:rPr>
                <w:rFonts w:ascii="Calibri" w:hAnsi="Calibri" w:cs="Calibri"/>
                <w:b/>
                <w:bCs/>
                <w:color w:val="000000"/>
              </w:rPr>
            </w:pPr>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p>
          <w:p w14:paraId="48FC8409" w14:textId="0AF483DF" w:rsidR="00964077" w:rsidRPr="00435DD6" w:rsidRDefault="00411B57" w:rsidP="00964077">
            <w:pPr>
              <w:spacing w:after="0" w:line="240" w:lineRule="auto"/>
              <w:jc w:val="center"/>
              <w:rPr>
                <w:rFonts w:ascii="Calibri" w:eastAsia="Times New Roman" w:hAnsi="Calibri" w:cs="Calibri"/>
                <w:color w:val="000000"/>
                <w:kern w:val="0"/>
                <w:lang w:eastAsia="en-GB"/>
                <w14:ligatures w14:val="none"/>
              </w:rPr>
            </w:pPr>
            <w:r w:rsidRPr="00411B57">
              <w:rPr>
                <w:rFonts w:ascii="Calibri" w:hAnsi="Calibri" w:cs="Calibri"/>
                <w:color w:val="000000"/>
              </w:rPr>
              <w:t>0.91 | 7.73</w:t>
            </w:r>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43A7094" w14:textId="77777777" w:rsidR="00766F7E" w:rsidRPr="004457AE" w:rsidRDefault="00964077" w:rsidP="00964077">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00766F7E"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systolic BP (95% CI) : </w:t>
            </w:r>
          </w:p>
          <w:p w14:paraId="416C5B63" w14:textId="20AF43EB" w:rsidR="00964077" w:rsidRPr="004457AE" w:rsidRDefault="00CF0538" w:rsidP="00964077">
            <w:pPr>
              <w:spacing w:after="0" w:line="240" w:lineRule="auto"/>
              <w:jc w:val="center"/>
              <w:rPr>
                <w:rFonts w:ascii="Calibri" w:eastAsia="Times New Roman" w:hAnsi="Calibri" w:cs="Calibri"/>
                <w:color w:val="000000"/>
                <w:kern w:val="0"/>
                <w:lang w:val="pl-PL" w:eastAsia="en-GB"/>
                <w14:ligatures w14:val="none"/>
              </w:rPr>
            </w:pPr>
            <w:r w:rsidRPr="00CF0538">
              <w:rPr>
                <w:rFonts w:ascii="Calibri" w:hAnsi="Calibri" w:cs="Calibri"/>
                <w:color w:val="000000"/>
                <w:lang w:val="pl-PL"/>
              </w:rPr>
              <w:t>0.32 (0.26 to 0.38)</w:t>
            </w:r>
          </w:p>
        </w:tc>
      </w:tr>
      <w:tr w:rsidR="00E94A8B" w:rsidRPr="004F411A" w14:paraId="6C2534E3" w14:textId="77777777" w:rsidTr="00411B57">
        <w:trPr>
          <w:trHeight w:val="680"/>
        </w:trPr>
        <w:tc>
          <w:tcPr>
            <w:tcW w:w="9639" w:type="dxa"/>
            <w:gridSpan w:val="4"/>
            <w:tcBorders>
              <w:top w:val="nil"/>
              <w:left w:val="single" w:sz="4" w:space="0" w:color="auto"/>
              <w:bottom w:val="single" w:sz="4" w:space="0" w:color="auto"/>
              <w:right w:val="single" w:sz="4" w:space="0" w:color="auto"/>
            </w:tcBorders>
            <w:shd w:val="clear" w:color="auto" w:fill="auto"/>
            <w:noWrap/>
            <w:vAlign w:val="bottom"/>
            <w:hideMark/>
          </w:tcPr>
          <w:p w14:paraId="54CF7B7A" w14:textId="77777777" w:rsidR="00E94A8B" w:rsidRPr="004457AE" w:rsidRDefault="00E94A8B" w:rsidP="007F1C38">
            <w:pPr>
              <w:spacing w:after="0" w:line="240" w:lineRule="auto"/>
              <w:rPr>
                <w:rFonts w:ascii="Calibri" w:eastAsia="Times New Roman" w:hAnsi="Calibri" w:cs="Calibri"/>
                <w:color w:val="000000"/>
                <w:kern w:val="0"/>
                <w:lang w:val="pl-PL" w:eastAsia="en-GB"/>
                <w14:ligatures w14:val="none"/>
              </w:rPr>
            </w:pPr>
          </w:p>
          <w:p w14:paraId="36C0E5D7" w14:textId="77777777" w:rsidR="00E94A8B" w:rsidRPr="00435DD6" w:rsidRDefault="00E94A8B" w:rsidP="007F1C3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Outcome: Diastolic BP (Absolute values) </w:t>
            </w:r>
          </w:p>
          <w:p w14:paraId="213E3FE0" w14:textId="77777777" w:rsidR="00E94A8B" w:rsidRPr="00435DD6" w:rsidRDefault="00E94A8B" w:rsidP="007F1C38">
            <w:pPr>
              <w:spacing w:after="0" w:line="240" w:lineRule="auto"/>
              <w:jc w:val="center"/>
              <w:rPr>
                <w:rFonts w:ascii="Calibri" w:eastAsia="Times New Roman" w:hAnsi="Calibri" w:cs="Calibri"/>
                <w:color w:val="000000"/>
                <w:kern w:val="0"/>
                <w:lang w:eastAsia="en-GB"/>
                <w14:ligatures w14:val="none"/>
              </w:rPr>
            </w:pPr>
            <w:r w:rsidRPr="00435DD6">
              <w:rPr>
                <w:rFonts w:ascii="Calibri" w:eastAsia="Times New Roman" w:hAnsi="Calibri" w:cs="Calibri"/>
                <w:color w:val="000000"/>
                <w:kern w:val="0"/>
                <w:lang w:eastAsia="en-GB"/>
                <w14:ligatures w14:val="none"/>
              </w:rPr>
              <w:t> </w:t>
            </w:r>
          </w:p>
        </w:tc>
      </w:tr>
      <w:tr w:rsidR="00411B57" w:rsidRPr="004F411A" w14:paraId="6AB36B8B"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A6AD15D" w14:textId="77777777" w:rsidR="00411B57" w:rsidRPr="00435DD6" w:rsidRDefault="00411B57" w:rsidP="00411B57">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bottom"/>
          </w:tcPr>
          <w:p w14:paraId="1EEEC204" w14:textId="39DA5D2E"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61.74</w:t>
            </w:r>
          </w:p>
        </w:tc>
        <w:tc>
          <w:tcPr>
            <w:tcW w:w="2268" w:type="dxa"/>
            <w:tcBorders>
              <w:top w:val="nil"/>
              <w:left w:val="nil"/>
              <w:bottom w:val="single" w:sz="4" w:space="0" w:color="auto"/>
              <w:right w:val="single" w:sz="4" w:space="0" w:color="auto"/>
            </w:tcBorders>
            <w:shd w:val="clear" w:color="auto" w:fill="auto"/>
            <w:noWrap/>
            <w:vAlign w:val="bottom"/>
          </w:tcPr>
          <w:p w14:paraId="4895D624" w14:textId="5C2B0F2C"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55.96 to 67.53</w:t>
            </w:r>
          </w:p>
        </w:tc>
        <w:tc>
          <w:tcPr>
            <w:tcW w:w="2268" w:type="dxa"/>
            <w:tcBorders>
              <w:top w:val="nil"/>
              <w:left w:val="nil"/>
              <w:bottom w:val="single" w:sz="4" w:space="0" w:color="auto"/>
              <w:right w:val="single" w:sz="4" w:space="0" w:color="auto"/>
            </w:tcBorders>
            <w:shd w:val="clear" w:color="auto" w:fill="auto"/>
            <w:noWrap/>
            <w:vAlign w:val="bottom"/>
          </w:tcPr>
          <w:p w14:paraId="3744EFE1" w14:textId="3B7FAC74"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411B57" w:rsidRPr="004F411A" w14:paraId="23329B84"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0031A76A" w14:textId="77777777" w:rsidR="00411B57" w:rsidRPr="00435DD6" w:rsidRDefault="00411B57" w:rsidP="00411B57">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bottom"/>
          </w:tcPr>
          <w:p w14:paraId="0BF040EA" w14:textId="2E0198D3"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0.78</w:t>
            </w:r>
          </w:p>
        </w:tc>
        <w:tc>
          <w:tcPr>
            <w:tcW w:w="2268" w:type="dxa"/>
            <w:tcBorders>
              <w:top w:val="nil"/>
              <w:left w:val="nil"/>
              <w:bottom w:val="single" w:sz="4" w:space="0" w:color="auto"/>
              <w:right w:val="single" w:sz="4" w:space="0" w:color="auto"/>
            </w:tcBorders>
            <w:shd w:val="clear" w:color="auto" w:fill="auto"/>
            <w:noWrap/>
            <w:vAlign w:val="bottom"/>
          </w:tcPr>
          <w:p w14:paraId="1AF6F55A" w14:textId="387DC68F"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-1.00 to 2.56</w:t>
            </w:r>
          </w:p>
        </w:tc>
        <w:tc>
          <w:tcPr>
            <w:tcW w:w="2268" w:type="dxa"/>
            <w:tcBorders>
              <w:top w:val="nil"/>
              <w:left w:val="nil"/>
              <w:bottom w:val="single" w:sz="4" w:space="0" w:color="auto"/>
              <w:right w:val="single" w:sz="4" w:space="0" w:color="auto"/>
            </w:tcBorders>
            <w:shd w:val="clear" w:color="auto" w:fill="auto"/>
            <w:noWrap/>
            <w:vAlign w:val="bottom"/>
          </w:tcPr>
          <w:p w14:paraId="0F2F4339" w14:textId="441A3484"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411B57" w:rsidRPr="004F411A" w14:paraId="1C5435E9"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784E2D1" w14:textId="77777777" w:rsidR="00411B57" w:rsidRPr="00435DD6" w:rsidRDefault="00411B57" w:rsidP="00411B57">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bottom"/>
          </w:tcPr>
          <w:p w14:paraId="6FFE5589" w14:textId="0C45F485"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-3.42</w:t>
            </w:r>
          </w:p>
        </w:tc>
        <w:tc>
          <w:tcPr>
            <w:tcW w:w="2268" w:type="dxa"/>
            <w:tcBorders>
              <w:top w:val="nil"/>
              <w:left w:val="nil"/>
              <w:bottom w:val="single" w:sz="4" w:space="0" w:color="auto"/>
              <w:right w:val="single" w:sz="4" w:space="0" w:color="auto"/>
            </w:tcBorders>
            <w:shd w:val="clear" w:color="auto" w:fill="auto"/>
            <w:noWrap/>
            <w:vAlign w:val="bottom"/>
          </w:tcPr>
          <w:p w14:paraId="0B24569E" w14:textId="7092A42C"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-9.81 to 2.96</w:t>
            </w:r>
          </w:p>
        </w:tc>
        <w:tc>
          <w:tcPr>
            <w:tcW w:w="2268" w:type="dxa"/>
            <w:tcBorders>
              <w:top w:val="nil"/>
              <w:left w:val="nil"/>
              <w:bottom w:val="single" w:sz="4" w:space="0" w:color="auto"/>
              <w:right w:val="single" w:sz="4" w:space="0" w:color="auto"/>
            </w:tcBorders>
            <w:shd w:val="clear" w:color="auto" w:fill="auto"/>
            <w:noWrap/>
            <w:vAlign w:val="bottom"/>
          </w:tcPr>
          <w:p w14:paraId="0C1BA9F8" w14:textId="1B9961C7"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411B57" w:rsidRPr="004F411A" w14:paraId="7DFAAE71"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5A4E291" w14:textId="77777777" w:rsidR="00411B57" w:rsidRPr="00435DD6" w:rsidRDefault="00411B57" w:rsidP="00411B57">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bottom"/>
          </w:tcPr>
          <w:p w14:paraId="0194B3FD" w14:textId="4DFFE833"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0.12</w:t>
            </w:r>
          </w:p>
        </w:tc>
        <w:tc>
          <w:tcPr>
            <w:tcW w:w="2268" w:type="dxa"/>
            <w:tcBorders>
              <w:top w:val="nil"/>
              <w:left w:val="nil"/>
              <w:bottom w:val="single" w:sz="4" w:space="0" w:color="auto"/>
              <w:right w:val="single" w:sz="4" w:space="0" w:color="auto"/>
            </w:tcBorders>
            <w:shd w:val="clear" w:color="auto" w:fill="auto"/>
            <w:noWrap/>
            <w:vAlign w:val="bottom"/>
          </w:tcPr>
          <w:p w14:paraId="40C9A62F" w14:textId="6A8E786F"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-0.24 to 0.47</w:t>
            </w:r>
          </w:p>
        </w:tc>
        <w:tc>
          <w:tcPr>
            <w:tcW w:w="2268" w:type="dxa"/>
            <w:tcBorders>
              <w:top w:val="nil"/>
              <w:left w:val="nil"/>
              <w:bottom w:val="single" w:sz="4" w:space="0" w:color="auto"/>
              <w:right w:val="single" w:sz="4" w:space="0" w:color="auto"/>
            </w:tcBorders>
            <w:shd w:val="clear" w:color="auto" w:fill="auto"/>
            <w:noWrap/>
            <w:vAlign w:val="bottom"/>
          </w:tcPr>
          <w:p w14:paraId="12F93889" w14:textId="709A3BD5"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411B57" w:rsidRPr="004F411A" w14:paraId="4297B992"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5031A9E" w14:textId="77777777" w:rsidR="00411B57" w:rsidRPr="00435DD6" w:rsidRDefault="00411B57" w:rsidP="00411B57">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bottom"/>
          </w:tcPr>
          <w:p w14:paraId="3320D2BA" w14:textId="74AF2FA8"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-0.05</w:t>
            </w:r>
          </w:p>
        </w:tc>
        <w:tc>
          <w:tcPr>
            <w:tcW w:w="2268" w:type="dxa"/>
            <w:tcBorders>
              <w:top w:val="nil"/>
              <w:left w:val="nil"/>
              <w:bottom w:val="single" w:sz="4" w:space="0" w:color="auto"/>
              <w:right w:val="single" w:sz="4" w:space="0" w:color="auto"/>
            </w:tcBorders>
            <w:shd w:val="clear" w:color="auto" w:fill="auto"/>
            <w:noWrap/>
            <w:vAlign w:val="bottom"/>
          </w:tcPr>
          <w:p w14:paraId="0D40ED4F" w14:textId="49D8C26F"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-0.13 to 0.03</w:t>
            </w:r>
          </w:p>
        </w:tc>
        <w:tc>
          <w:tcPr>
            <w:tcW w:w="2268" w:type="dxa"/>
            <w:tcBorders>
              <w:top w:val="nil"/>
              <w:left w:val="nil"/>
              <w:bottom w:val="single" w:sz="4" w:space="0" w:color="auto"/>
              <w:right w:val="single" w:sz="4" w:space="0" w:color="auto"/>
            </w:tcBorders>
            <w:shd w:val="clear" w:color="auto" w:fill="auto"/>
            <w:noWrap/>
            <w:vAlign w:val="bottom"/>
          </w:tcPr>
          <w:p w14:paraId="0EDCAAF9" w14:textId="18086760"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411B57" w:rsidRPr="004F411A" w14:paraId="06C577A7"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1B6E8D6" w14:textId="77777777" w:rsidR="00411B57" w:rsidRPr="00435DD6" w:rsidRDefault="00411B57" w:rsidP="00411B57">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bottom"/>
          </w:tcPr>
          <w:p w14:paraId="710F2890" w14:textId="16123B52"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0.21</w:t>
            </w:r>
          </w:p>
        </w:tc>
        <w:tc>
          <w:tcPr>
            <w:tcW w:w="2268" w:type="dxa"/>
            <w:tcBorders>
              <w:top w:val="nil"/>
              <w:left w:val="nil"/>
              <w:bottom w:val="single" w:sz="4" w:space="0" w:color="auto"/>
              <w:right w:val="single" w:sz="4" w:space="0" w:color="auto"/>
            </w:tcBorders>
            <w:shd w:val="clear" w:color="auto" w:fill="auto"/>
            <w:noWrap/>
            <w:vAlign w:val="bottom"/>
          </w:tcPr>
          <w:p w14:paraId="6D941FCF" w14:textId="3CBF7428"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0.12 to 0.30</w:t>
            </w:r>
          </w:p>
        </w:tc>
        <w:tc>
          <w:tcPr>
            <w:tcW w:w="2268" w:type="dxa"/>
            <w:tcBorders>
              <w:top w:val="nil"/>
              <w:left w:val="nil"/>
              <w:bottom w:val="single" w:sz="4" w:space="0" w:color="auto"/>
              <w:right w:val="single" w:sz="4" w:space="0" w:color="auto"/>
            </w:tcBorders>
            <w:shd w:val="clear" w:color="auto" w:fill="auto"/>
            <w:noWrap/>
            <w:vAlign w:val="bottom"/>
          </w:tcPr>
          <w:p w14:paraId="66954002" w14:textId="556B44AD"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411B57" w:rsidRPr="004F411A" w14:paraId="1C0FFBFD"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08BFCDC" w14:textId="130FFA9C" w:rsidR="00411B57" w:rsidRPr="004457AE" w:rsidRDefault="00411B57" w:rsidP="00411B57">
            <w:pPr>
              <w:spacing w:after="0" w:line="240" w:lineRule="auto"/>
              <w:rPr>
                <w:rFonts w:ascii="Calibri" w:eastAsia="Times New Roman" w:hAnsi="Calibri" w:cs="Calibri"/>
                <w:b/>
                <w:bCs/>
                <w:color w:val="000000"/>
                <w:kern w:val="0"/>
                <w:lang w:val="it-IT" w:eastAsia="en-GB"/>
                <w14:ligatures w14:val="none"/>
              </w:rPr>
            </w:pPr>
            <w:r w:rsidRPr="004457AE">
              <w:rPr>
                <w:rFonts w:ascii="Calibri" w:eastAsia="Times New Roman" w:hAnsi="Calibri" w:cs="Calibri"/>
                <w:b/>
                <w:bCs/>
                <w:color w:val="000000"/>
                <w:kern w:val="0"/>
                <w:lang w:val="it-IT" w:eastAsia="en-GB"/>
                <w14:ligatures w14:val="none"/>
              </w:rPr>
              <w:t>ln androstenedione (ln(nmol/l))</w:t>
            </w:r>
          </w:p>
        </w:tc>
        <w:tc>
          <w:tcPr>
            <w:tcW w:w="2268" w:type="dxa"/>
            <w:tcBorders>
              <w:top w:val="nil"/>
              <w:left w:val="nil"/>
              <w:bottom w:val="single" w:sz="4" w:space="0" w:color="auto"/>
              <w:right w:val="single" w:sz="4" w:space="0" w:color="auto"/>
            </w:tcBorders>
            <w:shd w:val="clear" w:color="auto" w:fill="auto"/>
            <w:noWrap/>
            <w:vAlign w:val="bottom"/>
          </w:tcPr>
          <w:p w14:paraId="757070CA" w14:textId="1D0A0ACD"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-0.72</w:t>
            </w:r>
          </w:p>
        </w:tc>
        <w:tc>
          <w:tcPr>
            <w:tcW w:w="2268" w:type="dxa"/>
            <w:tcBorders>
              <w:top w:val="nil"/>
              <w:left w:val="nil"/>
              <w:bottom w:val="single" w:sz="4" w:space="0" w:color="auto"/>
              <w:right w:val="single" w:sz="4" w:space="0" w:color="auto"/>
            </w:tcBorders>
            <w:shd w:val="clear" w:color="auto" w:fill="auto"/>
            <w:noWrap/>
            <w:vAlign w:val="bottom"/>
          </w:tcPr>
          <w:p w14:paraId="75A3F2A9" w14:textId="6B6D43F1"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-0.95 to -0.49</w:t>
            </w:r>
          </w:p>
        </w:tc>
        <w:tc>
          <w:tcPr>
            <w:tcW w:w="2268" w:type="dxa"/>
            <w:tcBorders>
              <w:top w:val="nil"/>
              <w:left w:val="nil"/>
              <w:bottom w:val="single" w:sz="4" w:space="0" w:color="auto"/>
              <w:right w:val="single" w:sz="4" w:space="0" w:color="auto"/>
            </w:tcBorders>
            <w:shd w:val="clear" w:color="auto" w:fill="auto"/>
            <w:noWrap/>
            <w:vAlign w:val="bottom"/>
          </w:tcPr>
          <w:p w14:paraId="2DA13236" w14:textId="63E0CFD8"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964077" w:rsidRPr="001702C7" w14:paraId="53B8270A" w14:textId="77777777" w:rsidTr="00411B57">
        <w:trPr>
          <w:trHeight w:val="680"/>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FDEDC87" w14:textId="77777777" w:rsidR="00766F7E" w:rsidRPr="00435DD6" w:rsidRDefault="00964077" w:rsidP="00964077">
            <w:pPr>
              <w:spacing w:after="0" w:line="240" w:lineRule="auto"/>
              <w:jc w:val="center"/>
              <w:rPr>
                <w:rFonts w:ascii="Calibri" w:hAnsi="Calibri" w:cs="Calibri"/>
                <w:b/>
                <w:bCs/>
                <w:color w:val="000000"/>
              </w:rPr>
            </w:pPr>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p>
          <w:p w14:paraId="1C84C2A9" w14:textId="5117715A" w:rsidR="00964077" w:rsidRPr="00435DD6" w:rsidRDefault="00CF0538" w:rsidP="00964077">
            <w:pPr>
              <w:spacing w:after="0" w:line="240" w:lineRule="auto"/>
              <w:jc w:val="center"/>
              <w:rPr>
                <w:rFonts w:ascii="Calibri" w:eastAsia="Times New Roman" w:hAnsi="Calibri" w:cs="Calibri"/>
                <w:color w:val="000000"/>
                <w:kern w:val="0"/>
                <w:lang w:eastAsia="en-GB"/>
                <w14:ligatures w14:val="none"/>
              </w:rPr>
            </w:pPr>
            <w:r w:rsidRPr="00CF0538">
              <w:rPr>
                <w:rFonts w:ascii="Calibri" w:hAnsi="Calibri" w:cs="Calibri"/>
                <w:color w:val="000000"/>
              </w:rPr>
              <w:t>0.57 | 5.20</w:t>
            </w:r>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69D7225" w14:textId="77777777" w:rsidR="00766F7E" w:rsidRPr="004457AE" w:rsidRDefault="00964077" w:rsidP="00964077">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diastolic BP (95% CI) : </w:t>
            </w:r>
          </w:p>
          <w:p w14:paraId="45C5753D" w14:textId="446E69E3" w:rsidR="00964077" w:rsidRPr="004457AE" w:rsidRDefault="00CF0538" w:rsidP="00964077">
            <w:pPr>
              <w:spacing w:after="0" w:line="240" w:lineRule="auto"/>
              <w:jc w:val="center"/>
              <w:rPr>
                <w:rFonts w:ascii="Calibri" w:eastAsia="Times New Roman" w:hAnsi="Calibri" w:cs="Calibri"/>
                <w:color w:val="000000"/>
                <w:kern w:val="0"/>
                <w:lang w:val="pl-PL" w:eastAsia="en-GB"/>
                <w14:ligatures w14:val="none"/>
              </w:rPr>
            </w:pPr>
            <w:r w:rsidRPr="00CF0538">
              <w:rPr>
                <w:rFonts w:ascii="Calibri" w:hAnsi="Calibri" w:cs="Calibri"/>
                <w:color w:val="000000"/>
                <w:lang w:val="pl-PL"/>
              </w:rPr>
              <w:t>0.25 (0.20 to 0.30)</w:t>
            </w:r>
          </w:p>
        </w:tc>
      </w:tr>
    </w:tbl>
    <w:p w14:paraId="117285CD" w14:textId="6D088767" w:rsidR="00E94A8B" w:rsidRPr="00435DD6" w:rsidRDefault="00E94A8B" w:rsidP="00E94A8B">
      <w:pPr>
        <w:rPr>
          <w:rFonts w:ascii="Calibri" w:hAnsi="Calibri" w:cs="Calibri"/>
          <w:sz w:val="16"/>
          <w:szCs w:val="16"/>
        </w:rPr>
      </w:pPr>
      <w:r w:rsidRPr="00435DD6">
        <w:rPr>
          <w:rFonts w:ascii="Calibri" w:hAnsi="Calibri" w:cs="Calibri"/>
          <w:sz w:val="16"/>
          <w:szCs w:val="16"/>
        </w:rPr>
        <w:t>BP = Blood pressure; SD = Standard dev</w:t>
      </w:r>
      <w:r w:rsidR="0020410A">
        <w:rPr>
          <w:rFonts w:ascii="Calibri" w:hAnsi="Calibri" w:cs="Calibri"/>
          <w:sz w:val="16"/>
          <w:szCs w:val="16"/>
        </w:rPr>
        <w:t>i</w:t>
      </w:r>
      <w:r w:rsidRPr="00435DD6">
        <w:rPr>
          <w:rFonts w:ascii="Calibri" w:hAnsi="Calibri" w:cs="Calibri"/>
          <w:sz w:val="16"/>
          <w:szCs w:val="16"/>
        </w:rPr>
        <w:t>ation; CI = Confidence interval</w:t>
      </w:r>
      <w:r w:rsidR="00E709CD">
        <w:rPr>
          <w:rFonts w:ascii="Calibri" w:hAnsi="Calibri" w:cs="Calibri"/>
          <w:sz w:val="16"/>
          <w:szCs w:val="16"/>
        </w:rPr>
        <w:t>; NS = Not significant; * = CI does not span zero</w:t>
      </w:r>
      <w:r w:rsidR="00E709CD" w:rsidRPr="007F1C38">
        <w:rPr>
          <w:rFonts w:ascii="Calibri" w:hAnsi="Calibri" w:cs="Calibri"/>
          <w:sz w:val="16"/>
          <w:szCs w:val="16"/>
        </w:rPr>
        <w:t xml:space="preserve">. </w:t>
      </w:r>
      <w:r w:rsidR="00E709CD">
        <w:rPr>
          <w:rFonts w:ascii="Calibri" w:hAnsi="Calibri" w:cs="Calibri"/>
          <w:sz w:val="16"/>
          <w:szCs w:val="16"/>
        </w:rPr>
        <w:t>CI</w:t>
      </w:r>
      <w:r w:rsidRPr="00435DD6">
        <w:rPr>
          <w:rFonts w:ascii="Calibri" w:hAnsi="Calibri" w:cs="Calibri"/>
          <w:sz w:val="16"/>
          <w:szCs w:val="16"/>
        </w:rPr>
        <w:t xml:space="preserve"> calculated by iterating Bayesian Model using 400 iterations each through </w:t>
      </w:r>
      <w:r w:rsidR="00AD7394">
        <w:rPr>
          <w:rFonts w:ascii="Calibri" w:hAnsi="Calibri" w:cs="Calibri"/>
          <w:sz w:val="16"/>
          <w:szCs w:val="16"/>
        </w:rPr>
        <w:t>10</w:t>
      </w:r>
      <w:r w:rsidR="00AD7394" w:rsidRPr="00435DD6">
        <w:rPr>
          <w:rFonts w:ascii="Calibri" w:hAnsi="Calibri" w:cs="Calibri"/>
          <w:sz w:val="16"/>
          <w:szCs w:val="16"/>
        </w:rPr>
        <w:t xml:space="preserve"> </w:t>
      </w:r>
      <w:r w:rsidRPr="00435DD6">
        <w:rPr>
          <w:rFonts w:ascii="Calibri" w:hAnsi="Calibri" w:cs="Calibri"/>
          <w:sz w:val="16"/>
          <w:szCs w:val="16"/>
        </w:rPr>
        <w:t xml:space="preserve">bootstrap replications (sampling all data available from one patient with replacement) on complete data. </w:t>
      </w:r>
    </w:p>
    <w:p w14:paraId="498B761E" w14:textId="1B94E2C6" w:rsidR="00E94A8B" w:rsidRPr="00435DD6" w:rsidRDefault="00E94A8B" w:rsidP="00E94A8B">
      <w:pPr>
        <w:rPr>
          <w:rFonts w:ascii="Calibri" w:eastAsiaTheme="majorEastAsia" w:hAnsi="Calibri" w:cs="Calibri"/>
          <w:color w:val="0F4761" w:themeColor="accent1" w:themeShade="BF"/>
          <w:sz w:val="28"/>
          <w:szCs w:val="28"/>
        </w:rPr>
      </w:pPr>
      <w:r w:rsidRPr="00435DD6">
        <w:rPr>
          <w:rFonts w:ascii="Calibri" w:hAnsi="Calibri" w:cs="Calibri"/>
          <w:sz w:val="16"/>
          <w:szCs w:val="16"/>
        </w:rPr>
        <w:t>Conclusion of sensitivity analysis: imputation strategy is robust and leads to estimates of similar direction and magnitude as complete case analysis.</w:t>
      </w:r>
      <w:r w:rsidRPr="00435DD6">
        <w:rPr>
          <w:rFonts w:ascii="Calibri" w:hAnsi="Calibri" w:cs="Calibri"/>
        </w:rPr>
        <w:br w:type="page"/>
      </w:r>
    </w:p>
    <w:p w14:paraId="063F2B0D" w14:textId="50C6DF1F" w:rsidR="00E94A8B" w:rsidRPr="00435DD6" w:rsidRDefault="00E94A8B" w:rsidP="00E94A8B">
      <w:pPr>
        <w:pStyle w:val="Heading3"/>
        <w:rPr>
          <w:rFonts w:ascii="Calibri" w:hAnsi="Calibri" w:cs="Calibri"/>
        </w:rPr>
      </w:pPr>
      <w:r w:rsidRPr="00435DD6">
        <w:rPr>
          <w:rFonts w:ascii="Calibri" w:hAnsi="Calibri" w:cs="Calibri"/>
        </w:rPr>
        <w:lastRenderedPageBreak/>
        <w:t>Model 4: Sensitivity analysis B: Extent to which androstenedione predicts BP SDS</w:t>
      </w:r>
    </w:p>
    <w:p w14:paraId="40635682" w14:textId="463F71F1" w:rsidR="00E94A8B" w:rsidRPr="00435DD6" w:rsidRDefault="00650673" w:rsidP="00E94A8B">
      <w:pPr>
        <w:rPr>
          <w:rFonts w:ascii="Calibri" w:hAnsi="Calibri" w:cs="Calibri"/>
        </w:rPr>
      </w:pPr>
      <w:r w:rsidRPr="00435DD6">
        <w:rPr>
          <w:rFonts w:ascii="Calibri" w:hAnsi="Calibri" w:cs="Calibri"/>
          <w:b/>
          <w:bCs/>
        </w:rPr>
        <w:t>Number of patients</w:t>
      </w:r>
      <w:r w:rsidR="0062346F" w:rsidRPr="00435DD6">
        <w:rPr>
          <w:rFonts w:ascii="Calibri" w:hAnsi="Calibri" w:cs="Calibri"/>
          <w:b/>
          <w:bCs/>
        </w:rPr>
        <w:t xml:space="preserve"> in model</w:t>
      </w:r>
      <w:r w:rsidRPr="00435DD6">
        <w:rPr>
          <w:rFonts w:ascii="Calibri" w:hAnsi="Calibri" w:cs="Calibri"/>
          <w:b/>
          <w:bCs/>
        </w:rPr>
        <w:t xml:space="preserve">: </w:t>
      </w:r>
      <w:r w:rsidR="005927BB">
        <w:rPr>
          <w:rFonts w:ascii="Calibri" w:hAnsi="Calibri" w:cs="Calibri"/>
        </w:rPr>
        <w:t>499</w:t>
      </w:r>
      <w:r w:rsidRPr="00650673">
        <w:rPr>
          <w:rFonts w:ascii="Calibri" w:hAnsi="Calibri" w:cs="Calibri"/>
        </w:rPr>
        <w:tab/>
      </w:r>
      <w:r w:rsidR="00530948">
        <w:rPr>
          <w:rFonts w:ascii="Calibri" w:hAnsi="Calibri" w:cs="Calibri"/>
        </w:rPr>
        <w:tab/>
      </w:r>
      <w:r w:rsidR="00530948">
        <w:rPr>
          <w:rFonts w:ascii="Calibri" w:hAnsi="Calibri" w:cs="Calibri"/>
        </w:rPr>
        <w:tab/>
      </w:r>
      <w:r w:rsidRPr="00435DD6">
        <w:rPr>
          <w:rFonts w:ascii="Calibri" w:hAnsi="Calibri" w:cs="Calibri"/>
          <w:b/>
          <w:bCs/>
        </w:rPr>
        <w:t>Number of visits</w:t>
      </w:r>
      <w:r w:rsidR="005D653F" w:rsidRPr="00435DD6">
        <w:rPr>
          <w:rFonts w:ascii="Calibri" w:hAnsi="Calibri" w:cs="Calibri"/>
          <w:b/>
          <w:bCs/>
        </w:rPr>
        <w:t xml:space="preserve"> in model</w:t>
      </w:r>
      <w:r w:rsidRPr="00435DD6">
        <w:rPr>
          <w:rFonts w:ascii="Calibri" w:hAnsi="Calibri" w:cs="Calibri"/>
          <w:b/>
          <w:bCs/>
        </w:rPr>
        <w:t xml:space="preserve">: </w:t>
      </w:r>
      <w:r w:rsidR="005927BB">
        <w:rPr>
          <w:rFonts w:ascii="Calibri" w:hAnsi="Calibri" w:cs="Calibri"/>
        </w:rPr>
        <w:t>4564</w:t>
      </w:r>
    </w:p>
    <w:tbl>
      <w:tblPr>
        <w:tblW w:w="8792" w:type="dxa"/>
        <w:tblLayout w:type="fixed"/>
        <w:tblLook w:val="04A0" w:firstRow="1" w:lastRow="0" w:firstColumn="1" w:lastColumn="0" w:noHBand="0" w:noVBand="1"/>
      </w:tblPr>
      <w:tblGrid>
        <w:gridCol w:w="2582"/>
        <w:gridCol w:w="2070"/>
        <w:gridCol w:w="2070"/>
        <w:gridCol w:w="2070"/>
      </w:tblGrid>
      <w:tr w:rsidR="004F411A" w:rsidRPr="004F411A" w14:paraId="40C420C1" w14:textId="77777777" w:rsidTr="005927BB">
        <w:trPr>
          <w:trHeight w:val="680"/>
        </w:trPr>
        <w:tc>
          <w:tcPr>
            <w:tcW w:w="25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FA8953" w14:textId="77777777" w:rsidR="00E94A8B" w:rsidRPr="004F411A" w:rsidRDefault="00E94A8B"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Parameter</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4F7315A9" w14:textId="77777777" w:rsidR="00E94A8B" w:rsidRPr="004F411A" w:rsidRDefault="00E94A8B"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Estimate</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0D12CC70" w14:textId="77777777" w:rsidR="00E94A8B" w:rsidRPr="004F411A" w:rsidRDefault="00E94A8B"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Confidence Interval</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2539A893" w14:textId="77777777" w:rsidR="00E94A8B" w:rsidRPr="004F411A" w:rsidRDefault="00E94A8B"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Significance</w:t>
            </w:r>
          </w:p>
        </w:tc>
      </w:tr>
      <w:tr w:rsidR="00E94A8B" w:rsidRPr="004F411A" w14:paraId="4414A0D4" w14:textId="77777777" w:rsidTr="005927BB">
        <w:trPr>
          <w:trHeight w:val="680"/>
        </w:trPr>
        <w:tc>
          <w:tcPr>
            <w:tcW w:w="8792" w:type="dxa"/>
            <w:gridSpan w:val="4"/>
            <w:tcBorders>
              <w:top w:val="nil"/>
              <w:left w:val="single" w:sz="4" w:space="0" w:color="auto"/>
              <w:bottom w:val="single" w:sz="4" w:space="0" w:color="auto"/>
              <w:right w:val="single" w:sz="4" w:space="0" w:color="auto"/>
            </w:tcBorders>
            <w:shd w:val="clear" w:color="auto" w:fill="auto"/>
            <w:vAlign w:val="center"/>
            <w:hideMark/>
          </w:tcPr>
          <w:p w14:paraId="44F69DE8" w14:textId="77777777" w:rsidR="00E94A8B" w:rsidRPr="004F411A" w:rsidRDefault="00E94A8B"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Outcome: Systolic BP (SD Score*)</w:t>
            </w:r>
            <w:r w:rsidRPr="004F411A">
              <w:rPr>
                <w:rFonts w:ascii="Calibri" w:eastAsia="Times New Roman" w:hAnsi="Calibri" w:cs="Calibri"/>
                <w:color w:val="000000"/>
                <w:kern w:val="0"/>
                <w:lang w:eastAsia="en-GB"/>
                <w14:ligatures w14:val="none"/>
              </w:rPr>
              <w:t> </w:t>
            </w:r>
          </w:p>
        </w:tc>
      </w:tr>
      <w:tr w:rsidR="005927BB" w:rsidRPr="004F411A" w14:paraId="43B97C90" w14:textId="77777777" w:rsidTr="005927BB">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666AACCB" w14:textId="77777777" w:rsidR="005927BB" w:rsidRPr="004F411A" w:rsidRDefault="005927BB" w:rsidP="005927BB">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Intercept</w:t>
            </w:r>
          </w:p>
        </w:tc>
        <w:tc>
          <w:tcPr>
            <w:tcW w:w="2070" w:type="dxa"/>
            <w:tcBorders>
              <w:top w:val="nil"/>
              <w:left w:val="nil"/>
              <w:bottom w:val="single" w:sz="4" w:space="0" w:color="auto"/>
              <w:right w:val="single" w:sz="4" w:space="0" w:color="auto"/>
            </w:tcBorders>
            <w:shd w:val="clear" w:color="auto" w:fill="auto"/>
            <w:noWrap/>
            <w:vAlign w:val="bottom"/>
          </w:tcPr>
          <w:p w14:paraId="2573E866" w14:textId="6B70E70D"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1.78</w:t>
            </w:r>
          </w:p>
        </w:tc>
        <w:tc>
          <w:tcPr>
            <w:tcW w:w="2070" w:type="dxa"/>
            <w:tcBorders>
              <w:top w:val="nil"/>
              <w:left w:val="nil"/>
              <w:bottom w:val="single" w:sz="4" w:space="0" w:color="auto"/>
              <w:right w:val="single" w:sz="4" w:space="0" w:color="auto"/>
            </w:tcBorders>
            <w:shd w:val="clear" w:color="auto" w:fill="auto"/>
            <w:noWrap/>
            <w:vAlign w:val="bottom"/>
          </w:tcPr>
          <w:p w14:paraId="6AA7662C" w14:textId="672781FF"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0.73 to 2.84</w:t>
            </w:r>
          </w:p>
        </w:tc>
        <w:tc>
          <w:tcPr>
            <w:tcW w:w="2070" w:type="dxa"/>
            <w:tcBorders>
              <w:top w:val="nil"/>
              <w:left w:val="nil"/>
              <w:bottom w:val="single" w:sz="4" w:space="0" w:color="auto"/>
              <w:right w:val="single" w:sz="4" w:space="0" w:color="auto"/>
            </w:tcBorders>
            <w:shd w:val="clear" w:color="auto" w:fill="auto"/>
            <w:noWrap/>
            <w:vAlign w:val="bottom"/>
          </w:tcPr>
          <w:p w14:paraId="33078D03" w14:textId="2F5F7926"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5927BB" w:rsidRPr="004F411A" w14:paraId="6A4D0F09" w14:textId="77777777" w:rsidTr="005927BB">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3DEC7D4D" w14:textId="77777777" w:rsidR="005927BB" w:rsidRPr="004F411A" w:rsidRDefault="005927BB" w:rsidP="005927BB">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Sex (Male)</w:t>
            </w:r>
          </w:p>
        </w:tc>
        <w:tc>
          <w:tcPr>
            <w:tcW w:w="2070" w:type="dxa"/>
            <w:tcBorders>
              <w:top w:val="nil"/>
              <w:left w:val="nil"/>
              <w:bottom w:val="single" w:sz="4" w:space="0" w:color="auto"/>
              <w:right w:val="single" w:sz="4" w:space="0" w:color="auto"/>
            </w:tcBorders>
            <w:shd w:val="clear" w:color="auto" w:fill="auto"/>
            <w:noWrap/>
            <w:vAlign w:val="bottom"/>
          </w:tcPr>
          <w:p w14:paraId="348FB669" w14:textId="2B9DE9BF"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0.12</w:t>
            </w:r>
          </w:p>
        </w:tc>
        <w:tc>
          <w:tcPr>
            <w:tcW w:w="2070" w:type="dxa"/>
            <w:tcBorders>
              <w:top w:val="nil"/>
              <w:left w:val="nil"/>
              <w:bottom w:val="single" w:sz="4" w:space="0" w:color="auto"/>
              <w:right w:val="single" w:sz="4" w:space="0" w:color="auto"/>
            </w:tcBorders>
            <w:shd w:val="clear" w:color="auto" w:fill="auto"/>
            <w:noWrap/>
            <w:vAlign w:val="bottom"/>
          </w:tcPr>
          <w:p w14:paraId="08559FE8" w14:textId="5A3A7AB9"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-0.04 to 0.28</w:t>
            </w:r>
          </w:p>
        </w:tc>
        <w:tc>
          <w:tcPr>
            <w:tcW w:w="2070" w:type="dxa"/>
            <w:tcBorders>
              <w:top w:val="nil"/>
              <w:left w:val="nil"/>
              <w:bottom w:val="single" w:sz="4" w:space="0" w:color="auto"/>
              <w:right w:val="single" w:sz="4" w:space="0" w:color="auto"/>
            </w:tcBorders>
            <w:shd w:val="clear" w:color="auto" w:fill="auto"/>
            <w:noWrap/>
            <w:vAlign w:val="bottom"/>
          </w:tcPr>
          <w:p w14:paraId="57E43EE0" w14:textId="0A79D293"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5927BB" w:rsidRPr="004F411A" w14:paraId="4119ADB0" w14:textId="77777777" w:rsidTr="005927BB">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2946A92F" w14:textId="77777777" w:rsidR="005927BB" w:rsidRPr="004F411A" w:rsidRDefault="005927BB" w:rsidP="005927BB">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Age (years)</w:t>
            </w:r>
          </w:p>
        </w:tc>
        <w:tc>
          <w:tcPr>
            <w:tcW w:w="2070" w:type="dxa"/>
            <w:tcBorders>
              <w:top w:val="nil"/>
              <w:left w:val="nil"/>
              <w:bottom w:val="single" w:sz="4" w:space="0" w:color="auto"/>
              <w:right w:val="single" w:sz="4" w:space="0" w:color="auto"/>
            </w:tcBorders>
            <w:shd w:val="clear" w:color="auto" w:fill="auto"/>
            <w:noWrap/>
            <w:vAlign w:val="bottom"/>
          </w:tcPr>
          <w:p w14:paraId="16D52C8B" w14:textId="2C7CE62E"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w:t>
            </w:r>
            <w:r w:rsidR="00FF7E83">
              <w:rPr>
                <w:rFonts w:ascii="Aptos Narrow" w:hAnsi="Aptos Narrow"/>
                <w:color w:val="000000"/>
              </w:rPr>
              <w:t>0</w:t>
            </w:r>
          </w:p>
        </w:tc>
        <w:tc>
          <w:tcPr>
            <w:tcW w:w="2070" w:type="dxa"/>
            <w:tcBorders>
              <w:top w:val="nil"/>
              <w:left w:val="nil"/>
              <w:bottom w:val="single" w:sz="4" w:space="0" w:color="auto"/>
              <w:right w:val="single" w:sz="4" w:space="0" w:color="auto"/>
            </w:tcBorders>
            <w:shd w:val="clear" w:color="auto" w:fill="auto"/>
            <w:noWrap/>
            <w:vAlign w:val="bottom"/>
          </w:tcPr>
          <w:p w14:paraId="0B1A9A61" w14:textId="0FDC1F9D"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-0.28 to 0.08</w:t>
            </w:r>
          </w:p>
        </w:tc>
        <w:tc>
          <w:tcPr>
            <w:tcW w:w="2070" w:type="dxa"/>
            <w:tcBorders>
              <w:top w:val="nil"/>
              <w:left w:val="nil"/>
              <w:bottom w:val="single" w:sz="4" w:space="0" w:color="auto"/>
              <w:right w:val="single" w:sz="4" w:space="0" w:color="auto"/>
            </w:tcBorders>
            <w:shd w:val="clear" w:color="auto" w:fill="auto"/>
            <w:noWrap/>
            <w:vAlign w:val="bottom"/>
          </w:tcPr>
          <w:p w14:paraId="16A13277" w14:textId="26B7B82D"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5927BB" w:rsidRPr="004F411A" w14:paraId="7AA8AFB5" w14:textId="77777777" w:rsidTr="005927BB">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11290418" w14:textId="3A2901BA" w:rsidR="005927BB" w:rsidRPr="004457AE" w:rsidRDefault="005927BB" w:rsidP="005927BB">
            <w:pPr>
              <w:spacing w:after="0" w:line="240" w:lineRule="auto"/>
              <w:rPr>
                <w:rFonts w:ascii="Calibri" w:eastAsia="Times New Roman" w:hAnsi="Calibri" w:cs="Calibri"/>
                <w:b/>
                <w:bCs/>
                <w:color w:val="000000"/>
                <w:kern w:val="0"/>
                <w:lang w:val="it-IT" w:eastAsia="en-GB"/>
                <w14:ligatures w14:val="none"/>
              </w:rPr>
            </w:pPr>
            <w:r w:rsidRPr="004457AE">
              <w:rPr>
                <w:rFonts w:ascii="Calibri" w:eastAsia="Times New Roman" w:hAnsi="Calibri" w:cs="Calibri"/>
                <w:b/>
                <w:bCs/>
                <w:color w:val="000000"/>
                <w:kern w:val="0"/>
                <w:lang w:val="it-IT" w:eastAsia="en-GB"/>
                <w14:ligatures w14:val="none"/>
              </w:rPr>
              <w:t>ln androstenedione (ln(nmol/l))</w:t>
            </w:r>
          </w:p>
        </w:tc>
        <w:tc>
          <w:tcPr>
            <w:tcW w:w="2070" w:type="dxa"/>
            <w:tcBorders>
              <w:top w:val="nil"/>
              <w:left w:val="nil"/>
              <w:bottom w:val="single" w:sz="4" w:space="0" w:color="auto"/>
              <w:right w:val="single" w:sz="4" w:space="0" w:color="auto"/>
            </w:tcBorders>
            <w:shd w:val="clear" w:color="auto" w:fill="auto"/>
            <w:noWrap/>
            <w:vAlign w:val="bottom"/>
          </w:tcPr>
          <w:p w14:paraId="6D8EC74F" w14:textId="46D987AA"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-0.06</w:t>
            </w:r>
          </w:p>
        </w:tc>
        <w:tc>
          <w:tcPr>
            <w:tcW w:w="2070" w:type="dxa"/>
            <w:tcBorders>
              <w:top w:val="nil"/>
              <w:left w:val="nil"/>
              <w:bottom w:val="single" w:sz="4" w:space="0" w:color="auto"/>
              <w:right w:val="single" w:sz="4" w:space="0" w:color="auto"/>
            </w:tcBorders>
            <w:shd w:val="clear" w:color="auto" w:fill="auto"/>
            <w:noWrap/>
            <w:vAlign w:val="bottom"/>
          </w:tcPr>
          <w:p w14:paraId="1981238D" w14:textId="671D42D3"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-0.25 to 0.13</w:t>
            </w:r>
          </w:p>
        </w:tc>
        <w:tc>
          <w:tcPr>
            <w:tcW w:w="2070" w:type="dxa"/>
            <w:tcBorders>
              <w:top w:val="nil"/>
              <w:left w:val="nil"/>
              <w:bottom w:val="single" w:sz="4" w:space="0" w:color="auto"/>
              <w:right w:val="single" w:sz="4" w:space="0" w:color="auto"/>
            </w:tcBorders>
            <w:shd w:val="clear" w:color="auto" w:fill="auto"/>
            <w:noWrap/>
            <w:vAlign w:val="bottom"/>
          </w:tcPr>
          <w:p w14:paraId="0A3DA9D3" w14:textId="382C1001"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5927BB" w:rsidRPr="004F411A" w14:paraId="2F382B06" w14:textId="77777777" w:rsidTr="005927BB">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3469AB77" w14:textId="77777777" w:rsidR="005927BB" w:rsidRPr="004F411A" w:rsidRDefault="005927BB" w:rsidP="005927BB">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BMI SD Score</w:t>
            </w:r>
          </w:p>
        </w:tc>
        <w:tc>
          <w:tcPr>
            <w:tcW w:w="2070" w:type="dxa"/>
            <w:tcBorders>
              <w:top w:val="nil"/>
              <w:left w:val="nil"/>
              <w:bottom w:val="single" w:sz="4" w:space="0" w:color="auto"/>
              <w:right w:val="single" w:sz="4" w:space="0" w:color="auto"/>
            </w:tcBorders>
            <w:shd w:val="clear" w:color="auto" w:fill="auto"/>
            <w:noWrap/>
            <w:vAlign w:val="bottom"/>
          </w:tcPr>
          <w:p w14:paraId="54E3BFAF" w14:textId="284A918C"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0.08</w:t>
            </w:r>
          </w:p>
        </w:tc>
        <w:tc>
          <w:tcPr>
            <w:tcW w:w="2070" w:type="dxa"/>
            <w:tcBorders>
              <w:top w:val="nil"/>
              <w:left w:val="nil"/>
              <w:bottom w:val="single" w:sz="4" w:space="0" w:color="auto"/>
              <w:right w:val="single" w:sz="4" w:space="0" w:color="auto"/>
            </w:tcBorders>
            <w:shd w:val="clear" w:color="auto" w:fill="auto"/>
            <w:noWrap/>
            <w:vAlign w:val="bottom"/>
          </w:tcPr>
          <w:p w14:paraId="403D730B" w14:textId="121CF645"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0.01 to 0.16</w:t>
            </w:r>
          </w:p>
        </w:tc>
        <w:tc>
          <w:tcPr>
            <w:tcW w:w="2070" w:type="dxa"/>
            <w:tcBorders>
              <w:top w:val="nil"/>
              <w:left w:val="nil"/>
              <w:bottom w:val="single" w:sz="4" w:space="0" w:color="auto"/>
              <w:right w:val="single" w:sz="4" w:space="0" w:color="auto"/>
            </w:tcBorders>
            <w:shd w:val="clear" w:color="auto" w:fill="auto"/>
            <w:noWrap/>
            <w:vAlign w:val="bottom"/>
          </w:tcPr>
          <w:p w14:paraId="10733801" w14:textId="2ECA3A08"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4F411A" w:rsidRPr="001702C7" w14:paraId="5F833F60" w14:textId="77777777" w:rsidTr="005927BB">
        <w:trPr>
          <w:trHeight w:val="680"/>
        </w:trPr>
        <w:tc>
          <w:tcPr>
            <w:tcW w:w="465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79CAF7C" w14:textId="77777777" w:rsidR="00B11A2A" w:rsidRPr="00435DD6" w:rsidRDefault="00B11A2A" w:rsidP="00435DD6">
            <w:pPr>
              <w:spacing w:after="0" w:line="240" w:lineRule="auto"/>
              <w:jc w:val="center"/>
              <w:rPr>
                <w:rFonts w:ascii="Calibri" w:hAnsi="Calibri" w:cs="Calibri"/>
                <w:b/>
                <w:bCs/>
                <w:color w:val="000000"/>
              </w:rPr>
            </w:pPr>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p>
          <w:p w14:paraId="18D7428C" w14:textId="6C15C897" w:rsidR="00E94A8B" w:rsidRPr="00435DD6" w:rsidRDefault="00BB5459" w:rsidP="00B11A2A">
            <w:pPr>
              <w:spacing w:after="0" w:line="240" w:lineRule="auto"/>
              <w:jc w:val="center"/>
              <w:rPr>
                <w:rFonts w:ascii="Calibri" w:hAnsi="Calibri" w:cs="Calibri"/>
                <w:color w:val="000000"/>
              </w:rPr>
            </w:pPr>
            <w:r w:rsidRPr="00BB5459">
              <w:rPr>
                <w:rFonts w:ascii="Calibri" w:hAnsi="Calibri" w:cs="Calibri"/>
                <w:color w:val="000000"/>
              </w:rPr>
              <w:t>0.07 | 0.49</w:t>
            </w:r>
          </w:p>
        </w:tc>
        <w:tc>
          <w:tcPr>
            <w:tcW w:w="4140" w:type="dxa"/>
            <w:gridSpan w:val="2"/>
            <w:tcBorders>
              <w:top w:val="single" w:sz="4" w:space="0" w:color="auto"/>
              <w:left w:val="nil"/>
              <w:bottom w:val="single" w:sz="4" w:space="0" w:color="auto"/>
              <w:right w:val="single" w:sz="4" w:space="0" w:color="auto"/>
            </w:tcBorders>
            <w:shd w:val="clear" w:color="auto" w:fill="auto"/>
            <w:vAlign w:val="center"/>
            <w:hideMark/>
          </w:tcPr>
          <w:p w14:paraId="091E5AD4" w14:textId="77777777" w:rsidR="00B11A2A" w:rsidRPr="004457AE" w:rsidRDefault="00B11A2A" w:rsidP="00435DD6">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systolic BP (95% CI) : </w:t>
            </w:r>
          </w:p>
          <w:p w14:paraId="1520C5A3" w14:textId="632F2555" w:rsidR="00E94A8B" w:rsidRPr="004457AE" w:rsidRDefault="00BB5459" w:rsidP="00B11A2A">
            <w:pPr>
              <w:spacing w:after="0" w:line="240" w:lineRule="auto"/>
              <w:jc w:val="center"/>
              <w:rPr>
                <w:rFonts w:ascii="Calibri" w:hAnsi="Calibri" w:cs="Calibri"/>
                <w:color w:val="000000"/>
                <w:lang w:val="pl-PL"/>
              </w:rPr>
            </w:pPr>
            <w:r w:rsidRPr="00BB5459">
              <w:rPr>
                <w:rFonts w:ascii="Calibri" w:hAnsi="Calibri" w:cs="Calibri"/>
                <w:color w:val="000000"/>
                <w:lang w:val="pl-PL"/>
              </w:rPr>
              <w:t>0.32 (0.18 to 0.45)</w:t>
            </w:r>
          </w:p>
        </w:tc>
      </w:tr>
      <w:tr w:rsidR="00E94A8B" w:rsidRPr="004F411A" w14:paraId="13C43491" w14:textId="77777777" w:rsidTr="005927BB">
        <w:trPr>
          <w:trHeight w:val="680"/>
        </w:trPr>
        <w:tc>
          <w:tcPr>
            <w:tcW w:w="8792" w:type="dxa"/>
            <w:gridSpan w:val="4"/>
            <w:tcBorders>
              <w:top w:val="nil"/>
              <w:left w:val="single" w:sz="4" w:space="0" w:color="auto"/>
              <w:bottom w:val="single" w:sz="4" w:space="0" w:color="auto"/>
              <w:right w:val="single" w:sz="4" w:space="0" w:color="auto"/>
            </w:tcBorders>
            <w:shd w:val="clear" w:color="auto" w:fill="auto"/>
            <w:vAlign w:val="center"/>
            <w:hideMark/>
          </w:tcPr>
          <w:p w14:paraId="3C75F1A6" w14:textId="77777777" w:rsidR="00E94A8B" w:rsidRPr="004F411A" w:rsidRDefault="00E94A8B"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Outcome: Diastolic BP (SD Score*)</w:t>
            </w:r>
            <w:r w:rsidRPr="004F411A">
              <w:rPr>
                <w:rFonts w:ascii="Calibri" w:eastAsia="Times New Roman" w:hAnsi="Calibri" w:cs="Calibri"/>
                <w:color w:val="000000"/>
                <w:kern w:val="0"/>
                <w:lang w:eastAsia="en-GB"/>
                <w14:ligatures w14:val="none"/>
              </w:rPr>
              <w:t> </w:t>
            </w:r>
          </w:p>
        </w:tc>
      </w:tr>
      <w:tr w:rsidR="005927BB" w:rsidRPr="004F411A" w14:paraId="6B662D75" w14:textId="77777777" w:rsidTr="005927BB">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6921482F" w14:textId="77777777" w:rsidR="005927BB" w:rsidRPr="004F411A" w:rsidRDefault="005927BB" w:rsidP="005927BB">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Intercept</w:t>
            </w:r>
          </w:p>
        </w:tc>
        <w:tc>
          <w:tcPr>
            <w:tcW w:w="2070" w:type="dxa"/>
            <w:tcBorders>
              <w:top w:val="nil"/>
              <w:left w:val="nil"/>
              <w:bottom w:val="single" w:sz="4" w:space="0" w:color="auto"/>
              <w:right w:val="single" w:sz="4" w:space="0" w:color="auto"/>
            </w:tcBorders>
            <w:shd w:val="clear" w:color="auto" w:fill="auto"/>
            <w:noWrap/>
            <w:vAlign w:val="bottom"/>
          </w:tcPr>
          <w:p w14:paraId="3CDB250A" w14:textId="27E97340"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2.21</w:t>
            </w:r>
          </w:p>
        </w:tc>
        <w:tc>
          <w:tcPr>
            <w:tcW w:w="2070" w:type="dxa"/>
            <w:tcBorders>
              <w:top w:val="nil"/>
              <w:left w:val="nil"/>
              <w:bottom w:val="single" w:sz="4" w:space="0" w:color="auto"/>
              <w:right w:val="single" w:sz="4" w:space="0" w:color="auto"/>
            </w:tcBorders>
            <w:shd w:val="clear" w:color="auto" w:fill="auto"/>
            <w:noWrap/>
            <w:vAlign w:val="bottom"/>
          </w:tcPr>
          <w:p w14:paraId="3E28D50A" w14:textId="4EF19081"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1.68 to 2.74</w:t>
            </w:r>
          </w:p>
        </w:tc>
        <w:tc>
          <w:tcPr>
            <w:tcW w:w="2070" w:type="dxa"/>
            <w:tcBorders>
              <w:top w:val="nil"/>
              <w:left w:val="nil"/>
              <w:bottom w:val="single" w:sz="4" w:space="0" w:color="auto"/>
              <w:right w:val="single" w:sz="4" w:space="0" w:color="auto"/>
            </w:tcBorders>
            <w:shd w:val="clear" w:color="auto" w:fill="auto"/>
            <w:noWrap/>
            <w:vAlign w:val="bottom"/>
          </w:tcPr>
          <w:p w14:paraId="3F81A365" w14:textId="026735D7"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5927BB" w:rsidRPr="004F411A" w14:paraId="0232AEB2" w14:textId="77777777" w:rsidTr="005927BB">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49EAE48E" w14:textId="77777777" w:rsidR="005927BB" w:rsidRPr="004F411A" w:rsidRDefault="005927BB" w:rsidP="005927BB">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Sex (Male)</w:t>
            </w:r>
          </w:p>
        </w:tc>
        <w:tc>
          <w:tcPr>
            <w:tcW w:w="2070" w:type="dxa"/>
            <w:tcBorders>
              <w:top w:val="nil"/>
              <w:left w:val="nil"/>
              <w:bottom w:val="single" w:sz="4" w:space="0" w:color="auto"/>
              <w:right w:val="single" w:sz="4" w:space="0" w:color="auto"/>
            </w:tcBorders>
            <w:shd w:val="clear" w:color="auto" w:fill="auto"/>
            <w:noWrap/>
            <w:vAlign w:val="bottom"/>
          </w:tcPr>
          <w:p w14:paraId="534EE996" w14:textId="10A94B21"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0.15</w:t>
            </w:r>
          </w:p>
        </w:tc>
        <w:tc>
          <w:tcPr>
            <w:tcW w:w="2070" w:type="dxa"/>
            <w:tcBorders>
              <w:top w:val="nil"/>
              <w:left w:val="nil"/>
              <w:bottom w:val="single" w:sz="4" w:space="0" w:color="auto"/>
              <w:right w:val="single" w:sz="4" w:space="0" w:color="auto"/>
            </w:tcBorders>
            <w:shd w:val="clear" w:color="auto" w:fill="auto"/>
            <w:noWrap/>
            <w:vAlign w:val="bottom"/>
          </w:tcPr>
          <w:p w14:paraId="1563FCB5" w14:textId="3D41EDBD"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0.02 to 0.28</w:t>
            </w:r>
          </w:p>
        </w:tc>
        <w:tc>
          <w:tcPr>
            <w:tcW w:w="2070" w:type="dxa"/>
            <w:tcBorders>
              <w:top w:val="nil"/>
              <w:left w:val="nil"/>
              <w:bottom w:val="single" w:sz="4" w:space="0" w:color="auto"/>
              <w:right w:val="single" w:sz="4" w:space="0" w:color="auto"/>
            </w:tcBorders>
            <w:shd w:val="clear" w:color="auto" w:fill="auto"/>
            <w:noWrap/>
            <w:vAlign w:val="bottom"/>
          </w:tcPr>
          <w:p w14:paraId="37E25DBB" w14:textId="69DF107C"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5927BB" w:rsidRPr="004F411A" w14:paraId="1B0DA83F" w14:textId="77777777" w:rsidTr="005927BB">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6D649B62" w14:textId="77777777" w:rsidR="005927BB" w:rsidRPr="004F411A" w:rsidRDefault="005927BB" w:rsidP="005927BB">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Age (years)</w:t>
            </w:r>
          </w:p>
        </w:tc>
        <w:tc>
          <w:tcPr>
            <w:tcW w:w="2070" w:type="dxa"/>
            <w:tcBorders>
              <w:top w:val="nil"/>
              <w:left w:val="nil"/>
              <w:bottom w:val="single" w:sz="4" w:space="0" w:color="auto"/>
              <w:right w:val="single" w:sz="4" w:space="0" w:color="auto"/>
            </w:tcBorders>
            <w:shd w:val="clear" w:color="auto" w:fill="auto"/>
            <w:noWrap/>
            <w:vAlign w:val="bottom"/>
          </w:tcPr>
          <w:p w14:paraId="47A9EBB3" w14:textId="39E2C00E" w:rsidR="005927BB" w:rsidRPr="0062346F"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-0.18</w:t>
            </w:r>
          </w:p>
        </w:tc>
        <w:tc>
          <w:tcPr>
            <w:tcW w:w="2070" w:type="dxa"/>
            <w:tcBorders>
              <w:top w:val="nil"/>
              <w:left w:val="nil"/>
              <w:bottom w:val="single" w:sz="4" w:space="0" w:color="auto"/>
              <w:right w:val="single" w:sz="4" w:space="0" w:color="auto"/>
            </w:tcBorders>
            <w:shd w:val="clear" w:color="auto" w:fill="auto"/>
            <w:noWrap/>
            <w:vAlign w:val="bottom"/>
          </w:tcPr>
          <w:p w14:paraId="5CC40E90" w14:textId="6551DC10" w:rsidR="005927BB" w:rsidRPr="0062346F"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-0.27 to -0.08</w:t>
            </w:r>
          </w:p>
        </w:tc>
        <w:tc>
          <w:tcPr>
            <w:tcW w:w="2070" w:type="dxa"/>
            <w:tcBorders>
              <w:top w:val="nil"/>
              <w:left w:val="nil"/>
              <w:bottom w:val="single" w:sz="4" w:space="0" w:color="auto"/>
              <w:right w:val="single" w:sz="4" w:space="0" w:color="auto"/>
            </w:tcBorders>
            <w:shd w:val="clear" w:color="auto" w:fill="auto"/>
            <w:noWrap/>
            <w:vAlign w:val="bottom"/>
          </w:tcPr>
          <w:p w14:paraId="686F90AA" w14:textId="3103D2CD" w:rsidR="005927BB" w:rsidRPr="0062346F"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5927BB" w:rsidRPr="004F411A" w14:paraId="6F2963BD" w14:textId="77777777" w:rsidTr="005927BB">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75FC2E3C" w14:textId="2B1AA643" w:rsidR="005927BB" w:rsidRPr="004457AE" w:rsidRDefault="005927BB" w:rsidP="005927BB">
            <w:pPr>
              <w:spacing w:after="0" w:line="240" w:lineRule="auto"/>
              <w:rPr>
                <w:rFonts w:ascii="Calibri" w:eastAsia="Times New Roman" w:hAnsi="Calibri" w:cs="Calibri"/>
                <w:b/>
                <w:bCs/>
                <w:color w:val="000000"/>
                <w:kern w:val="0"/>
                <w:lang w:val="it-IT" w:eastAsia="en-GB"/>
                <w14:ligatures w14:val="none"/>
              </w:rPr>
            </w:pPr>
            <w:r w:rsidRPr="004457AE">
              <w:rPr>
                <w:rFonts w:ascii="Calibri" w:eastAsia="Times New Roman" w:hAnsi="Calibri" w:cs="Calibri"/>
                <w:b/>
                <w:bCs/>
                <w:color w:val="000000"/>
                <w:kern w:val="0"/>
                <w:lang w:val="it-IT" w:eastAsia="en-GB"/>
                <w14:ligatures w14:val="none"/>
              </w:rPr>
              <w:t>ln androstenedione (ln(nmol/l))</w:t>
            </w:r>
          </w:p>
        </w:tc>
        <w:tc>
          <w:tcPr>
            <w:tcW w:w="2070" w:type="dxa"/>
            <w:tcBorders>
              <w:top w:val="nil"/>
              <w:left w:val="nil"/>
              <w:bottom w:val="single" w:sz="4" w:space="0" w:color="auto"/>
              <w:right w:val="single" w:sz="4" w:space="0" w:color="auto"/>
            </w:tcBorders>
            <w:shd w:val="clear" w:color="auto" w:fill="auto"/>
            <w:noWrap/>
            <w:vAlign w:val="bottom"/>
          </w:tcPr>
          <w:p w14:paraId="66869A39" w14:textId="52048045"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-0.04</w:t>
            </w:r>
          </w:p>
        </w:tc>
        <w:tc>
          <w:tcPr>
            <w:tcW w:w="2070" w:type="dxa"/>
            <w:tcBorders>
              <w:top w:val="nil"/>
              <w:left w:val="nil"/>
              <w:bottom w:val="single" w:sz="4" w:space="0" w:color="auto"/>
              <w:right w:val="single" w:sz="4" w:space="0" w:color="auto"/>
            </w:tcBorders>
            <w:shd w:val="clear" w:color="auto" w:fill="auto"/>
            <w:noWrap/>
            <w:vAlign w:val="bottom"/>
          </w:tcPr>
          <w:p w14:paraId="54D7623C" w14:textId="18D8682A"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-0.19 to 0.10</w:t>
            </w:r>
          </w:p>
        </w:tc>
        <w:tc>
          <w:tcPr>
            <w:tcW w:w="2070" w:type="dxa"/>
            <w:tcBorders>
              <w:top w:val="nil"/>
              <w:left w:val="nil"/>
              <w:bottom w:val="single" w:sz="4" w:space="0" w:color="auto"/>
              <w:right w:val="single" w:sz="4" w:space="0" w:color="auto"/>
            </w:tcBorders>
            <w:shd w:val="clear" w:color="auto" w:fill="auto"/>
            <w:noWrap/>
            <w:vAlign w:val="bottom"/>
          </w:tcPr>
          <w:p w14:paraId="65E0765B" w14:textId="14AD2F25"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5927BB" w:rsidRPr="004F411A" w14:paraId="32DCDAE5" w14:textId="77777777" w:rsidTr="005927BB">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21E42BF8" w14:textId="77777777" w:rsidR="005927BB" w:rsidRPr="004F411A" w:rsidRDefault="005927BB" w:rsidP="005927BB">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BMI SD Score</w:t>
            </w:r>
          </w:p>
        </w:tc>
        <w:tc>
          <w:tcPr>
            <w:tcW w:w="2070" w:type="dxa"/>
            <w:tcBorders>
              <w:top w:val="nil"/>
              <w:left w:val="nil"/>
              <w:bottom w:val="single" w:sz="4" w:space="0" w:color="auto"/>
              <w:right w:val="single" w:sz="4" w:space="0" w:color="auto"/>
            </w:tcBorders>
            <w:shd w:val="clear" w:color="auto" w:fill="auto"/>
            <w:noWrap/>
            <w:vAlign w:val="bottom"/>
          </w:tcPr>
          <w:p w14:paraId="4977888F" w14:textId="59BD4F2F"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-0.02</w:t>
            </w:r>
          </w:p>
        </w:tc>
        <w:tc>
          <w:tcPr>
            <w:tcW w:w="2070" w:type="dxa"/>
            <w:tcBorders>
              <w:top w:val="nil"/>
              <w:left w:val="nil"/>
              <w:bottom w:val="single" w:sz="4" w:space="0" w:color="auto"/>
              <w:right w:val="single" w:sz="4" w:space="0" w:color="auto"/>
            </w:tcBorders>
            <w:shd w:val="clear" w:color="auto" w:fill="auto"/>
            <w:noWrap/>
            <w:vAlign w:val="bottom"/>
          </w:tcPr>
          <w:p w14:paraId="09BEAA06" w14:textId="2C55DE5E"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-0.07 to 0.02</w:t>
            </w:r>
          </w:p>
        </w:tc>
        <w:tc>
          <w:tcPr>
            <w:tcW w:w="2070" w:type="dxa"/>
            <w:tcBorders>
              <w:top w:val="nil"/>
              <w:left w:val="nil"/>
              <w:bottom w:val="single" w:sz="4" w:space="0" w:color="auto"/>
              <w:right w:val="single" w:sz="4" w:space="0" w:color="auto"/>
            </w:tcBorders>
            <w:shd w:val="clear" w:color="auto" w:fill="auto"/>
            <w:noWrap/>
            <w:vAlign w:val="bottom"/>
          </w:tcPr>
          <w:p w14:paraId="728D5403" w14:textId="6A6BF59C"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4F411A" w:rsidRPr="001702C7" w14:paraId="67043E3E" w14:textId="77777777" w:rsidTr="005927BB">
        <w:trPr>
          <w:trHeight w:val="680"/>
        </w:trPr>
        <w:tc>
          <w:tcPr>
            <w:tcW w:w="465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461D620" w14:textId="77777777" w:rsidR="00B11A2A" w:rsidRPr="00435DD6" w:rsidRDefault="00B11A2A" w:rsidP="00435DD6">
            <w:pPr>
              <w:spacing w:after="0" w:line="240" w:lineRule="auto"/>
              <w:jc w:val="center"/>
              <w:rPr>
                <w:rFonts w:ascii="Calibri" w:hAnsi="Calibri" w:cs="Calibri"/>
                <w:b/>
                <w:bCs/>
                <w:color w:val="000000"/>
              </w:rPr>
            </w:pPr>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p>
          <w:p w14:paraId="5DC65AEE" w14:textId="203ACB66" w:rsidR="00E94A8B" w:rsidRPr="00435DD6" w:rsidRDefault="00BB5459" w:rsidP="00B11A2A">
            <w:pPr>
              <w:spacing w:after="0" w:line="240" w:lineRule="auto"/>
              <w:jc w:val="center"/>
              <w:rPr>
                <w:rFonts w:ascii="Calibri" w:hAnsi="Calibri" w:cs="Calibri"/>
                <w:color w:val="000000"/>
              </w:rPr>
            </w:pPr>
            <w:r w:rsidRPr="00BB5459">
              <w:rPr>
                <w:rFonts w:ascii="Calibri" w:hAnsi="Calibri" w:cs="Calibri"/>
                <w:color w:val="000000"/>
              </w:rPr>
              <w:t>0.09 | 0.37</w:t>
            </w:r>
          </w:p>
        </w:tc>
        <w:tc>
          <w:tcPr>
            <w:tcW w:w="4140" w:type="dxa"/>
            <w:gridSpan w:val="2"/>
            <w:tcBorders>
              <w:top w:val="single" w:sz="4" w:space="0" w:color="auto"/>
              <w:left w:val="nil"/>
              <w:bottom w:val="single" w:sz="4" w:space="0" w:color="auto"/>
              <w:right w:val="single" w:sz="4" w:space="0" w:color="auto"/>
            </w:tcBorders>
            <w:shd w:val="clear" w:color="auto" w:fill="auto"/>
            <w:vAlign w:val="center"/>
            <w:hideMark/>
          </w:tcPr>
          <w:p w14:paraId="1326D6FA" w14:textId="77777777" w:rsidR="00B11A2A" w:rsidRPr="004457AE" w:rsidRDefault="00B11A2A" w:rsidP="00435DD6">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diastolic BP (95% CI) : </w:t>
            </w:r>
          </w:p>
          <w:p w14:paraId="1D9B5134" w14:textId="4F49E055" w:rsidR="00E94A8B" w:rsidRPr="004457AE" w:rsidRDefault="00BB5459" w:rsidP="00B11A2A">
            <w:pPr>
              <w:spacing w:after="0" w:line="240" w:lineRule="auto"/>
              <w:jc w:val="center"/>
              <w:rPr>
                <w:rFonts w:ascii="Calibri" w:hAnsi="Calibri" w:cs="Calibri"/>
                <w:color w:val="000000"/>
                <w:lang w:val="pl-PL"/>
              </w:rPr>
            </w:pPr>
            <w:r w:rsidRPr="00BB5459">
              <w:rPr>
                <w:rFonts w:ascii="Calibri" w:hAnsi="Calibri" w:cs="Calibri"/>
                <w:color w:val="000000"/>
                <w:lang w:val="pl-PL"/>
              </w:rPr>
              <w:t>0.42 (0.33 to 0.51)</w:t>
            </w:r>
          </w:p>
        </w:tc>
      </w:tr>
    </w:tbl>
    <w:p w14:paraId="54FA8714" w14:textId="792077E8" w:rsidR="00E94A8B" w:rsidRPr="00435DD6" w:rsidRDefault="00E94A8B" w:rsidP="00E94A8B">
      <w:pPr>
        <w:rPr>
          <w:rFonts w:ascii="Calibri" w:hAnsi="Calibri" w:cs="Calibri"/>
          <w:sz w:val="16"/>
          <w:szCs w:val="16"/>
        </w:rPr>
      </w:pPr>
      <w:r w:rsidRPr="00435DD6">
        <w:rPr>
          <w:rFonts w:ascii="Calibri" w:hAnsi="Calibri" w:cs="Calibri"/>
          <w:sz w:val="16"/>
          <w:szCs w:val="16"/>
        </w:rPr>
        <w:t>BP = Blood pressure; SD = Standard dev</w:t>
      </w:r>
      <w:r w:rsidR="0020410A">
        <w:rPr>
          <w:rFonts w:ascii="Calibri" w:hAnsi="Calibri" w:cs="Calibri"/>
          <w:sz w:val="16"/>
          <w:szCs w:val="16"/>
        </w:rPr>
        <w:t>i</w:t>
      </w:r>
      <w:r w:rsidRPr="00435DD6">
        <w:rPr>
          <w:rFonts w:ascii="Calibri" w:hAnsi="Calibri" w:cs="Calibri"/>
          <w:sz w:val="16"/>
          <w:szCs w:val="16"/>
        </w:rPr>
        <w:t>ation; BMI = body mass index calculated using world health organisation reference data; CI = Confidence interval</w:t>
      </w:r>
      <w:r w:rsidR="00E709CD">
        <w:rPr>
          <w:rFonts w:ascii="Calibri" w:hAnsi="Calibri" w:cs="Calibri"/>
          <w:sz w:val="16"/>
          <w:szCs w:val="16"/>
        </w:rPr>
        <w:t>; NS = Not significant; * = CI does not span zero</w:t>
      </w:r>
      <w:r w:rsidR="00E709CD" w:rsidRPr="007F1C38">
        <w:rPr>
          <w:rFonts w:ascii="Calibri" w:hAnsi="Calibri" w:cs="Calibri"/>
          <w:sz w:val="16"/>
          <w:szCs w:val="16"/>
        </w:rPr>
        <w:t xml:space="preserve">. </w:t>
      </w:r>
      <w:r w:rsidR="00E709CD">
        <w:rPr>
          <w:rFonts w:ascii="Calibri" w:hAnsi="Calibri" w:cs="Calibri"/>
          <w:sz w:val="16"/>
          <w:szCs w:val="16"/>
        </w:rPr>
        <w:t>CI</w:t>
      </w:r>
      <w:r w:rsidRPr="00435DD6">
        <w:rPr>
          <w:rFonts w:ascii="Calibri" w:hAnsi="Calibri" w:cs="Calibri"/>
          <w:sz w:val="16"/>
          <w:szCs w:val="16"/>
        </w:rPr>
        <w:t xml:space="preserve"> calculated by iterating Bayesian Model using 400 iterations each through </w:t>
      </w:r>
      <w:r w:rsidR="00AD7394">
        <w:rPr>
          <w:rFonts w:ascii="Calibri" w:hAnsi="Calibri" w:cs="Calibri"/>
          <w:sz w:val="16"/>
          <w:szCs w:val="16"/>
        </w:rPr>
        <w:t>10</w:t>
      </w:r>
      <w:r w:rsidR="00AD7394" w:rsidRPr="00435DD6">
        <w:rPr>
          <w:rFonts w:ascii="Calibri" w:hAnsi="Calibri" w:cs="Calibri"/>
          <w:sz w:val="16"/>
          <w:szCs w:val="16"/>
        </w:rPr>
        <w:t xml:space="preserve"> </w:t>
      </w:r>
      <w:r w:rsidRPr="00435DD6">
        <w:rPr>
          <w:rFonts w:ascii="Calibri" w:hAnsi="Calibri" w:cs="Calibri"/>
          <w:sz w:val="16"/>
          <w:szCs w:val="16"/>
        </w:rPr>
        <w:t xml:space="preserve">bootstrap replications (sampling all data available from one patient with replacement) for each of the 10 imputed datasets. </w:t>
      </w:r>
    </w:p>
    <w:p w14:paraId="2A1CEBE6" w14:textId="77777777" w:rsidR="00E94A8B" w:rsidRPr="00435DD6" w:rsidRDefault="00E94A8B" w:rsidP="00E94A8B">
      <w:pPr>
        <w:rPr>
          <w:rFonts w:ascii="Calibri" w:hAnsi="Calibri" w:cs="Calibri"/>
          <w:sz w:val="16"/>
          <w:szCs w:val="16"/>
        </w:rPr>
      </w:pPr>
      <w:r w:rsidRPr="00435DD6">
        <w:rPr>
          <w:rFonts w:ascii="Calibri" w:hAnsi="Calibri" w:cs="Calibri"/>
          <w:sz w:val="16"/>
          <w:szCs w:val="16"/>
        </w:rPr>
        <w:t>*National Heart, Lung and Blood Institute data for calculation of SD scores of BP only available for those over 1 year, and not calculated for those patients declared sex ‘not assigned’ at birth, thus less data available for modelling.</w:t>
      </w:r>
    </w:p>
    <w:p w14:paraId="58345D37" w14:textId="2A1523B6" w:rsidR="00E94A8B" w:rsidRPr="004F411A" w:rsidRDefault="00E94A8B" w:rsidP="00E94A8B">
      <w:pPr>
        <w:rPr>
          <w:rFonts w:ascii="Calibri" w:hAnsi="Calibri" w:cs="Calibri"/>
        </w:rPr>
      </w:pPr>
      <w:r w:rsidRPr="00435DD6">
        <w:rPr>
          <w:rFonts w:ascii="Calibri" w:hAnsi="Calibri" w:cs="Calibri"/>
          <w:sz w:val="16"/>
          <w:szCs w:val="16"/>
        </w:rPr>
        <w:t>Conclusion of sensitivity analysis: modelling of SD scores instead of absolute values does not make a significant difference to the direction or magnitude of the prediction of androstenedione on BP</w:t>
      </w:r>
      <w:r w:rsidRPr="004F411A">
        <w:rPr>
          <w:rFonts w:ascii="Calibri" w:hAnsi="Calibri" w:cs="Calibri"/>
        </w:rPr>
        <w:br w:type="page"/>
      </w:r>
    </w:p>
    <w:p w14:paraId="65C06F9F" w14:textId="49FD4249" w:rsidR="00B978AC" w:rsidRDefault="00F40FD3" w:rsidP="00A165AD">
      <w:pPr>
        <w:pStyle w:val="Heading2"/>
      </w:pPr>
      <w:r>
        <w:lastRenderedPageBreak/>
        <w:t>Table S</w:t>
      </w:r>
      <w:ins w:id="706" w:author="Neil Lawrence" w:date="2025-03-04T10:09:00Z">
        <w:r w:rsidR="00A9645C">
          <w:t>9</w:t>
        </w:r>
      </w:ins>
      <w:del w:id="707" w:author="Neil Lawrence" w:date="2025-03-04T10:09:00Z">
        <w:r w:rsidDel="00A9645C">
          <w:delText>8</w:delText>
        </w:r>
      </w:del>
      <w:r>
        <w:t xml:space="preserve"> </w:t>
      </w:r>
      <w:r w:rsidR="00487844">
        <w:t>– S</w:t>
      </w:r>
      <w:r w:rsidR="003C09C6">
        <w:t>ensitivity analysis</w:t>
      </w:r>
      <w:r w:rsidR="00F728A5">
        <w:t xml:space="preserve"> results</w:t>
      </w:r>
      <w:r w:rsidR="00B978AC">
        <w:t>: impact of imputation strategy on sample size and estimates</w:t>
      </w:r>
    </w:p>
    <w:tbl>
      <w:tblPr>
        <w:tblStyle w:val="TableGrid"/>
        <w:tblW w:w="0" w:type="auto"/>
        <w:jc w:val="center"/>
        <w:tblLayout w:type="fixed"/>
        <w:tblLook w:val="04A0" w:firstRow="1" w:lastRow="0" w:firstColumn="1" w:lastColumn="0" w:noHBand="0" w:noVBand="1"/>
      </w:tblPr>
      <w:tblGrid>
        <w:gridCol w:w="1577"/>
        <w:gridCol w:w="1196"/>
        <w:gridCol w:w="1197"/>
        <w:gridCol w:w="1333"/>
        <w:gridCol w:w="1334"/>
        <w:gridCol w:w="1334"/>
        <w:gridCol w:w="1334"/>
      </w:tblGrid>
      <w:tr w:rsidR="00F82856" w:rsidRPr="00A165AD" w14:paraId="166C87F9" w14:textId="77777777" w:rsidTr="0066063A">
        <w:trPr>
          <w:jc w:val="center"/>
        </w:trPr>
        <w:tc>
          <w:tcPr>
            <w:tcW w:w="1577" w:type="dxa"/>
            <w:vAlign w:val="center"/>
          </w:tcPr>
          <w:p w14:paraId="5A093254" w14:textId="690D3F99" w:rsidR="001204E9" w:rsidRPr="00A165AD" w:rsidRDefault="001204E9" w:rsidP="00A165AD">
            <w:pPr>
              <w:jc w:val="center"/>
              <w:rPr>
                <w:b/>
                <w:bCs/>
                <w:sz w:val="16"/>
                <w:szCs w:val="16"/>
              </w:rPr>
            </w:pPr>
            <w:r w:rsidRPr="00A165AD">
              <w:rPr>
                <w:b/>
                <w:bCs/>
                <w:sz w:val="16"/>
                <w:szCs w:val="16"/>
              </w:rPr>
              <w:t>Model</w:t>
            </w:r>
            <w:r w:rsidR="0064265F" w:rsidRPr="00A165AD">
              <w:rPr>
                <w:b/>
                <w:bCs/>
                <w:sz w:val="16"/>
                <w:szCs w:val="16"/>
              </w:rPr>
              <w:t xml:space="preserve"> number</w:t>
            </w:r>
            <w:r w:rsidR="008A15ED" w:rsidRPr="00A165AD">
              <w:rPr>
                <w:b/>
                <w:bCs/>
                <w:sz w:val="16"/>
                <w:szCs w:val="16"/>
              </w:rPr>
              <w:t>:</w:t>
            </w:r>
            <w:r w:rsidRPr="00A165AD">
              <w:rPr>
                <w:b/>
                <w:bCs/>
                <w:sz w:val="16"/>
                <w:szCs w:val="16"/>
              </w:rPr>
              <w:t xml:space="preserve"> </w:t>
            </w:r>
            <w:r w:rsidR="00A514BE">
              <w:rPr>
                <w:b/>
                <w:bCs/>
                <w:sz w:val="16"/>
                <w:szCs w:val="16"/>
              </w:rPr>
              <w:t>Target of estimation</w:t>
            </w:r>
          </w:p>
        </w:tc>
        <w:tc>
          <w:tcPr>
            <w:tcW w:w="1196" w:type="dxa"/>
            <w:vAlign w:val="center"/>
          </w:tcPr>
          <w:p w14:paraId="2DDC94A9" w14:textId="19F44F5C" w:rsidR="001204E9" w:rsidRPr="00A165AD" w:rsidRDefault="001204E9" w:rsidP="00A165AD">
            <w:pPr>
              <w:jc w:val="center"/>
              <w:rPr>
                <w:b/>
                <w:bCs/>
                <w:sz w:val="16"/>
                <w:szCs w:val="16"/>
              </w:rPr>
            </w:pPr>
            <w:r w:rsidRPr="00A165AD">
              <w:rPr>
                <w:b/>
                <w:bCs/>
                <w:sz w:val="16"/>
                <w:szCs w:val="16"/>
              </w:rPr>
              <w:t>Sample size with imputation (</w:t>
            </w:r>
            <w:r w:rsidR="008F29E9" w:rsidRPr="00A165AD">
              <w:rPr>
                <w:b/>
                <w:bCs/>
                <w:sz w:val="16"/>
                <w:szCs w:val="16"/>
              </w:rPr>
              <w:t>Patients</w:t>
            </w:r>
            <w:r w:rsidR="008F29E9" w:rsidRPr="00A165AD">
              <w:rPr>
                <w:rFonts w:ascii="Calibri" w:hAnsi="Calibri" w:cs="Calibri"/>
                <w:color w:val="000000"/>
                <w:sz w:val="16"/>
                <w:szCs w:val="16"/>
              </w:rPr>
              <w:t>|</w:t>
            </w:r>
            <w:r w:rsidR="00927DFE" w:rsidRPr="00A165AD">
              <w:rPr>
                <w:rFonts w:ascii="Calibri" w:hAnsi="Calibri" w:cs="Calibri"/>
                <w:color w:val="000000"/>
                <w:sz w:val="16"/>
                <w:szCs w:val="16"/>
              </w:rPr>
              <w:t xml:space="preserve"> </w:t>
            </w:r>
            <w:r w:rsidRPr="00A165AD">
              <w:rPr>
                <w:b/>
                <w:bCs/>
                <w:sz w:val="16"/>
                <w:szCs w:val="16"/>
              </w:rPr>
              <w:t>V</w:t>
            </w:r>
            <w:r w:rsidR="00927DFE" w:rsidRPr="00A165AD">
              <w:rPr>
                <w:b/>
                <w:bCs/>
                <w:sz w:val="16"/>
                <w:szCs w:val="16"/>
              </w:rPr>
              <w:t>i</w:t>
            </w:r>
            <w:r w:rsidRPr="00A165AD">
              <w:rPr>
                <w:b/>
                <w:bCs/>
                <w:sz w:val="16"/>
                <w:szCs w:val="16"/>
              </w:rPr>
              <w:t>sits)</w:t>
            </w:r>
          </w:p>
        </w:tc>
        <w:tc>
          <w:tcPr>
            <w:tcW w:w="1197" w:type="dxa"/>
            <w:vAlign w:val="center"/>
          </w:tcPr>
          <w:p w14:paraId="023FF090" w14:textId="38F45EEB" w:rsidR="001204E9" w:rsidRPr="00A165AD" w:rsidRDefault="00485D99" w:rsidP="00A165AD">
            <w:pPr>
              <w:jc w:val="center"/>
              <w:rPr>
                <w:b/>
                <w:bCs/>
                <w:sz w:val="16"/>
                <w:szCs w:val="16"/>
              </w:rPr>
            </w:pPr>
            <w:r w:rsidRPr="00A165AD">
              <w:rPr>
                <w:b/>
                <w:bCs/>
                <w:sz w:val="16"/>
                <w:szCs w:val="16"/>
              </w:rPr>
              <w:t>Sample size without imputation</w:t>
            </w:r>
            <w:r w:rsidR="001204E9" w:rsidRPr="00A165AD">
              <w:rPr>
                <w:b/>
                <w:bCs/>
                <w:sz w:val="16"/>
                <w:szCs w:val="16"/>
              </w:rPr>
              <w:t xml:space="preserve"> (</w:t>
            </w:r>
            <w:r w:rsidRPr="00A165AD">
              <w:rPr>
                <w:b/>
                <w:bCs/>
                <w:sz w:val="16"/>
                <w:szCs w:val="16"/>
              </w:rPr>
              <w:t>Patients</w:t>
            </w:r>
            <w:r w:rsidRPr="00A165AD">
              <w:rPr>
                <w:rFonts w:ascii="Calibri" w:hAnsi="Calibri" w:cs="Calibri"/>
                <w:color w:val="000000"/>
                <w:sz w:val="16"/>
                <w:szCs w:val="16"/>
              </w:rPr>
              <w:t xml:space="preserve">| </w:t>
            </w:r>
            <w:r w:rsidR="001204E9" w:rsidRPr="00A165AD">
              <w:rPr>
                <w:b/>
                <w:bCs/>
                <w:sz w:val="16"/>
                <w:szCs w:val="16"/>
              </w:rPr>
              <w:t>Visits)</w:t>
            </w:r>
          </w:p>
        </w:tc>
        <w:tc>
          <w:tcPr>
            <w:tcW w:w="1333" w:type="dxa"/>
            <w:vAlign w:val="center"/>
          </w:tcPr>
          <w:p w14:paraId="63EBF4B1" w14:textId="5759281C" w:rsidR="001204E9" w:rsidRPr="00A165AD" w:rsidRDefault="001204E9" w:rsidP="00A165AD">
            <w:pPr>
              <w:jc w:val="center"/>
              <w:rPr>
                <w:b/>
                <w:bCs/>
                <w:sz w:val="16"/>
                <w:szCs w:val="16"/>
              </w:rPr>
            </w:pPr>
            <w:r w:rsidRPr="00A165AD">
              <w:rPr>
                <w:b/>
                <w:bCs/>
                <w:sz w:val="16"/>
                <w:szCs w:val="16"/>
              </w:rPr>
              <w:t>Estimate with imputation (systolic)</w:t>
            </w:r>
          </w:p>
        </w:tc>
        <w:tc>
          <w:tcPr>
            <w:tcW w:w="1334" w:type="dxa"/>
            <w:vAlign w:val="center"/>
          </w:tcPr>
          <w:p w14:paraId="171F1638" w14:textId="70A2B5AF" w:rsidR="001204E9" w:rsidRPr="00A165AD" w:rsidRDefault="001204E9" w:rsidP="00A165AD">
            <w:pPr>
              <w:jc w:val="center"/>
              <w:rPr>
                <w:b/>
                <w:bCs/>
                <w:sz w:val="16"/>
                <w:szCs w:val="16"/>
              </w:rPr>
            </w:pPr>
            <w:r w:rsidRPr="00A165AD">
              <w:rPr>
                <w:b/>
                <w:bCs/>
                <w:sz w:val="16"/>
                <w:szCs w:val="16"/>
              </w:rPr>
              <w:t>Estimate without imputed data (systolic</w:t>
            </w:r>
          </w:p>
        </w:tc>
        <w:tc>
          <w:tcPr>
            <w:tcW w:w="1334" w:type="dxa"/>
            <w:vAlign w:val="center"/>
          </w:tcPr>
          <w:p w14:paraId="690A67AA" w14:textId="7DEBDD25" w:rsidR="001204E9" w:rsidRPr="00A165AD" w:rsidRDefault="001204E9" w:rsidP="00A165AD">
            <w:pPr>
              <w:jc w:val="center"/>
              <w:rPr>
                <w:b/>
                <w:bCs/>
                <w:sz w:val="16"/>
                <w:szCs w:val="16"/>
              </w:rPr>
            </w:pPr>
            <w:r w:rsidRPr="00A165AD">
              <w:rPr>
                <w:b/>
                <w:bCs/>
                <w:sz w:val="16"/>
                <w:szCs w:val="16"/>
              </w:rPr>
              <w:t>Estimate with imputation (diastolic)</w:t>
            </w:r>
          </w:p>
        </w:tc>
        <w:tc>
          <w:tcPr>
            <w:tcW w:w="1334" w:type="dxa"/>
            <w:vAlign w:val="center"/>
          </w:tcPr>
          <w:p w14:paraId="69FC7DA1" w14:textId="11EA3A36" w:rsidR="001204E9" w:rsidRPr="00A165AD" w:rsidRDefault="001204E9" w:rsidP="00A165AD">
            <w:pPr>
              <w:jc w:val="center"/>
              <w:rPr>
                <w:b/>
                <w:bCs/>
                <w:sz w:val="16"/>
                <w:szCs w:val="16"/>
              </w:rPr>
            </w:pPr>
            <w:r w:rsidRPr="00A165AD">
              <w:rPr>
                <w:b/>
                <w:bCs/>
                <w:sz w:val="16"/>
                <w:szCs w:val="16"/>
              </w:rPr>
              <w:t>Estimate without imputed data (diastolic)</w:t>
            </w:r>
          </w:p>
        </w:tc>
      </w:tr>
      <w:tr w:rsidR="00F82856" w:rsidRPr="00A165AD" w14:paraId="4DF5AD4D" w14:textId="77777777" w:rsidTr="0066063A">
        <w:trPr>
          <w:trHeight w:val="1134"/>
          <w:jc w:val="center"/>
        </w:trPr>
        <w:tc>
          <w:tcPr>
            <w:tcW w:w="1577" w:type="dxa"/>
            <w:vAlign w:val="center"/>
          </w:tcPr>
          <w:p w14:paraId="5CA916F3" w14:textId="4A5A2F9B" w:rsidR="001204E9" w:rsidRPr="00A165AD" w:rsidRDefault="001204E9" w:rsidP="00A165AD">
            <w:pPr>
              <w:rPr>
                <w:b/>
                <w:bCs/>
                <w:sz w:val="16"/>
                <w:szCs w:val="16"/>
              </w:rPr>
            </w:pPr>
            <w:r w:rsidRPr="00A165AD">
              <w:rPr>
                <w:b/>
                <w:bCs/>
                <w:sz w:val="16"/>
                <w:szCs w:val="16"/>
              </w:rPr>
              <w:t>1</w:t>
            </w:r>
            <w:r w:rsidR="008A15ED" w:rsidRPr="00A165AD">
              <w:rPr>
                <w:b/>
                <w:bCs/>
                <w:sz w:val="16"/>
                <w:szCs w:val="16"/>
              </w:rPr>
              <w:t xml:space="preserve">: </w:t>
            </w:r>
            <w:r w:rsidR="00385B5B">
              <w:rPr>
                <w:b/>
                <w:bCs/>
                <w:sz w:val="16"/>
                <w:szCs w:val="16"/>
              </w:rPr>
              <w:t>E</w:t>
            </w:r>
            <w:r w:rsidR="00385B5B" w:rsidRPr="00A165AD">
              <w:rPr>
                <w:b/>
                <w:bCs/>
                <w:sz w:val="16"/>
                <w:szCs w:val="16"/>
              </w:rPr>
              <w:t xml:space="preserve">ffect </w:t>
            </w:r>
            <w:r w:rsidRPr="00A165AD">
              <w:rPr>
                <w:b/>
                <w:bCs/>
                <w:sz w:val="16"/>
                <w:szCs w:val="16"/>
              </w:rPr>
              <w:t>of fludrocortisone on BP</w:t>
            </w:r>
          </w:p>
        </w:tc>
        <w:tc>
          <w:tcPr>
            <w:tcW w:w="1196" w:type="dxa"/>
            <w:vAlign w:val="center"/>
          </w:tcPr>
          <w:p w14:paraId="5DE24AA8" w14:textId="09E1038F" w:rsidR="001204E9" w:rsidRPr="00A165AD" w:rsidRDefault="00A923C7" w:rsidP="00A165AD">
            <w:pPr>
              <w:jc w:val="center"/>
              <w:rPr>
                <w:sz w:val="16"/>
                <w:szCs w:val="16"/>
              </w:rPr>
            </w:pPr>
            <w:r w:rsidRPr="00B55D90">
              <w:rPr>
                <w:sz w:val="16"/>
                <w:szCs w:val="16"/>
              </w:rPr>
              <w:t>452</w:t>
            </w:r>
            <w:r w:rsidR="008F29E9" w:rsidRPr="00B55D90">
              <w:rPr>
                <w:sz w:val="16"/>
                <w:szCs w:val="16"/>
              </w:rPr>
              <w:t xml:space="preserve"> </w:t>
            </w:r>
            <w:r w:rsidR="008F29E9" w:rsidRPr="00A165AD">
              <w:rPr>
                <w:rFonts w:ascii="Calibri" w:hAnsi="Calibri" w:cs="Calibri"/>
                <w:color w:val="000000"/>
                <w:sz w:val="16"/>
                <w:szCs w:val="16"/>
              </w:rPr>
              <w:t>|</w:t>
            </w:r>
            <w:r w:rsidR="00E4213D">
              <w:rPr>
                <w:rFonts w:ascii="Calibri" w:hAnsi="Calibri" w:cs="Calibri"/>
                <w:color w:val="000000"/>
                <w:sz w:val="16"/>
                <w:szCs w:val="16"/>
              </w:rPr>
              <w:t xml:space="preserve"> </w:t>
            </w:r>
            <w:r w:rsidR="001204E9" w:rsidRPr="00A165AD">
              <w:rPr>
                <w:sz w:val="16"/>
                <w:szCs w:val="16"/>
              </w:rPr>
              <w:t>4187</w:t>
            </w:r>
          </w:p>
        </w:tc>
        <w:tc>
          <w:tcPr>
            <w:tcW w:w="1197" w:type="dxa"/>
            <w:vAlign w:val="center"/>
          </w:tcPr>
          <w:p w14:paraId="4D56FBD4" w14:textId="4F544F8C" w:rsidR="001204E9" w:rsidRPr="00A165AD" w:rsidRDefault="00FF7E83" w:rsidP="00A165AD">
            <w:pPr>
              <w:jc w:val="center"/>
              <w:rPr>
                <w:sz w:val="16"/>
                <w:szCs w:val="16"/>
              </w:rPr>
            </w:pPr>
            <w:r>
              <w:rPr>
                <w:rFonts w:ascii="Calibri" w:hAnsi="Calibri" w:cs="Calibri"/>
                <w:color w:val="000000"/>
                <w:sz w:val="16"/>
                <w:szCs w:val="16"/>
              </w:rPr>
              <w:t xml:space="preserve">370 </w:t>
            </w:r>
            <w:r w:rsidR="00485D99" w:rsidRPr="00A165AD">
              <w:rPr>
                <w:rFonts w:ascii="Calibri" w:hAnsi="Calibri" w:cs="Calibri"/>
                <w:color w:val="000000"/>
                <w:sz w:val="16"/>
                <w:szCs w:val="16"/>
              </w:rPr>
              <w:t>|</w:t>
            </w:r>
            <w:r w:rsidR="00E4213D">
              <w:rPr>
                <w:rFonts w:ascii="Calibri" w:hAnsi="Calibri" w:cs="Calibri"/>
                <w:color w:val="000000"/>
                <w:sz w:val="16"/>
                <w:szCs w:val="16"/>
              </w:rPr>
              <w:t xml:space="preserve"> </w:t>
            </w:r>
            <w:r w:rsidRPr="00A165AD">
              <w:rPr>
                <w:sz w:val="16"/>
                <w:szCs w:val="16"/>
              </w:rPr>
              <w:t>2</w:t>
            </w:r>
            <w:r>
              <w:rPr>
                <w:sz w:val="16"/>
                <w:szCs w:val="16"/>
              </w:rPr>
              <w:t>204</w:t>
            </w:r>
          </w:p>
        </w:tc>
        <w:tc>
          <w:tcPr>
            <w:tcW w:w="1333" w:type="dxa"/>
            <w:vAlign w:val="center"/>
          </w:tcPr>
          <w:p w14:paraId="6D55EEE5" w14:textId="202C425D" w:rsidR="00A73ACE" w:rsidRPr="00A165AD" w:rsidRDefault="001204E9" w:rsidP="00CF2AA9">
            <w:pPr>
              <w:jc w:val="center"/>
              <w:rPr>
                <w:sz w:val="16"/>
                <w:szCs w:val="16"/>
              </w:rPr>
            </w:pPr>
            <w:r w:rsidRPr="00A165AD">
              <w:rPr>
                <w:sz w:val="16"/>
                <w:szCs w:val="16"/>
              </w:rPr>
              <w:t>0.01</w:t>
            </w:r>
            <w:r w:rsidR="00FF7E83">
              <w:rPr>
                <w:sz w:val="16"/>
                <w:szCs w:val="16"/>
              </w:rPr>
              <w:t>2</w:t>
            </w:r>
            <w:r w:rsidRPr="00A165AD">
              <w:rPr>
                <w:sz w:val="16"/>
                <w:szCs w:val="16"/>
              </w:rPr>
              <w:t xml:space="preserve"> </w:t>
            </w:r>
          </w:p>
          <w:p w14:paraId="49716AF5" w14:textId="7B97015A" w:rsidR="001204E9" w:rsidRPr="00A165AD" w:rsidRDefault="001204E9" w:rsidP="00A165AD">
            <w:pPr>
              <w:jc w:val="center"/>
              <w:rPr>
                <w:sz w:val="16"/>
                <w:szCs w:val="16"/>
              </w:rPr>
            </w:pPr>
            <w:r w:rsidRPr="00A165AD">
              <w:rPr>
                <w:sz w:val="16"/>
                <w:szCs w:val="16"/>
              </w:rPr>
              <w:t>(0.</w:t>
            </w:r>
            <w:r w:rsidR="00FF7E83" w:rsidRPr="00A165AD">
              <w:rPr>
                <w:sz w:val="16"/>
                <w:szCs w:val="16"/>
              </w:rPr>
              <w:t>00</w:t>
            </w:r>
            <w:r w:rsidR="00FF7E83">
              <w:rPr>
                <w:sz w:val="16"/>
                <w:szCs w:val="16"/>
              </w:rPr>
              <w:t>5</w:t>
            </w:r>
            <w:r w:rsidR="00FF7E83" w:rsidRPr="00A165AD">
              <w:rPr>
                <w:sz w:val="16"/>
                <w:szCs w:val="16"/>
              </w:rPr>
              <w:t xml:space="preserve"> </w:t>
            </w:r>
            <w:r w:rsidRPr="00A165AD">
              <w:rPr>
                <w:sz w:val="16"/>
                <w:szCs w:val="16"/>
              </w:rPr>
              <w:t>to 0.</w:t>
            </w:r>
            <w:r w:rsidR="00FF7E83" w:rsidRPr="00A165AD">
              <w:rPr>
                <w:sz w:val="16"/>
                <w:szCs w:val="16"/>
              </w:rPr>
              <w:t>0</w:t>
            </w:r>
            <w:r w:rsidR="00FF7E83">
              <w:rPr>
                <w:sz w:val="16"/>
                <w:szCs w:val="16"/>
              </w:rPr>
              <w:t>20</w:t>
            </w:r>
            <w:r w:rsidRPr="00A165AD">
              <w:rPr>
                <w:sz w:val="16"/>
                <w:szCs w:val="16"/>
              </w:rPr>
              <w:t>)</w:t>
            </w:r>
          </w:p>
        </w:tc>
        <w:tc>
          <w:tcPr>
            <w:tcW w:w="1334" w:type="dxa"/>
            <w:vAlign w:val="center"/>
          </w:tcPr>
          <w:p w14:paraId="75E50B16" w14:textId="42F56042" w:rsidR="00A73ACE" w:rsidRPr="00A165AD" w:rsidRDefault="00672C2A" w:rsidP="00A73ACE">
            <w:pPr>
              <w:jc w:val="center"/>
              <w:rPr>
                <w:sz w:val="16"/>
                <w:szCs w:val="16"/>
              </w:rPr>
            </w:pPr>
            <w:r w:rsidRPr="00A165AD">
              <w:rPr>
                <w:sz w:val="16"/>
                <w:szCs w:val="16"/>
              </w:rPr>
              <w:t>0.02</w:t>
            </w:r>
            <w:r w:rsidR="00FF7E83">
              <w:rPr>
                <w:sz w:val="16"/>
                <w:szCs w:val="16"/>
              </w:rPr>
              <w:t>2</w:t>
            </w:r>
            <w:r w:rsidRPr="00A165AD">
              <w:rPr>
                <w:sz w:val="16"/>
                <w:szCs w:val="16"/>
              </w:rPr>
              <w:t xml:space="preserve"> </w:t>
            </w:r>
          </w:p>
          <w:p w14:paraId="01B4F984" w14:textId="25245957" w:rsidR="001204E9" w:rsidRPr="00A165AD" w:rsidRDefault="00672C2A" w:rsidP="00A165AD">
            <w:pPr>
              <w:jc w:val="center"/>
              <w:rPr>
                <w:sz w:val="16"/>
                <w:szCs w:val="16"/>
              </w:rPr>
            </w:pPr>
            <w:r w:rsidRPr="00A165AD">
              <w:rPr>
                <w:sz w:val="16"/>
                <w:szCs w:val="16"/>
              </w:rPr>
              <w:t>(0.013 to 0.</w:t>
            </w:r>
            <w:r w:rsidR="00290E6F" w:rsidRPr="00A165AD">
              <w:rPr>
                <w:sz w:val="16"/>
                <w:szCs w:val="16"/>
              </w:rPr>
              <w:t>03</w:t>
            </w:r>
            <w:r w:rsidR="00290E6F">
              <w:rPr>
                <w:sz w:val="16"/>
                <w:szCs w:val="16"/>
              </w:rPr>
              <w:t>1</w:t>
            </w:r>
            <w:r w:rsidRPr="00A165AD">
              <w:rPr>
                <w:sz w:val="16"/>
                <w:szCs w:val="16"/>
              </w:rPr>
              <w:t>)</w:t>
            </w:r>
          </w:p>
        </w:tc>
        <w:tc>
          <w:tcPr>
            <w:tcW w:w="1334" w:type="dxa"/>
            <w:vAlign w:val="center"/>
          </w:tcPr>
          <w:p w14:paraId="1BA9DACE" w14:textId="77777777" w:rsidR="00A73ACE" w:rsidRPr="00A165AD" w:rsidRDefault="00672C2A" w:rsidP="00CF2AA9">
            <w:pPr>
              <w:jc w:val="center"/>
              <w:rPr>
                <w:sz w:val="16"/>
                <w:szCs w:val="16"/>
              </w:rPr>
            </w:pPr>
            <w:r w:rsidRPr="00A165AD">
              <w:rPr>
                <w:sz w:val="16"/>
                <w:szCs w:val="16"/>
              </w:rPr>
              <w:t xml:space="preserve">0.008 </w:t>
            </w:r>
          </w:p>
          <w:p w14:paraId="3043F2F8" w14:textId="39B5CF55" w:rsidR="001204E9" w:rsidRPr="00A165AD" w:rsidRDefault="00672C2A" w:rsidP="00A165AD">
            <w:pPr>
              <w:jc w:val="center"/>
              <w:rPr>
                <w:sz w:val="16"/>
                <w:szCs w:val="16"/>
              </w:rPr>
            </w:pPr>
            <w:r w:rsidRPr="00A165AD">
              <w:rPr>
                <w:sz w:val="16"/>
                <w:szCs w:val="16"/>
              </w:rPr>
              <w:t>(0.</w:t>
            </w:r>
            <w:r w:rsidR="00290E6F" w:rsidRPr="00A165AD">
              <w:rPr>
                <w:sz w:val="16"/>
                <w:szCs w:val="16"/>
              </w:rPr>
              <w:t>00</w:t>
            </w:r>
            <w:r w:rsidR="00290E6F">
              <w:rPr>
                <w:sz w:val="16"/>
                <w:szCs w:val="16"/>
              </w:rPr>
              <w:t>3</w:t>
            </w:r>
            <w:r w:rsidR="00290E6F" w:rsidRPr="00A165AD">
              <w:rPr>
                <w:sz w:val="16"/>
                <w:szCs w:val="16"/>
              </w:rPr>
              <w:t xml:space="preserve"> </w:t>
            </w:r>
            <w:r w:rsidRPr="00A165AD">
              <w:rPr>
                <w:sz w:val="16"/>
                <w:szCs w:val="16"/>
              </w:rPr>
              <w:t>to 0.014)</w:t>
            </w:r>
          </w:p>
        </w:tc>
        <w:tc>
          <w:tcPr>
            <w:tcW w:w="1334" w:type="dxa"/>
            <w:vAlign w:val="center"/>
          </w:tcPr>
          <w:p w14:paraId="6E625F1A" w14:textId="77777777" w:rsidR="00A73ACE" w:rsidRPr="00A165AD" w:rsidRDefault="00672C2A" w:rsidP="00CF2AA9">
            <w:pPr>
              <w:jc w:val="center"/>
              <w:rPr>
                <w:sz w:val="16"/>
                <w:szCs w:val="16"/>
              </w:rPr>
            </w:pPr>
            <w:r w:rsidRPr="00A165AD">
              <w:rPr>
                <w:sz w:val="16"/>
                <w:szCs w:val="16"/>
              </w:rPr>
              <w:t xml:space="preserve">0.014 </w:t>
            </w:r>
          </w:p>
          <w:p w14:paraId="1D07C3F7" w14:textId="47698A9A" w:rsidR="001204E9" w:rsidRPr="00A165AD" w:rsidRDefault="00672C2A" w:rsidP="00A165AD">
            <w:pPr>
              <w:jc w:val="center"/>
              <w:rPr>
                <w:sz w:val="16"/>
                <w:szCs w:val="16"/>
              </w:rPr>
            </w:pPr>
            <w:r w:rsidRPr="00A165AD">
              <w:rPr>
                <w:sz w:val="16"/>
                <w:szCs w:val="16"/>
              </w:rPr>
              <w:t>(0.</w:t>
            </w:r>
            <w:r w:rsidR="00290E6F" w:rsidRPr="00A165AD">
              <w:rPr>
                <w:sz w:val="16"/>
                <w:szCs w:val="16"/>
              </w:rPr>
              <w:t>00</w:t>
            </w:r>
            <w:r w:rsidR="00290E6F">
              <w:rPr>
                <w:sz w:val="16"/>
                <w:szCs w:val="16"/>
              </w:rPr>
              <w:t>6</w:t>
            </w:r>
            <w:r w:rsidR="00290E6F" w:rsidRPr="00A165AD">
              <w:rPr>
                <w:sz w:val="16"/>
                <w:szCs w:val="16"/>
              </w:rPr>
              <w:t xml:space="preserve"> </w:t>
            </w:r>
            <w:r w:rsidRPr="00A165AD">
              <w:rPr>
                <w:sz w:val="16"/>
                <w:szCs w:val="16"/>
              </w:rPr>
              <w:t>to 0.021)</w:t>
            </w:r>
          </w:p>
        </w:tc>
      </w:tr>
      <w:tr w:rsidR="00F82856" w:rsidRPr="00A165AD" w14:paraId="58EBFE3E" w14:textId="77777777" w:rsidTr="0066063A">
        <w:trPr>
          <w:trHeight w:val="1134"/>
          <w:jc w:val="center"/>
        </w:trPr>
        <w:tc>
          <w:tcPr>
            <w:tcW w:w="1577" w:type="dxa"/>
            <w:vAlign w:val="center"/>
          </w:tcPr>
          <w:p w14:paraId="65064341" w14:textId="00E13696" w:rsidR="001204E9" w:rsidRPr="00A165AD" w:rsidRDefault="00F76AA4" w:rsidP="00A165AD">
            <w:pPr>
              <w:rPr>
                <w:b/>
                <w:bCs/>
                <w:sz w:val="16"/>
                <w:szCs w:val="16"/>
              </w:rPr>
            </w:pPr>
            <w:r w:rsidRPr="00A165AD">
              <w:rPr>
                <w:b/>
                <w:bCs/>
                <w:sz w:val="16"/>
                <w:szCs w:val="16"/>
              </w:rPr>
              <w:t>2</w:t>
            </w:r>
            <w:r w:rsidR="008A15ED" w:rsidRPr="00A165AD">
              <w:rPr>
                <w:b/>
                <w:bCs/>
                <w:sz w:val="16"/>
                <w:szCs w:val="16"/>
              </w:rPr>
              <w:t xml:space="preserve">: </w:t>
            </w:r>
            <w:r w:rsidR="00385B5B">
              <w:rPr>
                <w:b/>
                <w:bCs/>
                <w:sz w:val="16"/>
                <w:szCs w:val="16"/>
              </w:rPr>
              <w:t>D</w:t>
            </w:r>
            <w:r w:rsidR="00385B5B" w:rsidRPr="00A165AD">
              <w:rPr>
                <w:b/>
                <w:bCs/>
                <w:sz w:val="16"/>
                <w:szCs w:val="16"/>
              </w:rPr>
              <w:t xml:space="preserve">egree </w:t>
            </w:r>
            <w:r w:rsidRPr="00A165AD">
              <w:rPr>
                <w:b/>
                <w:bCs/>
                <w:sz w:val="16"/>
                <w:szCs w:val="16"/>
              </w:rPr>
              <w:t>to which renin predicts BP</w:t>
            </w:r>
          </w:p>
        </w:tc>
        <w:tc>
          <w:tcPr>
            <w:tcW w:w="1196" w:type="dxa"/>
            <w:vAlign w:val="center"/>
          </w:tcPr>
          <w:p w14:paraId="3C4EFE1D" w14:textId="3B182412" w:rsidR="001204E9" w:rsidRPr="00A165AD" w:rsidRDefault="00290E6F" w:rsidP="00A165AD">
            <w:pPr>
              <w:jc w:val="center"/>
              <w:rPr>
                <w:sz w:val="16"/>
                <w:szCs w:val="16"/>
              </w:rPr>
            </w:pPr>
            <w:r w:rsidRPr="00A165AD">
              <w:rPr>
                <w:rFonts w:ascii="Calibri" w:hAnsi="Calibri" w:cs="Calibri"/>
                <w:color w:val="000000"/>
                <w:sz w:val="16"/>
                <w:szCs w:val="16"/>
              </w:rPr>
              <w:t>54</w:t>
            </w:r>
            <w:r>
              <w:rPr>
                <w:rFonts w:ascii="Calibri" w:hAnsi="Calibri" w:cs="Calibri"/>
                <w:color w:val="000000"/>
                <w:sz w:val="16"/>
                <w:szCs w:val="16"/>
              </w:rPr>
              <w:t xml:space="preserve">4 </w:t>
            </w:r>
            <w:r w:rsidR="008F29E9" w:rsidRPr="00A165AD">
              <w:rPr>
                <w:rFonts w:ascii="Calibri" w:hAnsi="Calibri" w:cs="Calibri"/>
                <w:color w:val="000000"/>
                <w:sz w:val="16"/>
                <w:szCs w:val="16"/>
              </w:rPr>
              <w:t xml:space="preserve">| </w:t>
            </w:r>
            <w:r w:rsidRPr="00A165AD">
              <w:rPr>
                <w:sz w:val="16"/>
                <w:szCs w:val="16"/>
              </w:rPr>
              <w:t>61</w:t>
            </w:r>
            <w:r>
              <w:rPr>
                <w:sz w:val="16"/>
                <w:szCs w:val="16"/>
              </w:rPr>
              <w:t>30</w:t>
            </w:r>
          </w:p>
        </w:tc>
        <w:tc>
          <w:tcPr>
            <w:tcW w:w="1197" w:type="dxa"/>
            <w:vAlign w:val="center"/>
          </w:tcPr>
          <w:p w14:paraId="3D776EC9" w14:textId="3497E323" w:rsidR="001204E9" w:rsidRPr="00A165AD" w:rsidRDefault="00290E6F" w:rsidP="00A165AD">
            <w:pPr>
              <w:jc w:val="center"/>
              <w:rPr>
                <w:sz w:val="16"/>
                <w:szCs w:val="16"/>
              </w:rPr>
            </w:pPr>
            <w:r w:rsidRPr="00A165AD">
              <w:rPr>
                <w:rFonts w:ascii="Calibri" w:hAnsi="Calibri" w:cs="Calibri"/>
                <w:color w:val="000000"/>
                <w:sz w:val="16"/>
                <w:szCs w:val="16"/>
              </w:rPr>
              <w:t>25</w:t>
            </w:r>
            <w:r>
              <w:rPr>
                <w:rFonts w:ascii="Calibri" w:hAnsi="Calibri" w:cs="Calibri"/>
                <w:color w:val="000000"/>
                <w:sz w:val="16"/>
                <w:szCs w:val="16"/>
              </w:rPr>
              <w:t xml:space="preserve">6 </w:t>
            </w:r>
            <w:r w:rsidR="00485D99" w:rsidRPr="00A165AD">
              <w:rPr>
                <w:rFonts w:ascii="Calibri" w:hAnsi="Calibri" w:cs="Calibri"/>
                <w:color w:val="000000"/>
                <w:sz w:val="16"/>
                <w:szCs w:val="16"/>
              </w:rPr>
              <w:t>|</w:t>
            </w:r>
            <w:r w:rsidR="00E4213D">
              <w:rPr>
                <w:rFonts w:ascii="Calibri" w:hAnsi="Calibri" w:cs="Calibri"/>
                <w:color w:val="000000"/>
                <w:sz w:val="16"/>
                <w:szCs w:val="16"/>
              </w:rPr>
              <w:t xml:space="preserve"> </w:t>
            </w:r>
            <w:r w:rsidR="007575A9">
              <w:rPr>
                <w:sz w:val="16"/>
                <w:szCs w:val="16"/>
              </w:rPr>
              <w:t>1027</w:t>
            </w:r>
          </w:p>
        </w:tc>
        <w:tc>
          <w:tcPr>
            <w:tcW w:w="1333" w:type="dxa"/>
            <w:vAlign w:val="center"/>
          </w:tcPr>
          <w:p w14:paraId="2072DBD8" w14:textId="66D59529" w:rsidR="00A73ACE" w:rsidRPr="00A165AD" w:rsidRDefault="00365718" w:rsidP="00CF2AA9">
            <w:pPr>
              <w:jc w:val="center"/>
              <w:rPr>
                <w:sz w:val="16"/>
                <w:szCs w:val="16"/>
              </w:rPr>
            </w:pPr>
            <w:r w:rsidRPr="00A165AD">
              <w:rPr>
                <w:sz w:val="16"/>
                <w:szCs w:val="16"/>
              </w:rPr>
              <w:t>-</w:t>
            </w:r>
            <w:r w:rsidR="007575A9">
              <w:rPr>
                <w:sz w:val="16"/>
                <w:szCs w:val="16"/>
              </w:rPr>
              <w:t>1.00</w:t>
            </w:r>
            <w:r w:rsidR="00CF2AA9" w:rsidRPr="00A165AD">
              <w:rPr>
                <w:sz w:val="16"/>
                <w:szCs w:val="16"/>
              </w:rPr>
              <w:t xml:space="preserve"> </w:t>
            </w:r>
          </w:p>
          <w:p w14:paraId="786C6A09" w14:textId="24FF723F" w:rsidR="001204E9" w:rsidRPr="00A165AD" w:rsidRDefault="00365718" w:rsidP="00A165AD">
            <w:pPr>
              <w:jc w:val="center"/>
              <w:rPr>
                <w:sz w:val="16"/>
                <w:szCs w:val="16"/>
              </w:rPr>
            </w:pPr>
            <w:r w:rsidRPr="00A165AD">
              <w:rPr>
                <w:sz w:val="16"/>
                <w:szCs w:val="16"/>
              </w:rPr>
              <w:t>(-1.</w:t>
            </w:r>
            <w:r w:rsidR="007575A9" w:rsidRPr="00A165AD">
              <w:rPr>
                <w:sz w:val="16"/>
                <w:szCs w:val="16"/>
              </w:rPr>
              <w:t>4</w:t>
            </w:r>
            <w:r w:rsidR="007575A9">
              <w:rPr>
                <w:sz w:val="16"/>
                <w:szCs w:val="16"/>
              </w:rPr>
              <w:t>7</w:t>
            </w:r>
            <w:r w:rsidR="007575A9" w:rsidRPr="00A165AD">
              <w:rPr>
                <w:sz w:val="16"/>
                <w:szCs w:val="16"/>
              </w:rPr>
              <w:t xml:space="preserve"> </w:t>
            </w:r>
            <w:r w:rsidRPr="00A165AD">
              <w:rPr>
                <w:sz w:val="16"/>
                <w:szCs w:val="16"/>
              </w:rPr>
              <w:t>to -0.</w:t>
            </w:r>
            <w:r w:rsidR="007575A9">
              <w:rPr>
                <w:sz w:val="16"/>
                <w:szCs w:val="16"/>
              </w:rPr>
              <w:t>53</w:t>
            </w:r>
            <w:r w:rsidRPr="00A165AD">
              <w:rPr>
                <w:sz w:val="16"/>
                <w:szCs w:val="16"/>
              </w:rPr>
              <w:t>)</w:t>
            </w:r>
          </w:p>
        </w:tc>
        <w:tc>
          <w:tcPr>
            <w:tcW w:w="1334" w:type="dxa"/>
            <w:vAlign w:val="center"/>
          </w:tcPr>
          <w:p w14:paraId="00982270" w14:textId="26F03854" w:rsidR="00A73ACE" w:rsidRPr="00A165AD" w:rsidRDefault="00365718" w:rsidP="00CF2AA9">
            <w:pPr>
              <w:jc w:val="center"/>
              <w:rPr>
                <w:sz w:val="16"/>
                <w:szCs w:val="16"/>
              </w:rPr>
            </w:pPr>
            <w:r w:rsidRPr="00A165AD">
              <w:rPr>
                <w:sz w:val="16"/>
                <w:szCs w:val="16"/>
              </w:rPr>
              <w:t>-</w:t>
            </w:r>
            <w:r w:rsidR="003D7534">
              <w:rPr>
                <w:sz w:val="16"/>
                <w:szCs w:val="16"/>
              </w:rPr>
              <w:t>1.13</w:t>
            </w:r>
            <w:r w:rsidR="00CF2AA9" w:rsidRPr="00A165AD">
              <w:rPr>
                <w:sz w:val="16"/>
                <w:szCs w:val="16"/>
              </w:rPr>
              <w:t xml:space="preserve"> </w:t>
            </w:r>
          </w:p>
          <w:p w14:paraId="3AD2F19F" w14:textId="626201A1" w:rsidR="001204E9" w:rsidRPr="00A165AD" w:rsidRDefault="00365718" w:rsidP="00A165AD">
            <w:pPr>
              <w:jc w:val="center"/>
              <w:rPr>
                <w:sz w:val="16"/>
                <w:szCs w:val="16"/>
              </w:rPr>
            </w:pPr>
            <w:r w:rsidRPr="00A165AD">
              <w:rPr>
                <w:sz w:val="16"/>
                <w:szCs w:val="16"/>
              </w:rPr>
              <w:t>(-1.</w:t>
            </w:r>
            <w:r w:rsidR="003D7534">
              <w:rPr>
                <w:sz w:val="16"/>
                <w:szCs w:val="16"/>
              </w:rPr>
              <w:t>71</w:t>
            </w:r>
            <w:r w:rsidR="003D7534" w:rsidRPr="00A165AD">
              <w:rPr>
                <w:sz w:val="16"/>
                <w:szCs w:val="16"/>
              </w:rPr>
              <w:t xml:space="preserve"> </w:t>
            </w:r>
            <w:r w:rsidRPr="00A165AD">
              <w:rPr>
                <w:sz w:val="16"/>
                <w:szCs w:val="16"/>
              </w:rPr>
              <w:t>to -0.</w:t>
            </w:r>
            <w:r w:rsidR="003D7534">
              <w:rPr>
                <w:sz w:val="16"/>
                <w:szCs w:val="16"/>
              </w:rPr>
              <w:t>54</w:t>
            </w:r>
            <w:r w:rsidRPr="00A165AD">
              <w:rPr>
                <w:sz w:val="16"/>
                <w:szCs w:val="16"/>
              </w:rPr>
              <w:t>)</w:t>
            </w:r>
          </w:p>
        </w:tc>
        <w:tc>
          <w:tcPr>
            <w:tcW w:w="1334" w:type="dxa"/>
            <w:vAlign w:val="center"/>
          </w:tcPr>
          <w:p w14:paraId="419401B2" w14:textId="15A5340D" w:rsidR="00A73ACE" w:rsidRPr="00A165AD" w:rsidRDefault="00365718" w:rsidP="00CF2AA9">
            <w:pPr>
              <w:jc w:val="center"/>
              <w:rPr>
                <w:sz w:val="16"/>
                <w:szCs w:val="16"/>
              </w:rPr>
            </w:pPr>
            <w:r w:rsidRPr="00A165AD">
              <w:rPr>
                <w:sz w:val="16"/>
                <w:szCs w:val="16"/>
              </w:rPr>
              <w:t>-0.</w:t>
            </w:r>
            <w:r w:rsidR="003D7534">
              <w:rPr>
                <w:sz w:val="16"/>
                <w:szCs w:val="16"/>
              </w:rPr>
              <w:t>71</w:t>
            </w:r>
            <w:r w:rsidR="003D7534" w:rsidRPr="00A165AD">
              <w:rPr>
                <w:sz w:val="16"/>
                <w:szCs w:val="16"/>
              </w:rPr>
              <w:t xml:space="preserve"> </w:t>
            </w:r>
          </w:p>
          <w:p w14:paraId="42E9C833" w14:textId="0E334E3A" w:rsidR="001204E9" w:rsidRPr="00A165AD" w:rsidRDefault="00CF2AA9" w:rsidP="00A165AD">
            <w:pPr>
              <w:jc w:val="center"/>
              <w:rPr>
                <w:sz w:val="16"/>
                <w:szCs w:val="16"/>
              </w:rPr>
            </w:pPr>
            <w:r w:rsidRPr="00A165AD">
              <w:rPr>
                <w:sz w:val="16"/>
                <w:szCs w:val="16"/>
              </w:rPr>
              <w:t>(</w:t>
            </w:r>
            <w:r w:rsidR="00365718" w:rsidRPr="00A165AD">
              <w:rPr>
                <w:sz w:val="16"/>
                <w:szCs w:val="16"/>
              </w:rPr>
              <w:t>-1.</w:t>
            </w:r>
            <w:r w:rsidR="003D7534">
              <w:rPr>
                <w:sz w:val="16"/>
                <w:szCs w:val="16"/>
              </w:rPr>
              <w:t>13</w:t>
            </w:r>
            <w:r w:rsidR="003D7534" w:rsidRPr="00A165AD">
              <w:rPr>
                <w:sz w:val="16"/>
                <w:szCs w:val="16"/>
              </w:rPr>
              <w:t xml:space="preserve"> </w:t>
            </w:r>
            <w:r w:rsidR="00365718" w:rsidRPr="00A165AD">
              <w:rPr>
                <w:sz w:val="16"/>
                <w:szCs w:val="16"/>
              </w:rPr>
              <w:t>to -0.</w:t>
            </w:r>
            <w:r w:rsidR="003D7534" w:rsidRPr="00A165AD">
              <w:rPr>
                <w:sz w:val="16"/>
                <w:szCs w:val="16"/>
              </w:rPr>
              <w:t>2</w:t>
            </w:r>
            <w:r w:rsidR="003D7534">
              <w:rPr>
                <w:sz w:val="16"/>
                <w:szCs w:val="16"/>
              </w:rPr>
              <w:t>9</w:t>
            </w:r>
            <w:r w:rsidRPr="00A165AD">
              <w:rPr>
                <w:sz w:val="16"/>
                <w:szCs w:val="16"/>
              </w:rPr>
              <w:t>)</w:t>
            </w:r>
          </w:p>
        </w:tc>
        <w:tc>
          <w:tcPr>
            <w:tcW w:w="1334" w:type="dxa"/>
            <w:vAlign w:val="center"/>
          </w:tcPr>
          <w:p w14:paraId="0071EED4" w14:textId="7AA223B9" w:rsidR="00A73ACE" w:rsidRPr="00A165AD" w:rsidRDefault="000B3888" w:rsidP="00CF2AA9">
            <w:pPr>
              <w:jc w:val="center"/>
              <w:rPr>
                <w:sz w:val="16"/>
                <w:szCs w:val="16"/>
              </w:rPr>
            </w:pPr>
            <w:r w:rsidRPr="00A165AD">
              <w:rPr>
                <w:sz w:val="16"/>
                <w:szCs w:val="16"/>
              </w:rPr>
              <w:t>-0.</w:t>
            </w:r>
            <w:r w:rsidR="003D7534">
              <w:rPr>
                <w:sz w:val="16"/>
                <w:szCs w:val="16"/>
              </w:rPr>
              <w:t>8</w:t>
            </w:r>
            <w:r w:rsidR="003D7534" w:rsidRPr="00A165AD">
              <w:rPr>
                <w:sz w:val="16"/>
                <w:szCs w:val="16"/>
              </w:rPr>
              <w:t xml:space="preserve">0 </w:t>
            </w:r>
          </w:p>
          <w:p w14:paraId="29E1DD1A" w14:textId="7845ECA4" w:rsidR="001204E9" w:rsidRPr="00A165AD" w:rsidRDefault="00CF2AA9" w:rsidP="00A165AD">
            <w:pPr>
              <w:jc w:val="center"/>
              <w:rPr>
                <w:sz w:val="16"/>
                <w:szCs w:val="16"/>
              </w:rPr>
            </w:pPr>
            <w:r w:rsidRPr="00A165AD">
              <w:rPr>
                <w:sz w:val="16"/>
                <w:szCs w:val="16"/>
              </w:rPr>
              <w:t>(</w:t>
            </w:r>
            <w:r w:rsidR="000B3888" w:rsidRPr="00A165AD">
              <w:rPr>
                <w:sz w:val="16"/>
                <w:szCs w:val="16"/>
              </w:rPr>
              <w:t>-</w:t>
            </w:r>
            <w:r w:rsidR="003D7534">
              <w:rPr>
                <w:sz w:val="16"/>
                <w:szCs w:val="16"/>
              </w:rPr>
              <w:t>1.20</w:t>
            </w:r>
            <w:r w:rsidR="000B3888" w:rsidRPr="00A165AD">
              <w:rPr>
                <w:sz w:val="16"/>
                <w:szCs w:val="16"/>
              </w:rPr>
              <w:t xml:space="preserve"> to -0.</w:t>
            </w:r>
            <w:r w:rsidR="003D7534">
              <w:rPr>
                <w:sz w:val="16"/>
                <w:szCs w:val="16"/>
              </w:rPr>
              <w:t>41</w:t>
            </w:r>
            <w:r w:rsidRPr="00A165AD">
              <w:rPr>
                <w:sz w:val="16"/>
                <w:szCs w:val="16"/>
              </w:rPr>
              <w:t>)</w:t>
            </w:r>
          </w:p>
        </w:tc>
      </w:tr>
      <w:tr w:rsidR="00F82856" w:rsidRPr="00A165AD" w14:paraId="3952A12A" w14:textId="77777777" w:rsidTr="0066063A">
        <w:trPr>
          <w:trHeight w:val="1134"/>
          <w:jc w:val="center"/>
        </w:trPr>
        <w:tc>
          <w:tcPr>
            <w:tcW w:w="1577" w:type="dxa"/>
            <w:vAlign w:val="center"/>
          </w:tcPr>
          <w:p w14:paraId="70857B85" w14:textId="5AF7D3D6" w:rsidR="001204E9" w:rsidRPr="00A165AD" w:rsidRDefault="00CF2AA9" w:rsidP="00A165AD">
            <w:pPr>
              <w:rPr>
                <w:b/>
                <w:bCs/>
                <w:sz w:val="16"/>
                <w:szCs w:val="16"/>
              </w:rPr>
            </w:pPr>
            <w:r w:rsidRPr="00A165AD">
              <w:rPr>
                <w:b/>
                <w:bCs/>
                <w:sz w:val="16"/>
                <w:szCs w:val="16"/>
              </w:rPr>
              <w:t>3</w:t>
            </w:r>
            <w:r w:rsidR="008A15ED" w:rsidRPr="00A165AD">
              <w:rPr>
                <w:b/>
                <w:bCs/>
                <w:sz w:val="16"/>
                <w:szCs w:val="16"/>
              </w:rPr>
              <w:t xml:space="preserve">: </w:t>
            </w:r>
            <w:r w:rsidR="00385B5B">
              <w:rPr>
                <w:b/>
                <w:bCs/>
                <w:sz w:val="16"/>
                <w:szCs w:val="16"/>
              </w:rPr>
              <w:t>D</w:t>
            </w:r>
            <w:r w:rsidR="00385B5B" w:rsidRPr="00A165AD">
              <w:rPr>
                <w:b/>
                <w:bCs/>
                <w:sz w:val="16"/>
                <w:szCs w:val="16"/>
              </w:rPr>
              <w:t xml:space="preserve">egree </w:t>
            </w:r>
            <w:r w:rsidR="00F76AA4" w:rsidRPr="00A165AD">
              <w:rPr>
                <w:b/>
                <w:bCs/>
                <w:sz w:val="16"/>
                <w:szCs w:val="16"/>
              </w:rPr>
              <w:t>to which 17OHP predicts BP</w:t>
            </w:r>
          </w:p>
        </w:tc>
        <w:tc>
          <w:tcPr>
            <w:tcW w:w="1196" w:type="dxa"/>
            <w:vAlign w:val="center"/>
          </w:tcPr>
          <w:p w14:paraId="4BE085D7" w14:textId="43D75AC8" w:rsidR="001204E9" w:rsidRPr="00A165AD" w:rsidRDefault="00DA25AC" w:rsidP="00A165AD">
            <w:pPr>
              <w:jc w:val="center"/>
              <w:rPr>
                <w:sz w:val="16"/>
                <w:szCs w:val="16"/>
              </w:rPr>
            </w:pPr>
            <w:r w:rsidRPr="00A165AD">
              <w:rPr>
                <w:rFonts w:ascii="Calibri" w:hAnsi="Calibri" w:cs="Calibri"/>
                <w:color w:val="000000"/>
                <w:sz w:val="16"/>
                <w:szCs w:val="16"/>
              </w:rPr>
              <w:t>54</w:t>
            </w:r>
            <w:r>
              <w:rPr>
                <w:rFonts w:ascii="Calibri" w:hAnsi="Calibri" w:cs="Calibri"/>
                <w:color w:val="000000"/>
                <w:sz w:val="16"/>
                <w:szCs w:val="16"/>
              </w:rPr>
              <w:t xml:space="preserve">4 </w:t>
            </w:r>
            <w:r w:rsidR="008F29E9" w:rsidRPr="00A165AD">
              <w:rPr>
                <w:rFonts w:ascii="Calibri" w:hAnsi="Calibri" w:cs="Calibri"/>
                <w:color w:val="000000"/>
                <w:sz w:val="16"/>
                <w:szCs w:val="16"/>
              </w:rPr>
              <w:t xml:space="preserve">| </w:t>
            </w:r>
            <w:r w:rsidRPr="00A165AD">
              <w:rPr>
                <w:sz w:val="16"/>
                <w:szCs w:val="16"/>
              </w:rPr>
              <w:t>61</w:t>
            </w:r>
            <w:r>
              <w:rPr>
                <w:sz w:val="16"/>
                <w:szCs w:val="16"/>
              </w:rPr>
              <w:t>30</w:t>
            </w:r>
          </w:p>
        </w:tc>
        <w:tc>
          <w:tcPr>
            <w:tcW w:w="1197" w:type="dxa"/>
            <w:vAlign w:val="center"/>
          </w:tcPr>
          <w:p w14:paraId="7F7B71ED" w14:textId="626FCAB1" w:rsidR="001204E9" w:rsidRPr="00A165AD" w:rsidRDefault="00B55D90" w:rsidP="00A165AD">
            <w:pPr>
              <w:jc w:val="center"/>
              <w:rPr>
                <w:sz w:val="16"/>
                <w:szCs w:val="16"/>
              </w:rPr>
            </w:pPr>
            <w:r w:rsidRPr="00A165AD">
              <w:rPr>
                <w:rFonts w:ascii="Calibri" w:hAnsi="Calibri" w:cs="Calibri"/>
                <w:color w:val="000000"/>
                <w:sz w:val="16"/>
                <w:szCs w:val="16"/>
              </w:rPr>
              <w:t>288</w:t>
            </w:r>
            <w:r w:rsidR="00E4213D">
              <w:rPr>
                <w:rFonts w:ascii="Calibri" w:hAnsi="Calibri" w:cs="Calibri"/>
                <w:color w:val="000000"/>
                <w:sz w:val="16"/>
                <w:szCs w:val="16"/>
              </w:rPr>
              <w:t xml:space="preserve"> </w:t>
            </w:r>
            <w:r w:rsidR="00485D99" w:rsidRPr="00A165AD">
              <w:rPr>
                <w:rFonts w:ascii="Calibri" w:hAnsi="Calibri" w:cs="Calibri"/>
                <w:color w:val="000000"/>
                <w:sz w:val="16"/>
                <w:szCs w:val="16"/>
              </w:rPr>
              <w:t>|</w:t>
            </w:r>
            <w:r w:rsidR="00E4213D">
              <w:rPr>
                <w:rFonts w:ascii="Calibri" w:hAnsi="Calibri" w:cs="Calibri"/>
                <w:color w:val="000000"/>
                <w:sz w:val="16"/>
                <w:szCs w:val="16"/>
              </w:rPr>
              <w:t xml:space="preserve"> </w:t>
            </w:r>
            <w:r w:rsidR="00365718" w:rsidRPr="00A165AD">
              <w:rPr>
                <w:sz w:val="16"/>
                <w:szCs w:val="16"/>
              </w:rPr>
              <w:t>1215</w:t>
            </w:r>
          </w:p>
        </w:tc>
        <w:tc>
          <w:tcPr>
            <w:tcW w:w="1333" w:type="dxa"/>
            <w:vAlign w:val="center"/>
          </w:tcPr>
          <w:p w14:paraId="0CD6D7B8" w14:textId="4006CA81" w:rsidR="00A73ACE" w:rsidRPr="00A165AD" w:rsidRDefault="000B3888" w:rsidP="00CF2AA9">
            <w:pPr>
              <w:jc w:val="center"/>
              <w:rPr>
                <w:sz w:val="16"/>
                <w:szCs w:val="16"/>
              </w:rPr>
            </w:pPr>
            <w:r w:rsidRPr="00A165AD">
              <w:rPr>
                <w:sz w:val="16"/>
                <w:szCs w:val="16"/>
              </w:rPr>
              <w:t>-0.</w:t>
            </w:r>
            <w:r w:rsidR="00DA25AC" w:rsidRPr="00A165AD">
              <w:rPr>
                <w:sz w:val="16"/>
                <w:szCs w:val="16"/>
              </w:rPr>
              <w:t>6</w:t>
            </w:r>
            <w:r w:rsidR="00DA25AC">
              <w:rPr>
                <w:sz w:val="16"/>
                <w:szCs w:val="16"/>
              </w:rPr>
              <w:t>4</w:t>
            </w:r>
            <w:r w:rsidR="00DA25AC" w:rsidRPr="00A165AD">
              <w:rPr>
                <w:sz w:val="16"/>
                <w:szCs w:val="16"/>
              </w:rPr>
              <w:t xml:space="preserve"> </w:t>
            </w:r>
          </w:p>
          <w:p w14:paraId="03A6B4BD" w14:textId="178409D0" w:rsidR="001204E9" w:rsidRPr="00A165AD" w:rsidRDefault="00CF2AA9" w:rsidP="00A165AD">
            <w:pPr>
              <w:jc w:val="center"/>
              <w:rPr>
                <w:sz w:val="16"/>
                <w:szCs w:val="16"/>
              </w:rPr>
            </w:pPr>
            <w:r w:rsidRPr="00A165AD">
              <w:rPr>
                <w:sz w:val="16"/>
                <w:szCs w:val="16"/>
              </w:rPr>
              <w:t>(</w:t>
            </w:r>
            <w:r w:rsidR="000B3888" w:rsidRPr="00A165AD">
              <w:rPr>
                <w:sz w:val="16"/>
                <w:szCs w:val="16"/>
              </w:rPr>
              <w:t>-</w:t>
            </w:r>
            <w:r w:rsidR="00DA25AC">
              <w:rPr>
                <w:sz w:val="16"/>
                <w:szCs w:val="16"/>
              </w:rPr>
              <w:t>1.00</w:t>
            </w:r>
            <w:r w:rsidR="000B3888" w:rsidRPr="00A165AD">
              <w:rPr>
                <w:sz w:val="16"/>
                <w:szCs w:val="16"/>
              </w:rPr>
              <w:t xml:space="preserve"> to -0.</w:t>
            </w:r>
            <w:r w:rsidR="00DA25AC" w:rsidRPr="00A165AD">
              <w:rPr>
                <w:sz w:val="16"/>
                <w:szCs w:val="16"/>
              </w:rPr>
              <w:t>2</w:t>
            </w:r>
            <w:r w:rsidR="00DA25AC">
              <w:rPr>
                <w:sz w:val="16"/>
                <w:szCs w:val="16"/>
              </w:rPr>
              <w:t>7</w:t>
            </w:r>
            <w:r w:rsidRPr="00A165AD">
              <w:rPr>
                <w:sz w:val="16"/>
                <w:szCs w:val="16"/>
              </w:rPr>
              <w:t>)</w:t>
            </w:r>
          </w:p>
        </w:tc>
        <w:tc>
          <w:tcPr>
            <w:tcW w:w="1334" w:type="dxa"/>
            <w:vAlign w:val="center"/>
          </w:tcPr>
          <w:p w14:paraId="13AB8EF4" w14:textId="49627FC0" w:rsidR="00A73ACE" w:rsidRPr="00A165AD" w:rsidRDefault="000B3888" w:rsidP="00CF2AA9">
            <w:pPr>
              <w:jc w:val="center"/>
              <w:rPr>
                <w:sz w:val="16"/>
                <w:szCs w:val="16"/>
              </w:rPr>
            </w:pPr>
            <w:r w:rsidRPr="00A165AD">
              <w:rPr>
                <w:sz w:val="16"/>
                <w:szCs w:val="16"/>
              </w:rPr>
              <w:t>-0.</w:t>
            </w:r>
            <w:r w:rsidR="009B197F">
              <w:rPr>
                <w:sz w:val="16"/>
                <w:szCs w:val="16"/>
              </w:rPr>
              <w:t>86</w:t>
            </w:r>
            <w:r w:rsidR="009B197F" w:rsidRPr="00A165AD">
              <w:rPr>
                <w:sz w:val="16"/>
                <w:szCs w:val="16"/>
              </w:rPr>
              <w:t xml:space="preserve"> </w:t>
            </w:r>
          </w:p>
          <w:p w14:paraId="778FF23F" w14:textId="7DA0A709" w:rsidR="001204E9" w:rsidRPr="00A165AD" w:rsidRDefault="00CF2AA9" w:rsidP="00A165AD">
            <w:pPr>
              <w:jc w:val="center"/>
              <w:rPr>
                <w:sz w:val="16"/>
                <w:szCs w:val="16"/>
              </w:rPr>
            </w:pPr>
            <w:r w:rsidRPr="00A165AD">
              <w:rPr>
                <w:sz w:val="16"/>
                <w:szCs w:val="16"/>
              </w:rPr>
              <w:t>(</w:t>
            </w:r>
            <w:r w:rsidR="000B3888" w:rsidRPr="00A165AD">
              <w:rPr>
                <w:sz w:val="16"/>
                <w:szCs w:val="16"/>
              </w:rPr>
              <w:t>-</w:t>
            </w:r>
            <w:r w:rsidR="009B197F">
              <w:rPr>
                <w:sz w:val="16"/>
                <w:szCs w:val="16"/>
              </w:rPr>
              <w:t>1.26</w:t>
            </w:r>
            <w:r w:rsidR="000B3888" w:rsidRPr="00A165AD">
              <w:rPr>
                <w:sz w:val="16"/>
                <w:szCs w:val="16"/>
              </w:rPr>
              <w:t xml:space="preserve"> to -0.</w:t>
            </w:r>
            <w:r w:rsidR="009B197F">
              <w:rPr>
                <w:sz w:val="16"/>
                <w:szCs w:val="16"/>
              </w:rPr>
              <w:t>46</w:t>
            </w:r>
            <w:r w:rsidRPr="00A165AD">
              <w:rPr>
                <w:sz w:val="16"/>
                <w:szCs w:val="16"/>
              </w:rPr>
              <w:t>)</w:t>
            </w:r>
          </w:p>
        </w:tc>
        <w:tc>
          <w:tcPr>
            <w:tcW w:w="1334" w:type="dxa"/>
            <w:vAlign w:val="center"/>
          </w:tcPr>
          <w:p w14:paraId="7ECC9992" w14:textId="16A5CD4A" w:rsidR="00A73ACE" w:rsidRPr="00A165AD" w:rsidRDefault="000B3888" w:rsidP="00CF2AA9">
            <w:pPr>
              <w:jc w:val="center"/>
              <w:rPr>
                <w:sz w:val="16"/>
                <w:szCs w:val="16"/>
              </w:rPr>
            </w:pPr>
            <w:r w:rsidRPr="00A165AD">
              <w:rPr>
                <w:sz w:val="16"/>
                <w:szCs w:val="16"/>
              </w:rPr>
              <w:t>-0.</w:t>
            </w:r>
            <w:r w:rsidR="009B197F">
              <w:rPr>
                <w:sz w:val="16"/>
                <w:szCs w:val="16"/>
              </w:rPr>
              <w:t>50</w:t>
            </w:r>
            <w:r w:rsidR="009B197F" w:rsidRPr="00A165AD">
              <w:rPr>
                <w:sz w:val="16"/>
                <w:szCs w:val="16"/>
              </w:rPr>
              <w:t xml:space="preserve"> </w:t>
            </w:r>
          </w:p>
          <w:p w14:paraId="16AB7A13" w14:textId="7E6FB5B4" w:rsidR="001204E9" w:rsidRPr="00A165AD" w:rsidRDefault="00CF2AA9" w:rsidP="00A165AD">
            <w:pPr>
              <w:jc w:val="center"/>
              <w:rPr>
                <w:sz w:val="16"/>
                <w:szCs w:val="16"/>
              </w:rPr>
            </w:pPr>
            <w:r w:rsidRPr="00A165AD">
              <w:rPr>
                <w:sz w:val="16"/>
                <w:szCs w:val="16"/>
              </w:rPr>
              <w:t>(</w:t>
            </w:r>
            <w:r w:rsidR="000B3888" w:rsidRPr="00A165AD">
              <w:rPr>
                <w:sz w:val="16"/>
                <w:szCs w:val="16"/>
              </w:rPr>
              <w:t>-</w:t>
            </w:r>
            <w:r w:rsidR="009B197F">
              <w:rPr>
                <w:sz w:val="16"/>
                <w:szCs w:val="16"/>
              </w:rPr>
              <w:t>0.78</w:t>
            </w:r>
            <w:r w:rsidR="000B3888" w:rsidRPr="00A165AD">
              <w:rPr>
                <w:sz w:val="16"/>
                <w:szCs w:val="16"/>
              </w:rPr>
              <w:t xml:space="preserve"> to -0.</w:t>
            </w:r>
            <w:r w:rsidR="009B197F">
              <w:rPr>
                <w:sz w:val="16"/>
                <w:szCs w:val="16"/>
              </w:rPr>
              <w:t>22</w:t>
            </w:r>
            <w:r w:rsidRPr="00A165AD">
              <w:rPr>
                <w:sz w:val="16"/>
                <w:szCs w:val="16"/>
              </w:rPr>
              <w:t>)</w:t>
            </w:r>
          </w:p>
        </w:tc>
        <w:tc>
          <w:tcPr>
            <w:tcW w:w="1334" w:type="dxa"/>
            <w:vAlign w:val="center"/>
          </w:tcPr>
          <w:p w14:paraId="6DCA07BA" w14:textId="0358B96E" w:rsidR="00A73ACE" w:rsidRPr="00A165AD" w:rsidRDefault="000B3888" w:rsidP="00CF2AA9">
            <w:pPr>
              <w:jc w:val="center"/>
              <w:rPr>
                <w:sz w:val="16"/>
                <w:szCs w:val="16"/>
              </w:rPr>
            </w:pPr>
            <w:r w:rsidRPr="00A165AD">
              <w:rPr>
                <w:sz w:val="16"/>
                <w:szCs w:val="16"/>
              </w:rPr>
              <w:t>-0.</w:t>
            </w:r>
            <w:r w:rsidR="00CA481F">
              <w:rPr>
                <w:sz w:val="16"/>
                <w:szCs w:val="16"/>
              </w:rPr>
              <w:t>64</w:t>
            </w:r>
            <w:r w:rsidR="00CA481F" w:rsidRPr="00A165AD">
              <w:rPr>
                <w:sz w:val="16"/>
                <w:szCs w:val="16"/>
              </w:rPr>
              <w:t xml:space="preserve"> </w:t>
            </w:r>
          </w:p>
          <w:p w14:paraId="3DCE95B9" w14:textId="4BCA53DA" w:rsidR="001204E9" w:rsidRPr="00A165AD" w:rsidRDefault="00CF2AA9" w:rsidP="00A165AD">
            <w:pPr>
              <w:jc w:val="center"/>
              <w:rPr>
                <w:sz w:val="16"/>
                <w:szCs w:val="16"/>
              </w:rPr>
            </w:pPr>
            <w:r w:rsidRPr="00A165AD">
              <w:rPr>
                <w:sz w:val="16"/>
                <w:szCs w:val="16"/>
              </w:rPr>
              <w:t>(</w:t>
            </w:r>
            <w:r w:rsidR="000B3888" w:rsidRPr="00A165AD">
              <w:rPr>
                <w:sz w:val="16"/>
                <w:szCs w:val="16"/>
              </w:rPr>
              <w:t>-0.</w:t>
            </w:r>
            <w:r w:rsidR="00CA481F" w:rsidRPr="00A165AD">
              <w:rPr>
                <w:sz w:val="16"/>
                <w:szCs w:val="16"/>
              </w:rPr>
              <w:t>8</w:t>
            </w:r>
            <w:r w:rsidR="00CA481F">
              <w:rPr>
                <w:sz w:val="16"/>
                <w:szCs w:val="16"/>
              </w:rPr>
              <w:t>8</w:t>
            </w:r>
            <w:r w:rsidR="00CA481F" w:rsidRPr="00A165AD">
              <w:rPr>
                <w:sz w:val="16"/>
                <w:szCs w:val="16"/>
              </w:rPr>
              <w:t xml:space="preserve"> </w:t>
            </w:r>
            <w:r w:rsidR="000B3888" w:rsidRPr="00A165AD">
              <w:rPr>
                <w:sz w:val="16"/>
                <w:szCs w:val="16"/>
              </w:rPr>
              <w:t>to -0.</w:t>
            </w:r>
            <w:r w:rsidR="00CA481F">
              <w:rPr>
                <w:sz w:val="16"/>
                <w:szCs w:val="16"/>
              </w:rPr>
              <w:t>40</w:t>
            </w:r>
            <w:r w:rsidRPr="00A165AD">
              <w:rPr>
                <w:sz w:val="16"/>
                <w:szCs w:val="16"/>
              </w:rPr>
              <w:t>)</w:t>
            </w:r>
          </w:p>
        </w:tc>
      </w:tr>
      <w:tr w:rsidR="00F82856" w:rsidRPr="00A165AD" w14:paraId="52A397B1" w14:textId="77777777" w:rsidTr="0066063A">
        <w:trPr>
          <w:trHeight w:val="1134"/>
          <w:jc w:val="center"/>
        </w:trPr>
        <w:tc>
          <w:tcPr>
            <w:tcW w:w="1577" w:type="dxa"/>
            <w:vAlign w:val="center"/>
          </w:tcPr>
          <w:p w14:paraId="31FDA29F" w14:textId="18551561" w:rsidR="001204E9" w:rsidRPr="00A165AD" w:rsidRDefault="00CF2AA9" w:rsidP="00A165AD">
            <w:pPr>
              <w:rPr>
                <w:b/>
                <w:bCs/>
                <w:sz w:val="16"/>
                <w:szCs w:val="16"/>
              </w:rPr>
            </w:pPr>
            <w:r w:rsidRPr="00A165AD">
              <w:rPr>
                <w:b/>
                <w:bCs/>
                <w:sz w:val="16"/>
                <w:szCs w:val="16"/>
              </w:rPr>
              <w:t>4</w:t>
            </w:r>
            <w:r w:rsidR="008A15ED" w:rsidRPr="00A165AD">
              <w:rPr>
                <w:b/>
                <w:bCs/>
                <w:sz w:val="16"/>
                <w:szCs w:val="16"/>
              </w:rPr>
              <w:t xml:space="preserve">: </w:t>
            </w:r>
            <w:r w:rsidR="00F76AA4" w:rsidRPr="00A165AD">
              <w:rPr>
                <w:b/>
                <w:bCs/>
                <w:sz w:val="16"/>
                <w:szCs w:val="16"/>
              </w:rPr>
              <w:t xml:space="preserve">degree to which </w:t>
            </w:r>
            <w:r w:rsidR="00CA481F">
              <w:rPr>
                <w:b/>
                <w:bCs/>
                <w:sz w:val="16"/>
                <w:szCs w:val="16"/>
              </w:rPr>
              <w:t>a</w:t>
            </w:r>
            <w:r w:rsidR="00F76AA4" w:rsidRPr="00A165AD">
              <w:rPr>
                <w:b/>
                <w:bCs/>
                <w:sz w:val="16"/>
                <w:szCs w:val="16"/>
              </w:rPr>
              <w:t>ndrostenedione predicts BP</w:t>
            </w:r>
          </w:p>
        </w:tc>
        <w:tc>
          <w:tcPr>
            <w:tcW w:w="1196" w:type="dxa"/>
            <w:vAlign w:val="center"/>
          </w:tcPr>
          <w:p w14:paraId="6A5489D9" w14:textId="7F27E18E" w:rsidR="001204E9" w:rsidRPr="00A165AD" w:rsidRDefault="00A923C7" w:rsidP="00A165AD">
            <w:pPr>
              <w:jc w:val="center"/>
              <w:rPr>
                <w:sz w:val="16"/>
                <w:szCs w:val="16"/>
              </w:rPr>
            </w:pPr>
            <w:r w:rsidRPr="00A165AD">
              <w:rPr>
                <w:rFonts w:ascii="Calibri" w:hAnsi="Calibri" w:cs="Calibri"/>
                <w:color w:val="000000"/>
                <w:sz w:val="16"/>
                <w:szCs w:val="16"/>
              </w:rPr>
              <w:t xml:space="preserve">543 </w:t>
            </w:r>
            <w:r w:rsidR="008F29E9" w:rsidRPr="00A165AD">
              <w:rPr>
                <w:rFonts w:ascii="Calibri" w:hAnsi="Calibri" w:cs="Calibri"/>
                <w:color w:val="000000"/>
                <w:sz w:val="16"/>
                <w:szCs w:val="16"/>
              </w:rPr>
              <w:t xml:space="preserve">| </w:t>
            </w:r>
            <w:r w:rsidR="00523D94" w:rsidRPr="00A165AD">
              <w:rPr>
                <w:sz w:val="16"/>
                <w:szCs w:val="16"/>
              </w:rPr>
              <w:t>6187</w:t>
            </w:r>
          </w:p>
        </w:tc>
        <w:tc>
          <w:tcPr>
            <w:tcW w:w="1197" w:type="dxa"/>
            <w:vAlign w:val="center"/>
          </w:tcPr>
          <w:p w14:paraId="48392CBD" w14:textId="63E087CD" w:rsidR="001204E9" w:rsidRPr="00A165AD" w:rsidRDefault="00B55D90" w:rsidP="00A165AD">
            <w:pPr>
              <w:jc w:val="center"/>
              <w:rPr>
                <w:sz w:val="16"/>
                <w:szCs w:val="16"/>
              </w:rPr>
            </w:pPr>
            <w:r w:rsidRPr="00A165AD">
              <w:rPr>
                <w:rFonts w:ascii="Calibri" w:hAnsi="Calibri" w:cs="Calibri"/>
                <w:color w:val="000000"/>
                <w:sz w:val="16"/>
                <w:szCs w:val="16"/>
              </w:rPr>
              <w:t>28</w:t>
            </w:r>
            <w:r w:rsidR="00CA481F">
              <w:rPr>
                <w:rFonts w:ascii="Calibri" w:hAnsi="Calibri" w:cs="Calibri"/>
                <w:color w:val="000000"/>
                <w:sz w:val="16"/>
                <w:szCs w:val="16"/>
              </w:rPr>
              <w:t>2</w:t>
            </w:r>
            <w:r w:rsidR="00E4213D">
              <w:rPr>
                <w:rFonts w:ascii="Calibri" w:hAnsi="Calibri" w:cs="Calibri"/>
                <w:color w:val="000000"/>
                <w:sz w:val="16"/>
                <w:szCs w:val="16"/>
              </w:rPr>
              <w:t xml:space="preserve"> </w:t>
            </w:r>
            <w:r w:rsidR="00485D99" w:rsidRPr="00A165AD">
              <w:rPr>
                <w:rFonts w:ascii="Calibri" w:hAnsi="Calibri" w:cs="Calibri"/>
                <w:color w:val="000000"/>
                <w:sz w:val="16"/>
                <w:szCs w:val="16"/>
              </w:rPr>
              <w:t>|</w:t>
            </w:r>
            <w:r w:rsidR="00E4213D">
              <w:rPr>
                <w:rFonts w:ascii="Calibri" w:hAnsi="Calibri" w:cs="Calibri"/>
                <w:color w:val="000000"/>
                <w:sz w:val="16"/>
                <w:szCs w:val="16"/>
              </w:rPr>
              <w:t xml:space="preserve"> </w:t>
            </w:r>
            <w:r w:rsidR="00CA481F" w:rsidRPr="00A165AD">
              <w:rPr>
                <w:sz w:val="16"/>
                <w:szCs w:val="16"/>
              </w:rPr>
              <w:t>1</w:t>
            </w:r>
            <w:r w:rsidR="00CA481F">
              <w:rPr>
                <w:sz w:val="16"/>
                <w:szCs w:val="16"/>
              </w:rPr>
              <w:t>229</w:t>
            </w:r>
          </w:p>
        </w:tc>
        <w:tc>
          <w:tcPr>
            <w:tcW w:w="1333" w:type="dxa"/>
            <w:vAlign w:val="center"/>
          </w:tcPr>
          <w:p w14:paraId="318DC915" w14:textId="178F141B" w:rsidR="00A73ACE" w:rsidRPr="00A165AD" w:rsidRDefault="00CF2AA9" w:rsidP="00CF2AA9">
            <w:pPr>
              <w:jc w:val="center"/>
              <w:rPr>
                <w:sz w:val="16"/>
                <w:szCs w:val="16"/>
              </w:rPr>
            </w:pPr>
            <w:r w:rsidRPr="00A165AD">
              <w:rPr>
                <w:sz w:val="16"/>
                <w:szCs w:val="16"/>
              </w:rPr>
              <w:t>-0.</w:t>
            </w:r>
            <w:r w:rsidR="00B97EC5">
              <w:rPr>
                <w:sz w:val="16"/>
                <w:szCs w:val="16"/>
              </w:rPr>
              <w:t>73</w:t>
            </w:r>
          </w:p>
          <w:p w14:paraId="5BFC216A" w14:textId="0FFF6F20" w:rsidR="001204E9" w:rsidRPr="00A165AD" w:rsidRDefault="00CF2AA9" w:rsidP="00A165AD">
            <w:pPr>
              <w:jc w:val="center"/>
              <w:rPr>
                <w:sz w:val="16"/>
                <w:szCs w:val="16"/>
              </w:rPr>
            </w:pPr>
            <w:r w:rsidRPr="00A165AD">
              <w:rPr>
                <w:sz w:val="16"/>
                <w:szCs w:val="16"/>
              </w:rPr>
              <w:t>(-</w:t>
            </w:r>
            <w:r w:rsidR="00B97EC5">
              <w:rPr>
                <w:sz w:val="16"/>
                <w:szCs w:val="16"/>
              </w:rPr>
              <w:t>1.18</w:t>
            </w:r>
            <w:r w:rsidRPr="00A165AD">
              <w:rPr>
                <w:sz w:val="16"/>
                <w:szCs w:val="16"/>
              </w:rPr>
              <w:t xml:space="preserve"> to -0.</w:t>
            </w:r>
            <w:r w:rsidR="00B97EC5">
              <w:rPr>
                <w:sz w:val="16"/>
                <w:szCs w:val="16"/>
              </w:rPr>
              <w:t>28</w:t>
            </w:r>
            <w:r w:rsidRPr="00A165AD">
              <w:rPr>
                <w:sz w:val="16"/>
                <w:szCs w:val="16"/>
              </w:rPr>
              <w:t>)</w:t>
            </w:r>
          </w:p>
        </w:tc>
        <w:tc>
          <w:tcPr>
            <w:tcW w:w="1334" w:type="dxa"/>
            <w:vAlign w:val="center"/>
          </w:tcPr>
          <w:p w14:paraId="62F8C0D6" w14:textId="1D4CD961" w:rsidR="00A73ACE" w:rsidRPr="00A165AD" w:rsidRDefault="00CF2AA9" w:rsidP="00CF2AA9">
            <w:pPr>
              <w:jc w:val="center"/>
              <w:rPr>
                <w:sz w:val="16"/>
                <w:szCs w:val="16"/>
              </w:rPr>
            </w:pPr>
            <w:r w:rsidRPr="00A165AD">
              <w:rPr>
                <w:sz w:val="16"/>
                <w:szCs w:val="16"/>
              </w:rPr>
              <w:t>-0.</w:t>
            </w:r>
            <w:r w:rsidR="00B97EC5">
              <w:rPr>
                <w:sz w:val="16"/>
                <w:szCs w:val="16"/>
              </w:rPr>
              <w:t>86</w:t>
            </w:r>
            <w:r w:rsidR="00B97EC5" w:rsidRPr="00A165AD">
              <w:rPr>
                <w:sz w:val="16"/>
                <w:szCs w:val="16"/>
              </w:rPr>
              <w:t xml:space="preserve"> </w:t>
            </w:r>
          </w:p>
          <w:p w14:paraId="7E671A47" w14:textId="3137211C" w:rsidR="001204E9" w:rsidRPr="00A165AD" w:rsidRDefault="00CF2AA9" w:rsidP="00A165AD">
            <w:pPr>
              <w:jc w:val="center"/>
              <w:rPr>
                <w:sz w:val="16"/>
                <w:szCs w:val="16"/>
              </w:rPr>
            </w:pPr>
            <w:r w:rsidRPr="00A165AD">
              <w:rPr>
                <w:sz w:val="16"/>
                <w:szCs w:val="16"/>
              </w:rPr>
              <w:t>(-</w:t>
            </w:r>
            <w:r w:rsidR="00B97EC5">
              <w:rPr>
                <w:sz w:val="16"/>
                <w:szCs w:val="16"/>
              </w:rPr>
              <w:t>1.43</w:t>
            </w:r>
            <w:r w:rsidRPr="00A165AD">
              <w:rPr>
                <w:sz w:val="16"/>
                <w:szCs w:val="16"/>
              </w:rPr>
              <w:t xml:space="preserve"> to -0.</w:t>
            </w:r>
            <w:r w:rsidR="00B97EC5">
              <w:rPr>
                <w:sz w:val="16"/>
                <w:szCs w:val="16"/>
              </w:rPr>
              <w:t>30</w:t>
            </w:r>
            <w:r w:rsidRPr="00A165AD">
              <w:rPr>
                <w:sz w:val="16"/>
                <w:szCs w:val="16"/>
              </w:rPr>
              <w:t>)</w:t>
            </w:r>
          </w:p>
        </w:tc>
        <w:tc>
          <w:tcPr>
            <w:tcW w:w="1334" w:type="dxa"/>
            <w:vAlign w:val="center"/>
          </w:tcPr>
          <w:p w14:paraId="21D7E59B" w14:textId="7197E287" w:rsidR="00A73ACE" w:rsidRPr="00A165AD" w:rsidRDefault="00CF2AA9" w:rsidP="00CF2AA9">
            <w:pPr>
              <w:jc w:val="center"/>
              <w:rPr>
                <w:sz w:val="16"/>
                <w:szCs w:val="16"/>
              </w:rPr>
            </w:pPr>
            <w:r w:rsidRPr="00A165AD">
              <w:rPr>
                <w:sz w:val="16"/>
                <w:szCs w:val="16"/>
              </w:rPr>
              <w:t>-0.</w:t>
            </w:r>
            <w:r w:rsidR="00C02075">
              <w:rPr>
                <w:sz w:val="16"/>
                <w:szCs w:val="16"/>
              </w:rPr>
              <w:t>61</w:t>
            </w:r>
            <w:r w:rsidR="00C02075" w:rsidRPr="00A165AD">
              <w:rPr>
                <w:sz w:val="16"/>
                <w:szCs w:val="16"/>
              </w:rPr>
              <w:t xml:space="preserve"> </w:t>
            </w:r>
          </w:p>
          <w:p w14:paraId="7079B16E" w14:textId="2189128E" w:rsidR="001204E9" w:rsidRPr="00A165AD" w:rsidRDefault="00CF2AA9" w:rsidP="00A165AD">
            <w:pPr>
              <w:jc w:val="center"/>
              <w:rPr>
                <w:sz w:val="16"/>
                <w:szCs w:val="16"/>
              </w:rPr>
            </w:pPr>
            <w:r w:rsidRPr="00A165AD">
              <w:rPr>
                <w:sz w:val="16"/>
                <w:szCs w:val="16"/>
              </w:rPr>
              <w:t>(-</w:t>
            </w:r>
            <w:r w:rsidR="00C02075">
              <w:rPr>
                <w:sz w:val="16"/>
                <w:szCs w:val="16"/>
              </w:rPr>
              <w:t>0.96</w:t>
            </w:r>
            <w:r w:rsidRPr="00A165AD">
              <w:rPr>
                <w:sz w:val="16"/>
                <w:szCs w:val="16"/>
              </w:rPr>
              <w:t xml:space="preserve"> to </w:t>
            </w:r>
            <w:r w:rsidR="00C02075">
              <w:rPr>
                <w:sz w:val="16"/>
                <w:szCs w:val="16"/>
              </w:rPr>
              <w:t>-0.25</w:t>
            </w:r>
            <w:r w:rsidRPr="00A165AD">
              <w:rPr>
                <w:sz w:val="16"/>
                <w:szCs w:val="16"/>
              </w:rPr>
              <w:t>)</w:t>
            </w:r>
          </w:p>
        </w:tc>
        <w:tc>
          <w:tcPr>
            <w:tcW w:w="1334" w:type="dxa"/>
            <w:vAlign w:val="center"/>
          </w:tcPr>
          <w:p w14:paraId="71B4E48A" w14:textId="17779A23" w:rsidR="00A73ACE" w:rsidRPr="00A165AD" w:rsidRDefault="00CF2AA9" w:rsidP="00CF2AA9">
            <w:pPr>
              <w:jc w:val="center"/>
              <w:rPr>
                <w:sz w:val="16"/>
                <w:szCs w:val="16"/>
              </w:rPr>
            </w:pPr>
            <w:r w:rsidRPr="00A165AD">
              <w:rPr>
                <w:sz w:val="16"/>
                <w:szCs w:val="16"/>
              </w:rPr>
              <w:t>-0.</w:t>
            </w:r>
            <w:r w:rsidR="00C02075">
              <w:rPr>
                <w:sz w:val="16"/>
                <w:szCs w:val="16"/>
              </w:rPr>
              <w:t>72</w:t>
            </w:r>
            <w:r w:rsidR="00C02075" w:rsidRPr="00A165AD">
              <w:rPr>
                <w:sz w:val="16"/>
                <w:szCs w:val="16"/>
              </w:rPr>
              <w:t xml:space="preserve"> </w:t>
            </w:r>
          </w:p>
          <w:p w14:paraId="54761F82" w14:textId="453163EE" w:rsidR="001204E9" w:rsidRPr="00A165AD" w:rsidRDefault="00CF2AA9" w:rsidP="00A165AD">
            <w:pPr>
              <w:jc w:val="center"/>
              <w:rPr>
                <w:sz w:val="16"/>
                <w:szCs w:val="16"/>
              </w:rPr>
            </w:pPr>
            <w:r w:rsidRPr="00A165AD">
              <w:rPr>
                <w:sz w:val="16"/>
                <w:szCs w:val="16"/>
              </w:rPr>
              <w:t>(-</w:t>
            </w:r>
            <w:r w:rsidR="00C02075">
              <w:rPr>
                <w:sz w:val="16"/>
                <w:szCs w:val="16"/>
              </w:rPr>
              <w:t>0.95</w:t>
            </w:r>
            <w:r w:rsidRPr="00A165AD">
              <w:rPr>
                <w:sz w:val="16"/>
                <w:szCs w:val="16"/>
              </w:rPr>
              <w:t xml:space="preserve"> to -0.</w:t>
            </w:r>
            <w:r w:rsidR="00C02075">
              <w:rPr>
                <w:sz w:val="16"/>
                <w:szCs w:val="16"/>
              </w:rPr>
              <w:t>49</w:t>
            </w:r>
            <w:r w:rsidRPr="00A165AD">
              <w:rPr>
                <w:sz w:val="16"/>
                <w:szCs w:val="16"/>
              </w:rPr>
              <w:t>)</w:t>
            </w:r>
          </w:p>
        </w:tc>
      </w:tr>
    </w:tbl>
    <w:p w14:paraId="67D7B9DD" w14:textId="2DC50D3A" w:rsidR="00F40FD3" w:rsidRPr="0020631B" w:rsidRDefault="00BE5F69" w:rsidP="00C9066A">
      <w:pPr>
        <w:rPr>
          <w:sz w:val="16"/>
          <w:szCs w:val="16"/>
        </w:rPr>
      </w:pPr>
      <w:r>
        <w:rPr>
          <w:sz w:val="16"/>
          <w:szCs w:val="16"/>
        </w:rPr>
        <w:t xml:space="preserve">BP=Blood Pressure. </w:t>
      </w:r>
      <w:r w:rsidR="0064265F" w:rsidRPr="0020631B">
        <w:rPr>
          <w:sz w:val="16"/>
          <w:szCs w:val="16"/>
        </w:rPr>
        <w:t xml:space="preserve">The sign and magnitude of all the estimates of interest are </w:t>
      </w:r>
      <w:proofErr w:type="gramStart"/>
      <w:r w:rsidR="0064265F" w:rsidRPr="0020631B">
        <w:rPr>
          <w:sz w:val="16"/>
          <w:szCs w:val="16"/>
        </w:rPr>
        <w:t>similar, and</w:t>
      </w:r>
      <w:proofErr w:type="gramEnd"/>
      <w:r w:rsidR="0064265F" w:rsidRPr="0020631B">
        <w:rPr>
          <w:sz w:val="16"/>
          <w:szCs w:val="16"/>
        </w:rPr>
        <w:t xml:space="preserve"> show a robust data imputation strategy</w:t>
      </w:r>
      <w:r w:rsidR="00787381" w:rsidRPr="0020631B">
        <w:rPr>
          <w:sz w:val="16"/>
          <w:szCs w:val="16"/>
        </w:rPr>
        <w:t xml:space="preserve"> and a high level of confidence in the effect sizes.</w:t>
      </w:r>
      <w:r w:rsidR="00F40FD3" w:rsidRPr="0020631B">
        <w:rPr>
          <w:sz w:val="16"/>
          <w:szCs w:val="16"/>
        </w:rPr>
        <w:br w:type="page"/>
      </w:r>
    </w:p>
    <w:p w14:paraId="04E955CA" w14:textId="77777777" w:rsidR="001C0AD5" w:rsidRDefault="001C0AD5" w:rsidP="001C0AD5">
      <w:pPr>
        <w:pStyle w:val="Heading2"/>
        <w:rPr>
          <w:rFonts w:ascii="Calibri" w:hAnsi="Calibri" w:cs="Calibri"/>
        </w:rPr>
      </w:pPr>
      <w:r>
        <w:rPr>
          <w:rFonts w:ascii="Calibri" w:hAnsi="Calibri" w:cs="Calibri"/>
        </w:rPr>
        <w:lastRenderedPageBreak/>
        <w:t>Figure S1 – Directed acyclic graph</w:t>
      </w:r>
    </w:p>
    <w:p w14:paraId="068CEBD8" w14:textId="77777777" w:rsidR="001C0AD5" w:rsidRPr="004F411A" w:rsidRDefault="001C0AD5" w:rsidP="001C0AD5">
      <w:pPr>
        <w:rPr>
          <w:rFonts w:ascii="Calibri" w:hAnsi="Calibri" w:cs="Calibri"/>
        </w:rPr>
      </w:pPr>
    </w:p>
    <w:p w14:paraId="67407F8E" w14:textId="49D12B31" w:rsidR="001C0AD5" w:rsidRPr="004F411A" w:rsidRDefault="00C14AB5" w:rsidP="001C0AD5">
      <w:pPr>
        <w:rPr>
          <w:rFonts w:ascii="Calibri" w:hAnsi="Calibri" w:cs="Calibri"/>
        </w:rPr>
      </w:pPr>
      <w:r>
        <w:rPr>
          <w:rFonts w:ascii="Calibri" w:hAnsi="Calibri" w:cs="Calibri"/>
          <w:noProof/>
        </w:rPr>
        <w:drawing>
          <wp:inline distT="0" distB="0" distL="0" distR="0" wp14:anchorId="0B367E37" wp14:editId="47FE0A5A">
            <wp:extent cx="5730240" cy="4572000"/>
            <wp:effectExtent l="0" t="0" r="3810" b="0"/>
            <wp:docPr id="172606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4572000"/>
                    </a:xfrm>
                    <a:prstGeom prst="rect">
                      <a:avLst/>
                    </a:prstGeom>
                    <a:noFill/>
                    <a:ln>
                      <a:noFill/>
                    </a:ln>
                  </pic:spPr>
                </pic:pic>
              </a:graphicData>
            </a:graphic>
          </wp:inline>
        </w:drawing>
      </w:r>
    </w:p>
    <w:p w14:paraId="5C296CC2" w14:textId="27A25FC5" w:rsidR="00BE43E5" w:rsidRDefault="001C0AD5">
      <w:pPr>
        <w:rPr>
          <w:rFonts w:ascii="Calibri" w:eastAsiaTheme="majorEastAsia" w:hAnsi="Calibri" w:cs="Calibri"/>
          <w:color w:val="0F4761" w:themeColor="accent1" w:themeShade="BF"/>
          <w:sz w:val="32"/>
          <w:szCs w:val="32"/>
        </w:rPr>
      </w:pPr>
      <w:r w:rsidRPr="00435DD6">
        <w:rPr>
          <w:rFonts w:ascii="Calibri" w:hAnsi="Calibri" w:cs="Calibri"/>
          <w:sz w:val="16"/>
          <w:szCs w:val="16"/>
        </w:rPr>
        <w:t xml:space="preserve">Relationship between variables of interest agreed through expert consensus. Arrow depicts direction of </w:t>
      </w:r>
      <w:proofErr w:type="gramStart"/>
      <w:r w:rsidRPr="00435DD6">
        <w:rPr>
          <w:rFonts w:ascii="Calibri" w:hAnsi="Calibri" w:cs="Calibri"/>
          <w:sz w:val="16"/>
          <w:szCs w:val="16"/>
        </w:rPr>
        <w:t>effect, but</w:t>
      </w:r>
      <w:proofErr w:type="gramEnd"/>
      <w:r w:rsidRPr="00435DD6">
        <w:rPr>
          <w:rFonts w:ascii="Calibri" w:hAnsi="Calibri" w:cs="Calibri"/>
          <w:sz w:val="16"/>
          <w:szCs w:val="16"/>
        </w:rPr>
        <w:t xml:space="preserve"> does not define the size or sign of the effect. Constructed to inform which confounding variables should be controlled for in analysis, whilst avoiding mediating variables or ancestors of variables that would introduce bias when interpreting regression coefficients. e.g. age is a covariate affecting BP and the dose of medication a patient is prescribed, and should thus be </w:t>
      </w:r>
      <w:r>
        <w:rPr>
          <w:rFonts w:ascii="Calibri" w:hAnsi="Calibri" w:cs="Calibri"/>
          <w:sz w:val="16"/>
          <w:szCs w:val="16"/>
        </w:rPr>
        <w:t>controlled</w:t>
      </w:r>
      <w:r w:rsidRPr="00435DD6">
        <w:rPr>
          <w:rFonts w:ascii="Calibri" w:hAnsi="Calibri" w:cs="Calibri"/>
          <w:sz w:val="16"/>
          <w:szCs w:val="16"/>
        </w:rPr>
        <w:t xml:space="preserve"> for</w:t>
      </w:r>
      <w:r>
        <w:rPr>
          <w:rFonts w:ascii="Calibri" w:hAnsi="Calibri" w:cs="Calibri"/>
          <w:sz w:val="16"/>
          <w:szCs w:val="16"/>
        </w:rPr>
        <w:t xml:space="preserve"> when estimating the effect of dose on BP</w:t>
      </w:r>
      <w:r w:rsidRPr="00435DD6">
        <w:rPr>
          <w:rFonts w:ascii="Calibri" w:hAnsi="Calibri" w:cs="Calibri"/>
          <w:sz w:val="16"/>
          <w:szCs w:val="16"/>
        </w:rPr>
        <w:t xml:space="preserve">. However, the effect of salt treatment will be mediated by increasing a patients’ sodium, and thus sodium should not be controlled for when assessing the effect of salt on BP. Appropriate covariate adjustment set for each </w:t>
      </w:r>
      <w:r>
        <w:rPr>
          <w:rFonts w:ascii="Calibri" w:hAnsi="Calibri" w:cs="Calibri"/>
          <w:sz w:val="16"/>
          <w:szCs w:val="16"/>
        </w:rPr>
        <w:t>target of estimation</w:t>
      </w:r>
      <w:r w:rsidRPr="00435DD6">
        <w:rPr>
          <w:rFonts w:ascii="Calibri" w:hAnsi="Calibri" w:cs="Calibri"/>
          <w:sz w:val="16"/>
          <w:szCs w:val="16"/>
        </w:rPr>
        <w:t xml:space="preserve"> reported in table 3</w:t>
      </w:r>
      <w:r>
        <w:rPr>
          <w:rFonts w:ascii="Calibri" w:hAnsi="Calibri" w:cs="Calibri"/>
          <w:sz w:val="16"/>
          <w:szCs w:val="16"/>
        </w:rPr>
        <w:t>.</w:t>
      </w:r>
      <w:r w:rsidRPr="00435DD6">
        <w:rPr>
          <w:rFonts w:ascii="Calibri" w:hAnsi="Calibri" w:cs="Calibri"/>
          <w:sz w:val="16"/>
          <w:szCs w:val="16"/>
        </w:rPr>
        <w:t xml:space="preserve"> </w:t>
      </w:r>
      <w:r w:rsidR="00BE43E5">
        <w:rPr>
          <w:rFonts w:ascii="Calibri" w:hAnsi="Calibri" w:cs="Calibri"/>
        </w:rPr>
        <w:br w:type="page"/>
      </w:r>
    </w:p>
    <w:p w14:paraId="4045435F" w14:textId="0699BE87" w:rsidR="005F5117" w:rsidRDefault="00D20F67" w:rsidP="007E14D4">
      <w:pPr>
        <w:pStyle w:val="Heading2"/>
        <w:jc w:val="center"/>
        <w:rPr>
          <w:rFonts w:ascii="Calibri" w:hAnsi="Calibri" w:cs="Calibri"/>
        </w:rPr>
      </w:pPr>
      <w:r w:rsidRPr="004F411A">
        <w:rPr>
          <w:rFonts w:ascii="Calibri" w:hAnsi="Calibri" w:cs="Calibri"/>
        </w:rPr>
        <w:lastRenderedPageBreak/>
        <w:t>Figure S</w:t>
      </w:r>
      <w:r w:rsidR="0048574C">
        <w:rPr>
          <w:rFonts w:ascii="Calibri" w:hAnsi="Calibri" w:cs="Calibri"/>
        </w:rPr>
        <w:t>2</w:t>
      </w:r>
      <w:r w:rsidRPr="004F411A">
        <w:rPr>
          <w:rFonts w:ascii="Calibri" w:hAnsi="Calibri" w:cs="Calibri"/>
        </w:rPr>
        <w:t xml:space="preserve"> – </w:t>
      </w:r>
      <w:r w:rsidR="00A831A7" w:rsidRPr="004F411A">
        <w:rPr>
          <w:rFonts w:ascii="Calibri" w:hAnsi="Calibri" w:cs="Calibri"/>
        </w:rPr>
        <w:t xml:space="preserve">Histograms </w:t>
      </w:r>
      <w:r w:rsidR="00643FF6" w:rsidRPr="004F411A">
        <w:rPr>
          <w:rFonts w:ascii="Calibri" w:hAnsi="Calibri" w:cs="Calibri"/>
        </w:rPr>
        <w:t xml:space="preserve">and regression </w:t>
      </w:r>
      <w:r w:rsidR="00A831A7" w:rsidRPr="004F411A">
        <w:rPr>
          <w:rFonts w:ascii="Calibri" w:hAnsi="Calibri" w:cs="Calibri"/>
        </w:rPr>
        <w:t>of variables</w:t>
      </w:r>
      <w:r w:rsidR="00643FF6" w:rsidRPr="004F411A">
        <w:rPr>
          <w:rFonts w:ascii="Calibri" w:hAnsi="Calibri" w:cs="Calibri"/>
        </w:rPr>
        <w:t xml:space="preserve"> </w:t>
      </w:r>
      <w:r w:rsidR="00BE5F69">
        <w:rPr>
          <w:rFonts w:ascii="Calibri" w:hAnsi="Calibri" w:cs="Calibri"/>
        </w:rPr>
        <w:t>with</w:t>
      </w:r>
      <w:r w:rsidR="00552BE8">
        <w:rPr>
          <w:rFonts w:ascii="Calibri" w:hAnsi="Calibri" w:cs="Calibri"/>
        </w:rPr>
        <w:t>in models</w:t>
      </w:r>
      <w:r w:rsidR="00BE43E5">
        <w:rPr>
          <w:rFonts w:ascii="Calibri" w:hAnsi="Calibri" w:cs="Calibri"/>
          <w:noProof/>
        </w:rPr>
        <w:drawing>
          <wp:inline distT="0" distB="0" distL="0" distR="0" wp14:anchorId="6F195F7F" wp14:editId="3D5B1B21">
            <wp:extent cx="4680000" cy="7038000"/>
            <wp:effectExtent l="0" t="0" r="6350" b="0"/>
            <wp:docPr id="10744938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80000" cy="7038000"/>
                    </a:xfrm>
                    <a:prstGeom prst="rect">
                      <a:avLst/>
                    </a:prstGeom>
                    <a:noFill/>
                    <a:ln>
                      <a:noFill/>
                    </a:ln>
                  </pic:spPr>
                </pic:pic>
              </a:graphicData>
            </a:graphic>
          </wp:inline>
        </w:drawing>
      </w:r>
    </w:p>
    <w:p w14:paraId="1D045DB7" w14:textId="07EBD071" w:rsidR="00F65038" w:rsidRPr="007E14D4" w:rsidRDefault="00F65038" w:rsidP="007E14D4">
      <w:r w:rsidRPr="00435DD6">
        <w:rPr>
          <w:rFonts w:ascii="Calibri" w:hAnsi="Calibri" w:cs="Calibri"/>
          <w:sz w:val="16"/>
          <w:szCs w:val="16"/>
        </w:rPr>
        <w:t xml:space="preserve">*Registry data contains dose prescribed from that clinic visit. To model the biometrics measured at a clinic visit, the dose the patient was prescribed at the previous visit is used. Height and weight are interpolated between points, but not extrapolated prior to the first data point available or beyond the last data point available. Dose data was imputed using last observation carried forward or next observation carried </w:t>
      </w:r>
      <w:proofErr w:type="gramStart"/>
      <w:r w:rsidRPr="00435DD6">
        <w:rPr>
          <w:rFonts w:ascii="Calibri" w:hAnsi="Calibri" w:cs="Calibri"/>
          <w:sz w:val="16"/>
          <w:szCs w:val="16"/>
        </w:rPr>
        <w:t>backward, but</w:t>
      </w:r>
      <w:proofErr w:type="gramEnd"/>
      <w:r w:rsidRPr="00435DD6">
        <w:rPr>
          <w:rFonts w:ascii="Calibri" w:hAnsi="Calibri" w:cs="Calibri"/>
          <w:sz w:val="16"/>
          <w:szCs w:val="16"/>
        </w:rPr>
        <w:t xml:space="preserve"> restricted to carrying for 6 months under age 1, 12 months under age 3, 24 months under age 5 and 36 months over age 5. Joint modelling multiple imputation of biomarkers and blood pressure only employed to visits with known or interpolated height and weight. Imputation therefore increases the amount available for </w:t>
      </w:r>
      <w:proofErr w:type="gramStart"/>
      <w:r w:rsidRPr="00435DD6">
        <w:rPr>
          <w:rFonts w:ascii="Calibri" w:hAnsi="Calibri" w:cs="Calibri"/>
          <w:sz w:val="16"/>
          <w:szCs w:val="16"/>
        </w:rPr>
        <w:t>modelling, but</w:t>
      </w:r>
      <w:proofErr w:type="gramEnd"/>
      <w:r w:rsidRPr="00435DD6">
        <w:rPr>
          <w:rFonts w:ascii="Calibri" w:hAnsi="Calibri" w:cs="Calibri"/>
          <w:sz w:val="16"/>
          <w:szCs w:val="16"/>
        </w:rPr>
        <w:t xml:space="preserve"> does not facilitate modelling across the entire dataset because of the pragmatic restrictions imposed to ensure the imputation strategy produced plausible data. Right hand column shows 1 imputation set as an example, but please note imputation was carried out 10 times with estimates calculated for each imputation and then collated using Rubin’s rules.</w:t>
      </w:r>
    </w:p>
    <w:p w14:paraId="6821306D" w14:textId="16750A19" w:rsidR="00F65038" w:rsidRPr="00435DD6" w:rsidRDefault="00F65038" w:rsidP="00025E70">
      <w:pPr>
        <w:jc w:val="center"/>
        <w:rPr>
          <w:rFonts w:ascii="Calibri" w:hAnsi="Calibri" w:cs="Calibri"/>
        </w:rPr>
      </w:pPr>
      <w:r>
        <w:rPr>
          <w:rFonts w:ascii="Calibri" w:hAnsi="Calibri" w:cs="Calibri"/>
          <w:noProof/>
          <w:sz w:val="16"/>
          <w:szCs w:val="16"/>
        </w:rPr>
        <w:lastRenderedPageBreak/>
        <w:drawing>
          <wp:inline distT="0" distB="0" distL="0" distR="0" wp14:anchorId="23112618" wp14:editId="4A29B6EA">
            <wp:extent cx="4680000" cy="8305200"/>
            <wp:effectExtent l="0" t="0" r="6350" b="635"/>
            <wp:docPr id="1427288367" name="Picture 4" descr="A group of graphs showing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88367" name="Picture 4" descr="A group of graphs showing different colored dot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80000" cy="8305200"/>
                    </a:xfrm>
                    <a:prstGeom prst="rect">
                      <a:avLst/>
                    </a:prstGeom>
                    <a:noFill/>
                    <a:ln>
                      <a:noFill/>
                    </a:ln>
                  </pic:spPr>
                </pic:pic>
              </a:graphicData>
            </a:graphic>
          </wp:inline>
        </w:drawing>
      </w:r>
    </w:p>
    <w:p w14:paraId="20795D06" w14:textId="1B7A22CB" w:rsidR="00A9645C" w:rsidRDefault="00A9645C" w:rsidP="003F7FF0">
      <w:pPr>
        <w:pStyle w:val="Heading2"/>
        <w:rPr>
          <w:ins w:id="708" w:author="Neil Lawrence" w:date="2025-03-04T10:40:00Z"/>
          <w:rFonts w:ascii="Calibri" w:hAnsi="Calibri" w:cs="Calibri"/>
        </w:rPr>
      </w:pPr>
      <w:ins w:id="709" w:author="Neil Lawrence" w:date="2025-03-04T10:10:00Z">
        <w:r w:rsidRPr="004F411A">
          <w:rPr>
            <w:rFonts w:ascii="Calibri" w:hAnsi="Calibri" w:cs="Calibri"/>
          </w:rPr>
          <w:lastRenderedPageBreak/>
          <w:t>Figure S</w:t>
        </w:r>
        <w:r>
          <w:rPr>
            <w:rFonts w:ascii="Calibri" w:hAnsi="Calibri" w:cs="Calibri"/>
          </w:rPr>
          <w:t>3</w:t>
        </w:r>
        <w:r w:rsidRPr="004F411A">
          <w:rPr>
            <w:rFonts w:ascii="Calibri" w:hAnsi="Calibri" w:cs="Calibri"/>
          </w:rPr>
          <w:t xml:space="preserve"> – </w:t>
        </w:r>
      </w:ins>
      <w:ins w:id="710" w:author="Neil Lawrence" w:date="2025-03-04T10:11:00Z">
        <w:r>
          <w:rPr>
            <w:rFonts w:ascii="Calibri" w:hAnsi="Calibri" w:cs="Calibri"/>
          </w:rPr>
          <w:t>Distribution of biomarker</w:t>
        </w:r>
      </w:ins>
      <w:ins w:id="711" w:author="Neil Lawrence" w:date="2025-03-04T10:42:00Z">
        <w:r w:rsidR="003F7FF0">
          <w:rPr>
            <w:rFonts w:ascii="Calibri" w:hAnsi="Calibri" w:cs="Calibri"/>
          </w:rPr>
          <w:t xml:space="preserve"> measurement</w:t>
        </w:r>
      </w:ins>
      <w:ins w:id="712" w:author="Neil Lawrence" w:date="2025-03-04T10:11:00Z">
        <w:r>
          <w:rPr>
            <w:rFonts w:ascii="Calibri" w:hAnsi="Calibri" w:cs="Calibri"/>
          </w:rPr>
          <w:t xml:space="preserve">s throughout </w:t>
        </w:r>
      </w:ins>
      <w:ins w:id="713" w:author="Neil Lawrence" w:date="2025-03-04T10:42:00Z">
        <w:r w:rsidR="003F7FF0">
          <w:rPr>
            <w:rFonts w:ascii="Calibri" w:hAnsi="Calibri" w:cs="Calibri"/>
          </w:rPr>
          <w:t xml:space="preserve">the </w:t>
        </w:r>
      </w:ins>
      <w:ins w:id="714" w:author="Neil Lawrence" w:date="2025-03-04T10:11:00Z">
        <w:r>
          <w:rPr>
            <w:rFonts w:ascii="Calibri" w:hAnsi="Calibri" w:cs="Calibri"/>
          </w:rPr>
          <w:t>day</w:t>
        </w:r>
      </w:ins>
    </w:p>
    <w:p w14:paraId="74C8CDFC" w14:textId="77777777" w:rsidR="003F7FF0" w:rsidRPr="003F7FF0" w:rsidRDefault="003F7FF0">
      <w:pPr>
        <w:rPr>
          <w:ins w:id="715" w:author="Neil Lawrence" w:date="2025-03-04T10:10:00Z"/>
          <w:rPrChange w:id="716" w:author="Neil Lawrence" w:date="2025-03-04T10:40:00Z">
            <w:rPr>
              <w:ins w:id="717" w:author="Neil Lawrence" w:date="2025-03-04T10:10:00Z"/>
              <w:rFonts w:ascii="Calibri" w:hAnsi="Calibri" w:cs="Calibri"/>
            </w:rPr>
          </w:rPrChange>
        </w:rPr>
        <w:pPrChange w:id="718" w:author="Neil Lawrence" w:date="2025-03-04T10:40:00Z">
          <w:pPr>
            <w:pStyle w:val="Heading2"/>
          </w:pPr>
        </w:pPrChange>
      </w:pPr>
    </w:p>
    <w:p w14:paraId="47432988" w14:textId="166849B2" w:rsidR="003F7FF0" w:rsidRPr="003F7FF0" w:rsidRDefault="003F7FF0" w:rsidP="003F7FF0">
      <w:pPr>
        <w:rPr>
          <w:ins w:id="719" w:author="Neil Lawrence" w:date="2025-03-04T10:40:00Z"/>
          <w:rFonts w:ascii="Calibri" w:hAnsi="Calibri" w:cs="Calibri"/>
        </w:rPr>
      </w:pPr>
      <w:ins w:id="720" w:author="Neil Lawrence" w:date="2025-03-04T10:40:00Z">
        <w:r w:rsidRPr="003F7FF0">
          <w:rPr>
            <w:rFonts w:ascii="Calibri" w:hAnsi="Calibri" w:cs="Calibri"/>
            <w:noProof/>
          </w:rPr>
          <w:drawing>
            <wp:inline distT="0" distB="0" distL="0" distR="0" wp14:anchorId="736A120B" wp14:editId="6B25D3C3">
              <wp:extent cx="5731510" cy="5164455"/>
              <wp:effectExtent l="0" t="0" r="2540" b="0"/>
              <wp:docPr id="16214688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164455"/>
                      </a:xfrm>
                      <a:prstGeom prst="rect">
                        <a:avLst/>
                      </a:prstGeom>
                      <a:noFill/>
                      <a:ln>
                        <a:noFill/>
                      </a:ln>
                    </pic:spPr>
                  </pic:pic>
                </a:graphicData>
              </a:graphic>
            </wp:inline>
          </w:drawing>
        </w:r>
      </w:ins>
    </w:p>
    <w:p w14:paraId="59ADAD05" w14:textId="77777777" w:rsidR="00A9645C" w:rsidRDefault="00A9645C">
      <w:pPr>
        <w:rPr>
          <w:ins w:id="721" w:author="Neil Lawrence" w:date="2025-03-04T10:11:00Z"/>
          <w:rFonts w:ascii="Calibri" w:hAnsi="Calibri" w:cs="Calibri"/>
        </w:rPr>
      </w:pPr>
    </w:p>
    <w:p w14:paraId="167B76DF" w14:textId="77860809" w:rsidR="00A9645C" w:rsidRPr="003F7FF0" w:rsidRDefault="00811E7E">
      <w:pPr>
        <w:rPr>
          <w:ins w:id="722" w:author="Neil Lawrence" w:date="2025-03-04T10:10:00Z"/>
          <w:rFonts w:ascii="Calibri" w:eastAsiaTheme="majorEastAsia" w:hAnsi="Calibri" w:cs="Calibri"/>
          <w:color w:val="0F4761" w:themeColor="accent1" w:themeShade="BF"/>
          <w:sz w:val="16"/>
          <w:szCs w:val="16"/>
          <w:rPrChange w:id="723" w:author="Neil Lawrence" w:date="2025-03-04T10:41:00Z">
            <w:rPr>
              <w:ins w:id="724" w:author="Neil Lawrence" w:date="2025-03-04T10:10:00Z"/>
              <w:rFonts w:ascii="Calibri" w:eastAsiaTheme="majorEastAsia" w:hAnsi="Calibri" w:cs="Calibri"/>
              <w:color w:val="0F4761" w:themeColor="accent1" w:themeShade="BF"/>
              <w:sz w:val="32"/>
              <w:szCs w:val="32"/>
            </w:rPr>
          </w:rPrChange>
        </w:rPr>
      </w:pPr>
      <w:ins w:id="725" w:author="Neil Lawrence" w:date="2025-03-04T10:50:00Z">
        <w:r>
          <w:rPr>
            <w:rFonts w:ascii="Calibri" w:hAnsi="Calibri" w:cs="Calibri"/>
            <w:sz w:val="16"/>
            <w:szCs w:val="16"/>
          </w:rPr>
          <w:t>These plots show only biomarker measurements that had precise time of measurement recorded in the registr</w:t>
        </w:r>
      </w:ins>
      <w:ins w:id="726" w:author="Neil Lawrence" w:date="2025-03-04T10:51:00Z">
        <w:r>
          <w:rPr>
            <w:rFonts w:ascii="Calibri" w:hAnsi="Calibri" w:cs="Calibri"/>
            <w:sz w:val="16"/>
            <w:szCs w:val="16"/>
          </w:rPr>
          <w:t>y (&lt;50% of values).</w:t>
        </w:r>
        <w:r w:rsidRPr="00811E7E">
          <w:rPr>
            <w:rFonts w:ascii="Calibri" w:hAnsi="Calibri" w:cs="Calibri"/>
            <w:sz w:val="16"/>
            <w:szCs w:val="16"/>
          </w:rPr>
          <w:t xml:space="preserve"> </w:t>
        </w:r>
        <w:r>
          <w:rPr>
            <w:rFonts w:ascii="Calibri" w:hAnsi="Calibri" w:cs="Calibri"/>
            <w:sz w:val="16"/>
            <w:szCs w:val="16"/>
          </w:rPr>
          <w:t>S</w:t>
        </w:r>
        <w:r w:rsidRPr="00062C29">
          <w:rPr>
            <w:rFonts w:ascii="Calibri" w:hAnsi="Calibri" w:cs="Calibri"/>
            <w:sz w:val="16"/>
            <w:szCs w:val="16"/>
          </w:rPr>
          <w:t>ee Table S5 for details of data for each biomarker that was missing a precise time of measurement within the registry</w:t>
        </w:r>
        <w:r>
          <w:rPr>
            <w:rFonts w:ascii="Calibri" w:hAnsi="Calibri" w:cs="Calibri"/>
            <w:sz w:val="16"/>
            <w:szCs w:val="16"/>
          </w:rPr>
          <w:t xml:space="preserve">. </w:t>
        </w:r>
      </w:ins>
      <w:ins w:id="727" w:author="Neil Lawrence" w:date="2025-03-04T10:10:00Z">
        <w:r w:rsidR="00A9645C" w:rsidRPr="003F7FF0">
          <w:rPr>
            <w:rFonts w:ascii="Calibri" w:hAnsi="Calibri" w:cs="Calibri"/>
            <w:sz w:val="16"/>
            <w:szCs w:val="16"/>
            <w:rPrChange w:id="728" w:author="Neil Lawrence" w:date="2025-03-04T10:41:00Z">
              <w:rPr>
                <w:rFonts w:ascii="Calibri" w:hAnsi="Calibri" w:cs="Calibri"/>
              </w:rPr>
            </w:rPrChange>
          </w:rPr>
          <w:br w:type="page"/>
        </w:r>
      </w:ins>
    </w:p>
    <w:p w14:paraId="54228289" w14:textId="6EB4505A" w:rsidR="005F5117" w:rsidRPr="004F411A" w:rsidRDefault="005F5117" w:rsidP="005F5117">
      <w:pPr>
        <w:pStyle w:val="Heading2"/>
        <w:rPr>
          <w:rFonts w:ascii="Calibri" w:hAnsi="Calibri" w:cs="Calibri"/>
        </w:rPr>
      </w:pPr>
      <w:r w:rsidRPr="004F411A">
        <w:rPr>
          <w:rFonts w:ascii="Calibri" w:hAnsi="Calibri" w:cs="Calibri"/>
        </w:rPr>
        <w:lastRenderedPageBreak/>
        <w:t>Figure S</w:t>
      </w:r>
      <w:ins w:id="729" w:author="Neil Lawrence" w:date="2025-03-04T10:09:00Z">
        <w:r w:rsidR="00A9645C">
          <w:rPr>
            <w:rFonts w:ascii="Calibri" w:hAnsi="Calibri" w:cs="Calibri"/>
          </w:rPr>
          <w:t>4</w:t>
        </w:r>
      </w:ins>
      <w:del w:id="730" w:author="Neil Lawrence" w:date="2025-03-04T10:09:00Z">
        <w:r w:rsidR="0048574C" w:rsidDel="00A9645C">
          <w:rPr>
            <w:rFonts w:ascii="Calibri" w:hAnsi="Calibri" w:cs="Calibri"/>
          </w:rPr>
          <w:delText>3</w:delText>
        </w:r>
      </w:del>
      <w:r w:rsidRPr="004F411A">
        <w:rPr>
          <w:rFonts w:ascii="Calibri" w:hAnsi="Calibri" w:cs="Calibri"/>
        </w:rPr>
        <w:t xml:space="preserve"> – Bayesian multiple change point analysis of difference between CAH patient blood pressure and normative values with age</w:t>
      </w:r>
      <w:r w:rsidR="006F2AEE">
        <w:rPr>
          <w:rFonts w:ascii="Calibri" w:hAnsi="Calibri" w:cs="Calibri"/>
          <w:noProof/>
        </w:rPr>
        <w:drawing>
          <wp:inline distT="0" distB="0" distL="0" distR="0" wp14:anchorId="32D4810A" wp14:editId="50E60871">
            <wp:extent cx="5730240" cy="2880360"/>
            <wp:effectExtent l="0" t="0" r="3810" b="0"/>
            <wp:docPr id="166367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880360"/>
                    </a:xfrm>
                    <a:prstGeom prst="rect">
                      <a:avLst/>
                    </a:prstGeom>
                    <a:noFill/>
                    <a:ln>
                      <a:noFill/>
                    </a:ln>
                  </pic:spPr>
                </pic:pic>
              </a:graphicData>
            </a:graphic>
          </wp:inline>
        </w:drawing>
      </w:r>
    </w:p>
    <w:p w14:paraId="77A779B2" w14:textId="186D6D38" w:rsidR="00AA28B6" w:rsidRPr="004F411A" w:rsidRDefault="005F5117" w:rsidP="007E14D4">
      <w:r w:rsidRPr="003D3429">
        <w:rPr>
          <w:rFonts w:ascii="Calibri" w:hAnsi="Calibri" w:cs="Calibri"/>
          <w:sz w:val="16"/>
          <w:szCs w:val="16"/>
        </w:rPr>
        <w:t xml:space="preserve">Difference between median normative healthy child blood pressure values subtracted from median LMS modelled blood pressure of CAH </w:t>
      </w:r>
      <w:r w:rsidR="00232BF1" w:rsidRPr="003D3429">
        <w:rPr>
          <w:rFonts w:ascii="Calibri" w:hAnsi="Calibri" w:cs="Calibri"/>
          <w:sz w:val="16"/>
          <w:szCs w:val="16"/>
        </w:rPr>
        <w:t xml:space="preserve">(Congenital Adrenal Hyperplasia) </w:t>
      </w:r>
      <w:r w:rsidRPr="003D3429">
        <w:rPr>
          <w:rFonts w:ascii="Calibri" w:hAnsi="Calibri" w:cs="Calibri"/>
          <w:sz w:val="16"/>
          <w:szCs w:val="16"/>
        </w:rPr>
        <w:t xml:space="preserve">patients with age. </w:t>
      </w:r>
      <w:r w:rsidR="00D01B67" w:rsidRPr="003D3429">
        <w:rPr>
          <w:rFonts w:ascii="Calibri" w:hAnsi="Calibri" w:cs="Calibri"/>
          <w:sz w:val="16"/>
          <w:szCs w:val="16"/>
        </w:rPr>
        <w:t xml:space="preserve">CAH patients have a larger difference in blood pressure at earlier ages. </w:t>
      </w:r>
      <w:r w:rsidRPr="003D3429">
        <w:rPr>
          <w:rFonts w:ascii="Calibri" w:hAnsi="Calibri" w:cs="Calibri"/>
          <w:sz w:val="16"/>
          <w:szCs w:val="16"/>
        </w:rPr>
        <w:t>Lines show Bayesian multiple change point analysis</w:t>
      </w:r>
      <w:r w:rsidR="008C2D0C" w:rsidRPr="003D3429">
        <w:rPr>
          <w:rFonts w:ascii="Calibri" w:hAnsi="Calibri" w:cs="Calibri"/>
          <w:sz w:val="16"/>
          <w:szCs w:val="16"/>
        </w:rPr>
        <w:t xml:space="preserve"> that estimates the age where this difference stops decreasing to a plateau</w:t>
      </w:r>
      <w:r w:rsidR="000E0C15" w:rsidRPr="003D3429">
        <w:rPr>
          <w:rFonts w:ascii="Calibri" w:hAnsi="Calibri" w:cs="Calibri"/>
          <w:sz w:val="16"/>
          <w:szCs w:val="16"/>
        </w:rPr>
        <w:t xml:space="preserve">. Analysis shows the difference in diastolic blood pressure reduces at a faster rate than the difference in systolic blood pressure for both sexes. </w:t>
      </w:r>
      <w:r w:rsidRPr="003D3429">
        <w:rPr>
          <w:rFonts w:ascii="Calibri" w:hAnsi="Calibri" w:cs="Calibri"/>
          <w:sz w:val="16"/>
          <w:szCs w:val="16"/>
        </w:rPr>
        <w:t xml:space="preserve"> indicating ages at which the difference between CAH patients and normative values stops decreasing. Plateau of each line shows the amount CAH patients have greater blood pressure than normative values for each reading.</w:t>
      </w:r>
    </w:p>
    <w:sectPr w:rsidR="00AA28B6" w:rsidRPr="004F411A" w:rsidSect="00D93524">
      <w:pgSz w:w="11906" w:h="16838"/>
      <w:pgMar w:top="1440" w:right="1440" w:bottom="1440" w:left="1440"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ptos Narrow">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A51DA"/>
    <w:multiLevelType w:val="multilevel"/>
    <w:tmpl w:val="A66C0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EC251DD"/>
    <w:multiLevelType w:val="hybridMultilevel"/>
    <w:tmpl w:val="BD284754"/>
    <w:lvl w:ilvl="0" w:tplc="D92C04B4">
      <w:start w:val="1"/>
      <w:numFmt w:val="decimal"/>
      <w:lvlText w:val="%1."/>
      <w:lvlJc w:val="left"/>
      <w:pPr>
        <w:ind w:left="1020" w:hanging="360"/>
      </w:pPr>
    </w:lvl>
    <w:lvl w:ilvl="1" w:tplc="E3F028BE">
      <w:start w:val="1"/>
      <w:numFmt w:val="decimal"/>
      <w:lvlText w:val="%2."/>
      <w:lvlJc w:val="left"/>
      <w:pPr>
        <w:ind w:left="1020" w:hanging="360"/>
      </w:pPr>
    </w:lvl>
    <w:lvl w:ilvl="2" w:tplc="7C00A24C">
      <w:start w:val="1"/>
      <w:numFmt w:val="decimal"/>
      <w:lvlText w:val="%3."/>
      <w:lvlJc w:val="left"/>
      <w:pPr>
        <w:ind w:left="1020" w:hanging="360"/>
      </w:pPr>
    </w:lvl>
    <w:lvl w:ilvl="3" w:tplc="D94A706C">
      <w:start w:val="1"/>
      <w:numFmt w:val="decimal"/>
      <w:lvlText w:val="%4."/>
      <w:lvlJc w:val="left"/>
      <w:pPr>
        <w:ind w:left="1020" w:hanging="360"/>
      </w:pPr>
    </w:lvl>
    <w:lvl w:ilvl="4" w:tplc="386A939E">
      <w:start w:val="1"/>
      <w:numFmt w:val="decimal"/>
      <w:lvlText w:val="%5."/>
      <w:lvlJc w:val="left"/>
      <w:pPr>
        <w:ind w:left="1020" w:hanging="360"/>
      </w:pPr>
    </w:lvl>
    <w:lvl w:ilvl="5" w:tplc="7904EB66">
      <w:start w:val="1"/>
      <w:numFmt w:val="decimal"/>
      <w:lvlText w:val="%6."/>
      <w:lvlJc w:val="left"/>
      <w:pPr>
        <w:ind w:left="1020" w:hanging="360"/>
      </w:pPr>
    </w:lvl>
    <w:lvl w:ilvl="6" w:tplc="4A8C31B6">
      <w:start w:val="1"/>
      <w:numFmt w:val="decimal"/>
      <w:lvlText w:val="%7."/>
      <w:lvlJc w:val="left"/>
      <w:pPr>
        <w:ind w:left="1020" w:hanging="360"/>
      </w:pPr>
    </w:lvl>
    <w:lvl w:ilvl="7" w:tplc="6CB00F36">
      <w:start w:val="1"/>
      <w:numFmt w:val="decimal"/>
      <w:lvlText w:val="%8."/>
      <w:lvlJc w:val="left"/>
      <w:pPr>
        <w:ind w:left="1020" w:hanging="360"/>
      </w:pPr>
    </w:lvl>
    <w:lvl w:ilvl="8" w:tplc="DB062FD2">
      <w:start w:val="1"/>
      <w:numFmt w:val="decimal"/>
      <w:lvlText w:val="%9."/>
      <w:lvlJc w:val="left"/>
      <w:pPr>
        <w:ind w:left="1020" w:hanging="360"/>
      </w:pPr>
    </w:lvl>
  </w:abstractNum>
  <w:abstractNum w:abstractNumId="2" w15:restartNumberingAfterBreak="0">
    <w:nsid w:val="4E276B7C"/>
    <w:multiLevelType w:val="hybridMultilevel"/>
    <w:tmpl w:val="7A7AF550"/>
    <w:lvl w:ilvl="0" w:tplc="C04824D4">
      <w:start w:val="1"/>
      <w:numFmt w:val="bullet"/>
      <w:lvlText w:val=""/>
      <w:lvlJc w:val="left"/>
      <w:pPr>
        <w:ind w:left="1440" w:hanging="360"/>
      </w:pPr>
      <w:rPr>
        <w:rFonts w:ascii="Symbol" w:hAnsi="Symbol"/>
      </w:rPr>
    </w:lvl>
    <w:lvl w:ilvl="1" w:tplc="224C3C1A">
      <w:start w:val="1"/>
      <w:numFmt w:val="bullet"/>
      <w:lvlText w:val=""/>
      <w:lvlJc w:val="left"/>
      <w:pPr>
        <w:ind w:left="1440" w:hanging="360"/>
      </w:pPr>
      <w:rPr>
        <w:rFonts w:ascii="Symbol" w:hAnsi="Symbol"/>
      </w:rPr>
    </w:lvl>
    <w:lvl w:ilvl="2" w:tplc="2438CF12">
      <w:start w:val="1"/>
      <w:numFmt w:val="bullet"/>
      <w:lvlText w:val=""/>
      <w:lvlJc w:val="left"/>
      <w:pPr>
        <w:ind w:left="1440" w:hanging="360"/>
      </w:pPr>
      <w:rPr>
        <w:rFonts w:ascii="Symbol" w:hAnsi="Symbol"/>
      </w:rPr>
    </w:lvl>
    <w:lvl w:ilvl="3" w:tplc="9C142B90">
      <w:start w:val="1"/>
      <w:numFmt w:val="bullet"/>
      <w:lvlText w:val=""/>
      <w:lvlJc w:val="left"/>
      <w:pPr>
        <w:ind w:left="1440" w:hanging="360"/>
      </w:pPr>
      <w:rPr>
        <w:rFonts w:ascii="Symbol" w:hAnsi="Symbol"/>
      </w:rPr>
    </w:lvl>
    <w:lvl w:ilvl="4" w:tplc="793207A6">
      <w:start w:val="1"/>
      <w:numFmt w:val="bullet"/>
      <w:lvlText w:val=""/>
      <w:lvlJc w:val="left"/>
      <w:pPr>
        <w:ind w:left="1440" w:hanging="360"/>
      </w:pPr>
      <w:rPr>
        <w:rFonts w:ascii="Symbol" w:hAnsi="Symbol"/>
      </w:rPr>
    </w:lvl>
    <w:lvl w:ilvl="5" w:tplc="BC929CDA">
      <w:start w:val="1"/>
      <w:numFmt w:val="bullet"/>
      <w:lvlText w:val=""/>
      <w:lvlJc w:val="left"/>
      <w:pPr>
        <w:ind w:left="1440" w:hanging="360"/>
      </w:pPr>
      <w:rPr>
        <w:rFonts w:ascii="Symbol" w:hAnsi="Symbol"/>
      </w:rPr>
    </w:lvl>
    <w:lvl w:ilvl="6" w:tplc="E5D0DB18">
      <w:start w:val="1"/>
      <w:numFmt w:val="bullet"/>
      <w:lvlText w:val=""/>
      <w:lvlJc w:val="left"/>
      <w:pPr>
        <w:ind w:left="1440" w:hanging="360"/>
      </w:pPr>
      <w:rPr>
        <w:rFonts w:ascii="Symbol" w:hAnsi="Symbol"/>
      </w:rPr>
    </w:lvl>
    <w:lvl w:ilvl="7" w:tplc="C3F66632">
      <w:start w:val="1"/>
      <w:numFmt w:val="bullet"/>
      <w:lvlText w:val=""/>
      <w:lvlJc w:val="left"/>
      <w:pPr>
        <w:ind w:left="1440" w:hanging="360"/>
      </w:pPr>
      <w:rPr>
        <w:rFonts w:ascii="Symbol" w:hAnsi="Symbol"/>
      </w:rPr>
    </w:lvl>
    <w:lvl w:ilvl="8" w:tplc="F56E42D4">
      <w:start w:val="1"/>
      <w:numFmt w:val="bullet"/>
      <w:lvlText w:val=""/>
      <w:lvlJc w:val="left"/>
      <w:pPr>
        <w:ind w:left="1440" w:hanging="360"/>
      </w:pPr>
      <w:rPr>
        <w:rFonts w:ascii="Symbol" w:hAnsi="Symbol"/>
      </w:rPr>
    </w:lvl>
  </w:abstractNum>
  <w:abstractNum w:abstractNumId="3" w15:restartNumberingAfterBreak="0">
    <w:nsid w:val="6BF204A3"/>
    <w:multiLevelType w:val="hybridMultilevel"/>
    <w:tmpl w:val="218AFCB2"/>
    <w:lvl w:ilvl="0" w:tplc="F4AC2EA8">
      <w:start w:val="1"/>
      <w:numFmt w:val="decimal"/>
      <w:lvlText w:val="%1."/>
      <w:lvlJc w:val="left"/>
      <w:pPr>
        <w:ind w:left="1020" w:hanging="360"/>
      </w:pPr>
    </w:lvl>
    <w:lvl w:ilvl="1" w:tplc="6E16D63C">
      <w:start w:val="1"/>
      <w:numFmt w:val="decimal"/>
      <w:lvlText w:val="%2."/>
      <w:lvlJc w:val="left"/>
      <w:pPr>
        <w:ind w:left="1020" w:hanging="360"/>
      </w:pPr>
    </w:lvl>
    <w:lvl w:ilvl="2" w:tplc="537AF5E8">
      <w:start w:val="1"/>
      <w:numFmt w:val="decimal"/>
      <w:lvlText w:val="%3."/>
      <w:lvlJc w:val="left"/>
      <w:pPr>
        <w:ind w:left="1020" w:hanging="360"/>
      </w:pPr>
    </w:lvl>
    <w:lvl w:ilvl="3" w:tplc="51629D74">
      <w:start w:val="1"/>
      <w:numFmt w:val="decimal"/>
      <w:lvlText w:val="%4."/>
      <w:lvlJc w:val="left"/>
      <w:pPr>
        <w:ind w:left="1020" w:hanging="360"/>
      </w:pPr>
    </w:lvl>
    <w:lvl w:ilvl="4" w:tplc="0502574E">
      <w:start w:val="1"/>
      <w:numFmt w:val="decimal"/>
      <w:lvlText w:val="%5."/>
      <w:lvlJc w:val="left"/>
      <w:pPr>
        <w:ind w:left="1020" w:hanging="360"/>
      </w:pPr>
    </w:lvl>
    <w:lvl w:ilvl="5" w:tplc="DD72F27E">
      <w:start w:val="1"/>
      <w:numFmt w:val="decimal"/>
      <w:lvlText w:val="%6."/>
      <w:lvlJc w:val="left"/>
      <w:pPr>
        <w:ind w:left="1020" w:hanging="360"/>
      </w:pPr>
    </w:lvl>
    <w:lvl w:ilvl="6" w:tplc="94EA790A">
      <w:start w:val="1"/>
      <w:numFmt w:val="decimal"/>
      <w:lvlText w:val="%7."/>
      <w:lvlJc w:val="left"/>
      <w:pPr>
        <w:ind w:left="1020" w:hanging="360"/>
      </w:pPr>
    </w:lvl>
    <w:lvl w:ilvl="7" w:tplc="0570FD38">
      <w:start w:val="1"/>
      <w:numFmt w:val="decimal"/>
      <w:lvlText w:val="%8."/>
      <w:lvlJc w:val="left"/>
      <w:pPr>
        <w:ind w:left="1020" w:hanging="360"/>
      </w:pPr>
    </w:lvl>
    <w:lvl w:ilvl="8" w:tplc="15FCDFF6">
      <w:start w:val="1"/>
      <w:numFmt w:val="decimal"/>
      <w:lvlText w:val="%9."/>
      <w:lvlJc w:val="left"/>
      <w:pPr>
        <w:ind w:left="1020" w:hanging="360"/>
      </w:pPr>
    </w:lvl>
  </w:abstractNum>
  <w:abstractNum w:abstractNumId="4" w15:restartNumberingAfterBreak="0">
    <w:nsid w:val="72A56DEA"/>
    <w:multiLevelType w:val="hybridMultilevel"/>
    <w:tmpl w:val="69AC756E"/>
    <w:lvl w:ilvl="0" w:tplc="13644730">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EF05D0"/>
    <w:multiLevelType w:val="hybridMultilevel"/>
    <w:tmpl w:val="5B0EA4C2"/>
    <w:lvl w:ilvl="0" w:tplc="11A2DA2C">
      <w:start w:val="1"/>
      <w:numFmt w:val="decimal"/>
      <w:lvlText w:val="%1."/>
      <w:lvlJc w:val="left"/>
      <w:pPr>
        <w:ind w:left="1020" w:hanging="360"/>
      </w:pPr>
    </w:lvl>
    <w:lvl w:ilvl="1" w:tplc="768673FE">
      <w:start w:val="1"/>
      <w:numFmt w:val="decimal"/>
      <w:lvlText w:val="%2."/>
      <w:lvlJc w:val="left"/>
      <w:pPr>
        <w:ind w:left="1020" w:hanging="360"/>
      </w:pPr>
    </w:lvl>
    <w:lvl w:ilvl="2" w:tplc="4D38BB50">
      <w:start w:val="1"/>
      <w:numFmt w:val="decimal"/>
      <w:lvlText w:val="%3."/>
      <w:lvlJc w:val="left"/>
      <w:pPr>
        <w:ind w:left="1020" w:hanging="360"/>
      </w:pPr>
    </w:lvl>
    <w:lvl w:ilvl="3" w:tplc="6F6E6E34">
      <w:start w:val="1"/>
      <w:numFmt w:val="decimal"/>
      <w:lvlText w:val="%4."/>
      <w:lvlJc w:val="left"/>
      <w:pPr>
        <w:ind w:left="1020" w:hanging="360"/>
      </w:pPr>
    </w:lvl>
    <w:lvl w:ilvl="4" w:tplc="45EE0FA6">
      <w:start w:val="1"/>
      <w:numFmt w:val="decimal"/>
      <w:lvlText w:val="%5."/>
      <w:lvlJc w:val="left"/>
      <w:pPr>
        <w:ind w:left="1020" w:hanging="360"/>
      </w:pPr>
    </w:lvl>
    <w:lvl w:ilvl="5" w:tplc="9168E25A">
      <w:start w:val="1"/>
      <w:numFmt w:val="decimal"/>
      <w:lvlText w:val="%6."/>
      <w:lvlJc w:val="left"/>
      <w:pPr>
        <w:ind w:left="1020" w:hanging="360"/>
      </w:pPr>
    </w:lvl>
    <w:lvl w:ilvl="6" w:tplc="288C0E46">
      <w:start w:val="1"/>
      <w:numFmt w:val="decimal"/>
      <w:lvlText w:val="%7."/>
      <w:lvlJc w:val="left"/>
      <w:pPr>
        <w:ind w:left="1020" w:hanging="360"/>
      </w:pPr>
    </w:lvl>
    <w:lvl w:ilvl="7" w:tplc="018EFFCA">
      <w:start w:val="1"/>
      <w:numFmt w:val="decimal"/>
      <w:lvlText w:val="%8."/>
      <w:lvlJc w:val="left"/>
      <w:pPr>
        <w:ind w:left="1020" w:hanging="360"/>
      </w:pPr>
    </w:lvl>
    <w:lvl w:ilvl="8" w:tplc="8180ABBE">
      <w:start w:val="1"/>
      <w:numFmt w:val="decimal"/>
      <w:lvlText w:val="%9."/>
      <w:lvlJc w:val="left"/>
      <w:pPr>
        <w:ind w:left="1020" w:hanging="360"/>
      </w:pPr>
    </w:lvl>
  </w:abstractNum>
  <w:num w:numId="1" w16cid:durableId="1531911383">
    <w:abstractNumId w:val="0"/>
  </w:num>
  <w:num w:numId="2" w16cid:durableId="205027887">
    <w:abstractNumId w:val="2"/>
  </w:num>
  <w:num w:numId="3" w16cid:durableId="1169566167">
    <w:abstractNumId w:val="3"/>
  </w:num>
  <w:num w:numId="4" w16cid:durableId="169873876">
    <w:abstractNumId w:val="1"/>
  </w:num>
  <w:num w:numId="5" w16cid:durableId="470027009">
    <w:abstractNumId w:val="5"/>
  </w:num>
  <w:num w:numId="6" w16cid:durableId="213825931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il Lawrence">
    <w15:presenceInfo w15:providerId="AD" w15:userId="S::n.r.lawrence@sheffield.ac.uk::8a61cc64-6ddc-44c3-ba44-40882efe7d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B462F5"/>
    <w:rsid w:val="0000582E"/>
    <w:rsid w:val="00005AD0"/>
    <w:rsid w:val="0000641A"/>
    <w:rsid w:val="00006F21"/>
    <w:rsid w:val="0000731E"/>
    <w:rsid w:val="00007807"/>
    <w:rsid w:val="0001353F"/>
    <w:rsid w:val="00013B36"/>
    <w:rsid w:val="00013B59"/>
    <w:rsid w:val="00014810"/>
    <w:rsid w:val="000148F4"/>
    <w:rsid w:val="00016796"/>
    <w:rsid w:val="00020092"/>
    <w:rsid w:val="00020CE7"/>
    <w:rsid w:val="00021F87"/>
    <w:rsid w:val="00023909"/>
    <w:rsid w:val="000255CF"/>
    <w:rsid w:val="00025A8E"/>
    <w:rsid w:val="00025E5A"/>
    <w:rsid w:val="00025E70"/>
    <w:rsid w:val="00027DAE"/>
    <w:rsid w:val="00032699"/>
    <w:rsid w:val="00032750"/>
    <w:rsid w:val="00034297"/>
    <w:rsid w:val="00034F67"/>
    <w:rsid w:val="00035019"/>
    <w:rsid w:val="00035D22"/>
    <w:rsid w:val="00037921"/>
    <w:rsid w:val="00041513"/>
    <w:rsid w:val="000432B1"/>
    <w:rsid w:val="000459EC"/>
    <w:rsid w:val="000465CC"/>
    <w:rsid w:val="000505ED"/>
    <w:rsid w:val="00052821"/>
    <w:rsid w:val="00053222"/>
    <w:rsid w:val="00054433"/>
    <w:rsid w:val="0005550E"/>
    <w:rsid w:val="00055ED3"/>
    <w:rsid w:val="00056593"/>
    <w:rsid w:val="000566BC"/>
    <w:rsid w:val="00056AE2"/>
    <w:rsid w:val="00057504"/>
    <w:rsid w:val="00057833"/>
    <w:rsid w:val="000606C0"/>
    <w:rsid w:val="0006095F"/>
    <w:rsid w:val="0006119A"/>
    <w:rsid w:val="00062518"/>
    <w:rsid w:val="00062535"/>
    <w:rsid w:val="00062D2D"/>
    <w:rsid w:val="00062D4B"/>
    <w:rsid w:val="0006599A"/>
    <w:rsid w:val="00066577"/>
    <w:rsid w:val="00066F66"/>
    <w:rsid w:val="00067EB0"/>
    <w:rsid w:val="00070786"/>
    <w:rsid w:val="0007105F"/>
    <w:rsid w:val="00073540"/>
    <w:rsid w:val="0007398B"/>
    <w:rsid w:val="00073AB1"/>
    <w:rsid w:val="00074AC1"/>
    <w:rsid w:val="00075518"/>
    <w:rsid w:val="00075F96"/>
    <w:rsid w:val="00076A82"/>
    <w:rsid w:val="00077E02"/>
    <w:rsid w:val="00080E86"/>
    <w:rsid w:val="00081241"/>
    <w:rsid w:val="00081CE0"/>
    <w:rsid w:val="00081EEF"/>
    <w:rsid w:val="00082CEA"/>
    <w:rsid w:val="00084660"/>
    <w:rsid w:val="0008710E"/>
    <w:rsid w:val="00087287"/>
    <w:rsid w:val="0009010B"/>
    <w:rsid w:val="000914A2"/>
    <w:rsid w:val="00091E06"/>
    <w:rsid w:val="00092410"/>
    <w:rsid w:val="00093D3D"/>
    <w:rsid w:val="00093F3F"/>
    <w:rsid w:val="0009542A"/>
    <w:rsid w:val="000963F3"/>
    <w:rsid w:val="000966E5"/>
    <w:rsid w:val="00096D7C"/>
    <w:rsid w:val="000971D5"/>
    <w:rsid w:val="000A0DAA"/>
    <w:rsid w:val="000A1B4B"/>
    <w:rsid w:val="000A2452"/>
    <w:rsid w:val="000A2919"/>
    <w:rsid w:val="000A33AC"/>
    <w:rsid w:val="000A45AD"/>
    <w:rsid w:val="000A4D7B"/>
    <w:rsid w:val="000A4EC6"/>
    <w:rsid w:val="000A505B"/>
    <w:rsid w:val="000A5C1A"/>
    <w:rsid w:val="000A69FD"/>
    <w:rsid w:val="000B02EB"/>
    <w:rsid w:val="000B05A3"/>
    <w:rsid w:val="000B266E"/>
    <w:rsid w:val="000B3392"/>
    <w:rsid w:val="000B35F9"/>
    <w:rsid w:val="000B3888"/>
    <w:rsid w:val="000B6136"/>
    <w:rsid w:val="000B7F8F"/>
    <w:rsid w:val="000C07C8"/>
    <w:rsid w:val="000C2CA2"/>
    <w:rsid w:val="000C33CB"/>
    <w:rsid w:val="000C498B"/>
    <w:rsid w:val="000C65BE"/>
    <w:rsid w:val="000C693E"/>
    <w:rsid w:val="000C75C6"/>
    <w:rsid w:val="000C7E0A"/>
    <w:rsid w:val="000D06FE"/>
    <w:rsid w:val="000D07F1"/>
    <w:rsid w:val="000D0EDD"/>
    <w:rsid w:val="000D1BAC"/>
    <w:rsid w:val="000D2ABD"/>
    <w:rsid w:val="000D4C75"/>
    <w:rsid w:val="000E0C15"/>
    <w:rsid w:val="000E10E5"/>
    <w:rsid w:val="000E216C"/>
    <w:rsid w:val="000E248C"/>
    <w:rsid w:val="000E5046"/>
    <w:rsid w:val="000E5E46"/>
    <w:rsid w:val="000E6057"/>
    <w:rsid w:val="000E639B"/>
    <w:rsid w:val="000E74A5"/>
    <w:rsid w:val="000F0D10"/>
    <w:rsid w:val="000F10F9"/>
    <w:rsid w:val="000F26A6"/>
    <w:rsid w:val="000F2E85"/>
    <w:rsid w:val="000F304B"/>
    <w:rsid w:val="000F3790"/>
    <w:rsid w:val="000F3F81"/>
    <w:rsid w:val="000F45C9"/>
    <w:rsid w:val="000F5843"/>
    <w:rsid w:val="000F5955"/>
    <w:rsid w:val="000F73A6"/>
    <w:rsid w:val="000F767C"/>
    <w:rsid w:val="00100150"/>
    <w:rsid w:val="00100741"/>
    <w:rsid w:val="00101D86"/>
    <w:rsid w:val="001033BD"/>
    <w:rsid w:val="0010357B"/>
    <w:rsid w:val="00105D72"/>
    <w:rsid w:val="001066D1"/>
    <w:rsid w:val="00107A5B"/>
    <w:rsid w:val="00107CA6"/>
    <w:rsid w:val="00107F38"/>
    <w:rsid w:val="00114D3C"/>
    <w:rsid w:val="00116231"/>
    <w:rsid w:val="00116DB7"/>
    <w:rsid w:val="00117181"/>
    <w:rsid w:val="00117A1A"/>
    <w:rsid w:val="00117F59"/>
    <w:rsid w:val="001201BB"/>
    <w:rsid w:val="001204E9"/>
    <w:rsid w:val="00120A7A"/>
    <w:rsid w:val="00120BA4"/>
    <w:rsid w:val="00121132"/>
    <w:rsid w:val="0012436A"/>
    <w:rsid w:val="0012456F"/>
    <w:rsid w:val="0012676E"/>
    <w:rsid w:val="001275D2"/>
    <w:rsid w:val="00127D8C"/>
    <w:rsid w:val="0013050B"/>
    <w:rsid w:val="00130AFA"/>
    <w:rsid w:val="00132490"/>
    <w:rsid w:val="001324D8"/>
    <w:rsid w:val="00132AF6"/>
    <w:rsid w:val="00132EBE"/>
    <w:rsid w:val="00133FCC"/>
    <w:rsid w:val="001343AB"/>
    <w:rsid w:val="00134CA8"/>
    <w:rsid w:val="0013689C"/>
    <w:rsid w:val="0013695C"/>
    <w:rsid w:val="00136B95"/>
    <w:rsid w:val="00137D2F"/>
    <w:rsid w:val="001415A7"/>
    <w:rsid w:val="00141778"/>
    <w:rsid w:val="001417F9"/>
    <w:rsid w:val="00141895"/>
    <w:rsid w:val="00143DE6"/>
    <w:rsid w:val="001463F8"/>
    <w:rsid w:val="00146466"/>
    <w:rsid w:val="001476F5"/>
    <w:rsid w:val="00147B66"/>
    <w:rsid w:val="00147EA0"/>
    <w:rsid w:val="0015086A"/>
    <w:rsid w:val="00150BB9"/>
    <w:rsid w:val="0015182A"/>
    <w:rsid w:val="00152DCC"/>
    <w:rsid w:val="00153700"/>
    <w:rsid w:val="00154081"/>
    <w:rsid w:val="00155D16"/>
    <w:rsid w:val="0015744E"/>
    <w:rsid w:val="00157753"/>
    <w:rsid w:val="00157FEA"/>
    <w:rsid w:val="001630F4"/>
    <w:rsid w:val="00163FFE"/>
    <w:rsid w:val="00164B59"/>
    <w:rsid w:val="001700B8"/>
    <w:rsid w:val="001702C7"/>
    <w:rsid w:val="001721DA"/>
    <w:rsid w:val="00173367"/>
    <w:rsid w:val="00174813"/>
    <w:rsid w:val="0017583B"/>
    <w:rsid w:val="00180A7C"/>
    <w:rsid w:val="00181729"/>
    <w:rsid w:val="00184194"/>
    <w:rsid w:val="00184CFA"/>
    <w:rsid w:val="00186DBE"/>
    <w:rsid w:val="00190271"/>
    <w:rsid w:val="001908FD"/>
    <w:rsid w:val="00190AA1"/>
    <w:rsid w:val="001918B0"/>
    <w:rsid w:val="00191F41"/>
    <w:rsid w:val="00193113"/>
    <w:rsid w:val="00193291"/>
    <w:rsid w:val="001934CA"/>
    <w:rsid w:val="00193AB1"/>
    <w:rsid w:val="00193FFC"/>
    <w:rsid w:val="001942C2"/>
    <w:rsid w:val="00195676"/>
    <w:rsid w:val="0019593C"/>
    <w:rsid w:val="00195A97"/>
    <w:rsid w:val="00195D92"/>
    <w:rsid w:val="0019645E"/>
    <w:rsid w:val="00196742"/>
    <w:rsid w:val="001977EC"/>
    <w:rsid w:val="00197E12"/>
    <w:rsid w:val="001A13E4"/>
    <w:rsid w:val="001A171B"/>
    <w:rsid w:val="001A2867"/>
    <w:rsid w:val="001A63A5"/>
    <w:rsid w:val="001A7183"/>
    <w:rsid w:val="001B00BD"/>
    <w:rsid w:val="001B1A0D"/>
    <w:rsid w:val="001B1A38"/>
    <w:rsid w:val="001B1E48"/>
    <w:rsid w:val="001B2144"/>
    <w:rsid w:val="001B3F59"/>
    <w:rsid w:val="001B7117"/>
    <w:rsid w:val="001C0AD5"/>
    <w:rsid w:val="001C1BC6"/>
    <w:rsid w:val="001C21A9"/>
    <w:rsid w:val="001C21FA"/>
    <w:rsid w:val="001C27D4"/>
    <w:rsid w:val="001C29D8"/>
    <w:rsid w:val="001C2DC5"/>
    <w:rsid w:val="001C2FC2"/>
    <w:rsid w:val="001C3174"/>
    <w:rsid w:val="001C34E6"/>
    <w:rsid w:val="001C3FC1"/>
    <w:rsid w:val="001C6EC4"/>
    <w:rsid w:val="001D0AA5"/>
    <w:rsid w:val="001D1144"/>
    <w:rsid w:val="001D293C"/>
    <w:rsid w:val="001D2BB9"/>
    <w:rsid w:val="001D335A"/>
    <w:rsid w:val="001D4641"/>
    <w:rsid w:val="001D515F"/>
    <w:rsid w:val="001D5256"/>
    <w:rsid w:val="001D53E0"/>
    <w:rsid w:val="001D5F0F"/>
    <w:rsid w:val="001D6D23"/>
    <w:rsid w:val="001E21C9"/>
    <w:rsid w:val="001E28AD"/>
    <w:rsid w:val="001E2BB0"/>
    <w:rsid w:val="001E2C1C"/>
    <w:rsid w:val="001E2F6F"/>
    <w:rsid w:val="001E41AD"/>
    <w:rsid w:val="001E4231"/>
    <w:rsid w:val="001E4C5A"/>
    <w:rsid w:val="001E541A"/>
    <w:rsid w:val="001E649B"/>
    <w:rsid w:val="001E6821"/>
    <w:rsid w:val="001E7BB0"/>
    <w:rsid w:val="001F03FE"/>
    <w:rsid w:val="001F0E70"/>
    <w:rsid w:val="001F3CB2"/>
    <w:rsid w:val="001F59D8"/>
    <w:rsid w:val="001F72D2"/>
    <w:rsid w:val="001F7DC8"/>
    <w:rsid w:val="001F7E43"/>
    <w:rsid w:val="002015FF"/>
    <w:rsid w:val="0020373B"/>
    <w:rsid w:val="0020410A"/>
    <w:rsid w:val="00204357"/>
    <w:rsid w:val="002051CD"/>
    <w:rsid w:val="00205EA2"/>
    <w:rsid w:val="0020631B"/>
    <w:rsid w:val="0020786F"/>
    <w:rsid w:val="00207922"/>
    <w:rsid w:val="002106AB"/>
    <w:rsid w:val="00210F94"/>
    <w:rsid w:val="00212A65"/>
    <w:rsid w:val="00212C09"/>
    <w:rsid w:val="0021593F"/>
    <w:rsid w:val="0021715F"/>
    <w:rsid w:val="00220037"/>
    <w:rsid w:val="00221047"/>
    <w:rsid w:val="00222E72"/>
    <w:rsid w:val="002238DA"/>
    <w:rsid w:val="002238FB"/>
    <w:rsid w:val="00226B94"/>
    <w:rsid w:val="00226BD6"/>
    <w:rsid w:val="00230AE1"/>
    <w:rsid w:val="002327B6"/>
    <w:rsid w:val="00232BF1"/>
    <w:rsid w:val="0023512E"/>
    <w:rsid w:val="0023541F"/>
    <w:rsid w:val="00235B52"/>
    <w:rsid w:val="00235EDD"/>
    <w:rsid w:val="002365A8"/>
    <w:rsid w:val="002402E5"/>
    <w:rsid w:val="0024083E"/>
    <w:rsid w:val="00243765"/>
    <w:rsid w:val="00243975"/>
    <w:rsid w:val="002451B2"/>
    <w:rsid w:val="0024581D"/>
    <w:rsid w:val="00245FEF"/>
    <w:rsid w:val="002469AA"/>
    <w:rsid w:val="00246CBE"/>
    <w:rsid w:val="0025027F"/>
    <w:rsid w:val="002505A5"/>
    <w:rsid w:val="0025091D"/>
    <w:rsid w:val="0025094F"/>
    <w:rsid w:val="00250E5D"/>
    <w:rsid w:val="0025117B"/>
    <w:rsid w:val="00251A75"/>
    <w:rsid w:val="002534BB"/>
    <w:rsid w:val="00254287"/>
    <w:rsid w:val="002542E8"/>
    <w:rsid w:val="0025582A"/>
    <w:rsid w:val="00255C10"/>
    <w:rsid w:val="00256972"/>
    <w:rsid w:val="00256C6E"/>
    <w:rsid w:val="00260002"/>
    <w:rsid w:val="002608A7"/>
    <w:rsid w:val="00261A6A"/>
    <w:rsid w:val="00262371"/>
    <w:rsid w:val="00262B3D"/>
    <w:rsid w:val="00262FDF"/>
    <w:rsid w:val="002646DC"/>
    <w:rsid w:val="002659DB"/>
    <w:rsid w:val="00265E04"/>
    <w:rsid w:val="002669D6"/>
    <w:rsid w:val="00267899"/>
    <w:rsid w:val="002703DA"/>
    <w:rsid w:val="00270C89"/>
    <w:rsid w:val="002737A7"/>
    <w:rsid w:val="002746FE"/>
    <w:rsid w:val="00275574"/>
    <w:rsid w:val="002760CB"/>
    <w:rsid w:val="002761C4"/>
    <w:rsid w:val="0028133A"/>
    <w:rsid w:val="0028367E"/>
    <w:rsid w:val="00283CE9"/>
    <w:rsid w:val="00284421"/>
    <w:rsid w:val="00284CBE"/>
    <w:rsid w:val="00285E29"/>
    <w:rsid w:val="0028735C"/>
    <w:rsid w:val="0029089A"/>
    <w:rsid w:val="00290E6F"/>
    <w:rsid w:val="00291790"/>
    <w:rsid w:val="002924F3"/>
    <w:rsid w:val="00292BDF"/>
    <w:rsid w:val="00292C91"/>
    <w:rsid w:val="00293892"/>
    <w:rsid w:val="0029431A"/>
    <w:rsid w:val="00294C78"/>
    <w:rsid w:val="002A268A"/>
    <w:rsid w:val="002A40F2"/>
    <w:rsid w:val="002A418D"/>
    <w:rsid w:val="002A4232"/>
    <w:rsid w:val="002A4E3A"/>
    <w:rsid w:val="002A53C1"/>
    <w:rsid w:val="002A6A70"/>
    <w:rsid w:val="002A74E5"/>
    <w:rsid w:val="002A7618"/>
    <w:rsid w:val="002A7FB5"/>
    <w:rsid w:val="002B0C46"/>
    <w:rsid w:val="002B12A2"/>
    <w:rsid w:val="002B16F3"/>
    <w:rsid w:val="002B3189"/>
    <w:rsid w:val="002B610B"/>
    <w:rsid w:val="002B72F0"/>
    <w:rsid w:val="002B7EBB"/>
    <w:rsid w:val="002C0961"/>
    <w:rsid w:val="002C0ECF"/>
    <w:rsid w:val="002C15EC"/>
    <w:rsid w:val="002C40A7"/>
    <w:rsid w:val="002C78B5"/>
    <w:rsid w:val="002C7A3B"/>
    <w:rsid w:val="002D048D"/>
    <w:rsid w:val="002D1F06"/>
    <w:rsid w:val="002D2955"/>
    <w:rsid w:val="002D5299"/>
    <w:rsid w:val="002D64F8"/>
    <w:rsid w:val="002D7455"/>
    <w:rsid w:val="002E13AE"/>
    <w:rsid w:val="002E3AE3"/>
    <w:rsid w:val="002E45C5"/>
    <w:rsid w:val="002E4CFE"/>
    <w:rsid w:val="002E4D4A"/>
    <w:rsid w:val="002E4F8C"/>
    <w:rsid w:val="002E78D6"/>
    <w:rsid w:val="002E7CDF"/>
    <w:rsid w:val="002F00FF"/>
    <w:rsid w:val="002F445A"/>
    <w:rsid w:val="002F47C6"/>
    <w:rsid w:val="002F4AD9"/>
    <w:rsid w:val="002F6044"/>
    <w:rsid w:val="002F6D65"/>
    <w:rsid w:val="002F7AD0"/>
    <w:rsid w:val="00300321"/>
    <w:rsid w:val="00300B04"/>
    <w:rsid w:val="00302488"/>
    <w:rsid w:val="00302687"/>
    <w:rsid w:val="00303B79"/>
    <w:rsid w:val="00303EB5"/>
    <w:rsid w:val="003040F3"/>
    <w:rsid w:val="0030439B"/>
    <w:rsid w:val="003047A4"/>
    <w:rsid w:val="0030561C"/>
    <w:rsid w:val="00307469"/>
    <w:rsid w:val="00310DD1"/>
    <w:rsid w:val="00312E47"/>
    <w:rsid w:val="0031520D"/>
    <w:rsid w:val="00315F0E"/>
    <w:rsid w:val="00316126"/>
    <w:rsid w:val="00316222"/>
    <w:rsid w:val="003166C0"/>
    <w:rsid w:val="00316DF4"/>
    <w:rsid w:val="0031718F"/>
    <w:rsid w:val="003176D8"/>
    <w:rsid w:val="00317B37"/>
    <w:rsid w:val="00317C57"/>
    <w:rsid w:val="0032024B"/>
    <w:rsid w:val="003213B8"/>
    <w:rsid w:val="003220BA"/>
    <w:rsid w:val="00322230"/>
    <w:rsid w:val="003224AB"/>
    <w:rsid w:val="00322AF9"/>
    <w:rsid w:val="00322CBC"/>
    <w:rsid w:val="003231F0"/>
    <w:rsid w:val="003234BC"/>
    <w:rsid w:val="00323FB5"/>
    <w:rsid w:val="003248A9"/>
    <w:rsid w:val="0032536D"/>
    <w:rsid w:val="003303C7"/>
    <w:rsid w:val="00330E26"/>
    <w:rsid w:val="0033157C"/>
    <w:rsid w:val="00331CA0"/>
    <w:rsid w:val="00331EF2"/>
    <w:rsid w:val="00332E5B"/>
    <w:rsid w:val="003331E2"/>
    <w:rsid w:val="00334EA0"/>
    <w:rsid w:val="003354BC"/>
    <w:rsid w:val="00335882"/>
    <w:rsid w:val="003362CF"/>
    <w:rsid w:val="00336DFE"/>
    <w:rsid w:val="00337B96"/>
    <w:rsid w:val="003406ED"/>
    <w:rsid w:val="0034093F"/>
    <w:rsid w:val="003430D6"/>
    <w:rsid w:val="003440BF"/>
    <w:rsid w:val="0034498D"/>
    <w:rsid w:val="00345F39"/>
    <w:rsid w:val="00346EA0"/>
    <w:rsid w:val="00350FA5"/>
    <w:rsid w:val="00351D21"/>
    <w:rsid w:val="003541EF"/>
    <w:rsid w:val="00354EBE"/>
    <w:rsid w:val="00355B34"/>
    <w:rsid w:val="003579B3"/>
    <w:rsid w:val="0036038A"/>
    <w:rsid w:val="0036102F"/>
    <w:rsid w:val="00361172"/>
    <w:rsid w:val="003622DF"/>
    <w:rsid w:val="00362DA3"/>
    <w:rsid w:val="003637FC"/>
    <w:rsid w:val="00363D79"/>
    <w:rsid w:val="003649E4"/>
    <w:rsid w:val="00365444"/>
    <w:rsid w:val="00365596"/>
    <w:rsid w:val="00365718"/>
    <w:rsid w:val="0036602E"/>
    <w:rsid w:val="003679CA"/>
    <w:rsid w:val="00367A2B"/>
    <w:rsid w:val="00367BAF"/>
    <w:rsid w:val="00370D39"/>
    <w:rsid w:val="00372D7D"/>
    <w:rsid w:val="00373DD2"/>
    <w:rsid w:val="0037419B"/>
    <w:rsid w:val="003753C9"/>
    <w:rsid w:val="003756DF"/>
    <w:rsid w:val="00375F62"/>
    <w:rsid w:val="00375FBD"/>
    <w:rsid w:val="003761A8"/>
    <w:rsid w:val="00376310"/>
    <w:rsid w:val="003763C7"/>
    <w:rsid w:val="00376A68"/>
    <w:rsid w:val="00376CF9"/>
    <w:rsid w:val="00377BF3"/>
    <w:rsid w:val="00380114"/>
    <w:rsid w:val="0038075A"/>
    <w:rsid w:val="003821A5"/>
    <w:rsid w:val="00383E00"/>
    <w:rsid w:val="00385B5B"/>
    <w:rsid w:val="0038772C"/>
    <w:rsid w:val="00390497"/>
    <w:rsid w:val="00390EE0"/>
    <w:rsid w:val="003912C9"/>
    <w:rsid w:val="00391514"/>
    <w:rsid w:val="00392679"/>
    <w:rsid w:val="00394647"/>
    <w:rsid w:val="00394B25"/>
    <w:rsid w:val="00396A1E"/>
    <w:rsid w:val="003A003F"/>
    <w:rsid w:val="003A0706"/>
    <w:rsid w:val="003A12C0"/>
    <w:rsid w:val="003A1B02"/>
    <w:rsid w:val="003A1F02"/>
    <w:rsid w:val="003A2D9D"/>
    <w:rsid w:val="003A382A"/>
    <w:rsid w:val="003A4497"/>
    <w:rsid w:val="003A4D91"/>
    <w:rsid w:val="003A50F0"/>
    <w:rsid w:val="003A6CAB"/>
    <w:rsid w:val="003A751B"/>
    <w:rsid w:val="003B1B34"/>
    <w:rsid w:val="003B1FFB"/>
    <w:rsid w:val="003B6B1A"/>
    <w:rsid w:val="003B6CEE"/>
    <w:rsid w:val="003C082D"/>
    <w:rsid w:val="003C08AF"/>
    <w:rsid w:val="003C09C6"/>
    <w:rsid w:val="003C0D87"/>
    <w:rsid w:val="003C148F"/>
    <w:rsid w:val="003C1AFE"/>
    <w:rsid w:val="003C1B58"/>
    <w:rsid w:val="003C27EF"/>
    <w:rsid w:val="003C360F"/>
    <w:rsid w:val="003C605E"/>
    <w:rsid w:val="003C663E"/>
    <w:rsid w:val="003C6746"/>
    <w:rsid w:val="003C6966"/>
    <w:rsid w:val="003C711F"/>
    <w:rsid w:val="003C7587"/>
    <w:rsid w:val="003D04AD"/>
    <w:rsid w:val="003D0B99"/>
    <w:rsid w:val="003D2922"/>
    <w:rsid w:val="003D3429"/>
    <w:rsid w:val="003D56A3"/>
    <w:rsid w:val="003D70AC"/>
    <w:rsid w:val="003D7534"/>
    <w:rsid w:val="003D7DB9"/>
    <w:rsid w:val="003E1A11"/>
    <w:rsid w:val="003E1BB7"/>
    <w:rsid w:val="003E30B6"/>
    <w:rsid w:val="003E4EFC"/>
    <w:rsid w:val="003E5FFF"/>
    <w:rsid w:val="003E610D"/>
    <w:rsid w:val="003E6B53"/>
    <w:rsid w:val="003E6DB6"/>
    <w:rsid w:val="003E743F"/>
    <w:rsid w:val="003F3201"/>
    <w:rsid w:val="003F382A"/>
    <w:rsid w:val="003F39C9"/>
    <w:rsid w:val="003F4236"/>
    <w:rsid w:val="003F50AF"/>
    <w:rsid w:val="003F5640"/>
    <w:rsid w:val="003F6EF4"/>
    <w:rsid w:val="003F745A"/>
    <w:rsid w:val="003F7FF0"/>
    <w:rsid w:val="00400098"/>
    <w:rsid w:val="00400A5D"/>
    <w:rsid w:val="00401305"/>
    <w:rsid w:val="0040198F"/>
    <w:rsid w:val="00401E8A"/>
    <w:rsid w:val="004026B7"/>
    <w:rsid w:val="004036AB"/>
    <w:rsid w:val="00404090"/>
    <w:rsid w:val="00404158"/>
    <w:rsid w:val="004046DC"/>
    <w:rsid w:val="00405DD1"/>
    <w:rsid w:val="0040672A"/>
    <w:rsid w:val="00407B60"/>
    <w:rsid w:val="00407BD7"/>
    <w:rsid w:val="00410ADF"/>
    <w:rsid w:val="0041105A"/>
    <w:rsid w:val="00411597"/>
    <w:rsid w:val="00411716"/>
    <w:rsid w:val="00411B57"/>
    <w:rsid w:val="00412B0B"/>
    <w:rsid w:val="00412CDB"/>
    <w:rsid w:val="0041467D"/>
    <w:rsid w:val="00414950"/>
    <w:rsid w:val="00417752"/>
    <w:rsid w:val="0041788C"/>
    <w:rsid w:val="00421C3B"/>
    <w:rsid w:val="00422456"/>
    <w:rsid w:val="004244E6"/>
    <w:rsid w:val="00424A51"/>
    <w:rsid w:val="00425A7F"/>
    <w:rsid w:val="00426A44"/>
    <w:rsid w:val="004276E9"/>
    <w:rsid w:val="00430367"/>
    <w:rsid w:val="004304DB"/>
    <w:rsid w:val="0043052C"/>
    <w:rsid w:val="004309F5"/>
    <w:rsid w:val="004312FF"/>
    <w:rsid w:val="004316FA"/>
    <w:rsid w:val="00431F0C"/>
    <w:rsid w:val="00432E7C"/>
    <w:rsid w:val="00433A0D"/>
    <w:rsid w:val="00433A10"/>
    <w:rsid w:val="00433CEE"/>
    <w:rsid w:val="00433D53"/>
    <w:rsid w:val="004358AD"/>
    <w:rsid w:val="00435B2A"/>
    <w:rsid w:val="00435DD6"/>
    <w:rsid w:val="00435EAD"/>
    <w:rsid w:val="00436495"/>
    <w:rsid w:val="00437B42"/>
    <w:rsid w:val="004407CA"/>
    <w:rsid w:val="004408E6"/>
    <w:rsid w:val="00440A9F"/>
    <w:rsid w:val="00442870"/>
    <w:rsid w:val="0044356D"/>
    <w:rsid w:val="00444116"/>
    <w:rsid w:val="004442E5"/>
    <w:rsid w:val="004449A6"/>
    <w:rsid w:val="00444A46"/>
    <w:rsid w:val="004457AE"/>
    <w:rsid w:val="004466A4"/>
    <w:rsid w:val="00447C12"/>
    <w:rsid w:val="00447D36"/>
    <w:rsid w:val="0045193B"/>
    <w:rsid w:val="00452C98"/>
    <w:rsid w:val="00454E34"/>
    <w:rsid w:val="00456896"/>
    <w:rsid w:val="00456C95"/>
    <w:rsid w:val="00456FC2"/>
    <w:rsid w:val="00457799"/>
    <w:rsid w:val="00457E2C"/>
    <w:rsid w:val="00457F98"/>
    <w:rsid w:val="0046041E"/>
    <w:rsid w:val="00460994"/>
    <w:rsid w:val="0046131F"/>
    <w:rsid w:val="00461A9D"/>
    <w:rsid w:val="00462558"/>
    <w:rsid w:val="00462B8E"/>
    <w:rsid w:val="00467CB2"/>
    <w:rsid w:val="00470242"/>
    <w:rsid w:val="00470876"/>
    <w:rsid w:val="00470E15"/>
    <w:rsid w:val="004717D1"/>
    <w:rsid w:val="00471F8E"/>
    <w:rsid w:val="00472043"/>
    <w:rsid w:val="00473D02"/>
    <w:rsid w:val="004740BB"/>
    <w:rsid w:val="004746A7"/>
    <w:rsid w:val="00474969"/>
    <w:rsid w:val="00474DF6"/>
    <w:rsid w:val="0047515D"/>
    <w:rsid w:val="004767EC"/>
    <w:rsid w:val="004768D7"/>
    <w:rsid w:val="004773F7"/>
    <w:rsid w:val="00477715"/>
    <w:rsid w:val="00480062"/>
    <w:rsid w:val="00480554"/>
    <w:rsid w:val="004838A6"/>
    <w:rsid w:val="0048574C"/>
    <w:rsid w:val="00485C0B"/>
    <w:rsid w:val="00485D99"/>
    <w:rsid w:val="00487844"/>
    <w:rsid w:val="00487B8A"/>
    <w:rsid w:val="00490017"/>
    <w:rsid w:val="00490563"/>
    <w:rsid w:val="00491557"/>
    <w:rsid w:val="00491B49"/>
    <w:rsid w:val="00492039"/>
    <w:rsid w:val="00494082"/>
    <w:rsid w:val="00494C58"/>
    <w:rsid w:val="00495D08"/>
    <w:rsid w:val="00496AC2"/>
    <w:rsid w:val="00496F43"/>
    <w:rsid w:val="0049774B"/>
    <w:rsid w:val="004A1167"/>
    <w:rsid w:val="004A13DF"/>
    <w:rsid w:val="004A1666"/>
    <w:rsid w:val="004A2383"/>
    <w:rsid w:val="004A3F36"/>
    <w:rsid w:val="004A4BB0"/>
    <w:rsid w:val="004A57F9"/>
    <w:rsid w:val="004A60B0"/>
    <w:rsid w:val="004A64AF"/>
    <w:rsid w:val="004A6B3C"/>
    <w:rsid w:val="004A6B46"/>
    <w:rsid w:val="004A76C8"/>
    <w:rsid w:val="004A77C6"/>
    <w:rsid w:val="004A7CDF"/>
    <w:rsid w:val="004B10C3"/>
    <w:rsid w:val="004B1834"/>
    <w:rsid w:val="004B37B7"/>
    <w:rsid w:val="004B3CA7"/>
    <w:rsid w:val="004B4959"/>
    <w:rsid w:val="004B6337"/>
    <w:rsid w:val="004B6567"/>
    <w:rsid w:val="004B6FE1"/>
    <w:rsid w:val="004C01FF"/>
    <w:rsid w:val="004C1DF1"/>
    <w:rsid w:val="004C45A6"/>
    <w:rsid w:val="004C4A3E"/>
    <w:rsid w:val="004C6436"/>
    <w:rsid w:val="004C6C19"/>
    <w:rsid w:val="004C7745"/>
    <w:rsid w:val="004C77E2"/>
    <w:rsid w:val="004D1018"/>
    <w:rsid w:val="004D1BB1"/>
    <w:rsid w:val="004D242F"/>
    <w:rsid w:val="004D2618"/>
    <w:rsid w:val="004D33A9"/>
    <w:rsid w:val="004D5212"/>
    <w:rsid w:val="004D5FFE"/>
    <w:rsid w:val="004D631B"/>
    <w:rsid w:val="004D721D"/>
    <w:rsid w:val="004D7993"/>
    <w:rsid w:val="004D7A6D"/>
    <w:rsid w:val="004D7C9A"/>
    <w:rsid w:val="004E0015"/>
    <w:rsid w:val="004E06BC"/>
    <w:rsid w:val="004E0AD4"/>
    <w:rsid w:val="004E1543"/>
    <w:rsid w:val="004E26D7"/>
    <w:rsid w:val="004E34A6"/>
    <w:rsid w:val="004E364E"/>
    <w:rsid w:val="004E4F31"/>
    <w:rsid w:val="004E5785"/>
    <w:rsid w:val="004F308F"/>
    <w:rsid w:val="004F386E"/>
    <w:rsid w:val="004F411A"/>
    <w:rsid w:val="004F4C5C"/>
    <w:rsid w:val="004F5D24"/>
    <w:rsid w:val="004F6582"/>
    <w:rsid w:val="004F6850"/>
    <w:rsid w:val="00501E44"/>
    <w:rsid w:val="005024B7"/>
    <w:rsid w:val="00502D29"/>
    <w:rsid w:val="00502F76"/>
    <w:rsid w:val="00503B59"/>
    <w:rsid w:val="00504891"/>
    <w:rsid w:val="00505CFC"/>
    <w:rsid w:val="005065FA"/>
    <w:rsid w:val="00506930"/>
    <w:rsid w:val="00507BE7"/>
    <w:rsid w:val="00510485"/>
    <w:rsid w:val="00510846"/>
    <w:rsid w:val="00511E0F"/>
    <w:rsid w:val="00511EB6"/>
    <w:rsid w:val="00512AC8"/>
    <w:rsid w:val="0051382C"/>
    <w:rsid w:val="0051612C"/>
    <w:rsid w:val="00516470"/>
    <w:rsid w:val="00516949"/>
    <w:rsid w:val="00517D6D"/>
    <w:rsid w:val="005205DB"/>
    <w:rsid w:val="00521DEC"/>
    <w:rsid w:val="005222AC"/>
    <w:rsid w:val="00523B4E"/>
    <w:rsid w:val="00523D94"/>
    <w:rsid w:val="005242B8"/>
    <w:rsid w:val="0052440E"/>
    <w:rsid w:val="00525B30"/>
    <w:rsid w:val="00526587"/>
    <w:rsid w:val="00526F69"/>
    <w:rsid w:val="00530948"/>
    <w:rsid w:val="00530DD3"/>
    <w:rsid w:val="005338F6"/>
    <w:rsid w:val="005342C6"/>
    <w:rsid w:val="00534775"/>
    <w:rsid w:val="00535031"/>
    <w:rsid w:val="00535190"/>
    <w:rsid w:val="005351E5"/>
    <w:rsid w:val="00535F0F"/>
    <w:rsid w:val="00536598"/>
    <w:rsid w:val="00536DED"/>
    <w:rsid w:val="005373AA"/>
    <w:rsid w:val="0054273D"/>
    <w:rsid w:val="00545D3F"/>
    <w:rsid w:val="00545D53"/>
    <w:rsid w:val="00546D06"/>
    <w:rsid w:val="0055094C"/>
    <w:rsid w:val="00550A1A"/>
    <w:rsid w:val="00551382"/>
    <w:rsid w:val="0055169E"/>
    <w:rsid w:val="005518CD"/>
    <w:rsid w:val="00552AFE"/>
    <w:rsid w:val="00552BE8"/>
    <w:rsid w:val="00552DB0"/>
    <w:rsid w:val="0055337F"/>
    <w:rsid w:val="00553CE8"/>
    <w:rsid w:val="00553EB7"/>
    <w:rsid w:val="0055445C"/>
    <w:rsid w:val="00555BFD"/>
    <w:rsid w:val="00556F75"/>
    <w:rsid w:val="005604D0"/>
    <w:rsid w:val="00561200"/>
    <w:rsid w:val="00562705"/>
    <w:rsid w:val="00563430"/>
    <w:rsid w:val="00564C50"/>
    <w:rsid w:val="0056580B"/>
    <w:rsid w:val="00565C37"/>
    <w:rsid w:val="00566021"/>
    <w:rsid w:val="00566E2B"/>
    <w:rsid w:val="00567415"/>
    <w:rsid w:val="00570230"/>
    <w:rsid w:val="005703C1"/>
    <w:rsid w:val="00572110"/>
    <w:rsid w:val="0057645D"/>
    <w:rsid w:val="00577091"/>
    <w:rsid w:val="0057744D"/>
    <w:rsid w:val="00580129"/>
    <w:rsid w:val="00580BF5"/>
    <w:rsid w:val="00580DEC"/>
    <w:rsid w:val="00583064"/>
    <w:rsid w:val="0058365A"/>
    <w:rsid w:val="00583CE7"/>
    <w:rsid w:val="00584134"/>
    <w:rsid w:val="00584598"/>
    <w:rsid w:val="00584CAE"/>
    <w:rsid w:val="0058516E"/>
    <w:rsid w:val="005862E0"/>
    <w:rsid w:val="0058662B"/>
    <w:rsid w:val="005927BB"/>
    <w:rsid w:val="005937D3"/>
    <w:rsid w:val="005948E1"/>
    <w:rsid w:val="00597484"/>
    <w:rsid w:val="005A0077"/>
    <w:rsid w:val="005A01C2"/>
    <w:rsid w:val="005A0220"/>
    <w:rsid w:val="005A0AD7"/>
    <w:rsid w:val="005A0BBC"/>
    <w:rsid w:val="005A1AC5"/>
    <w:rsid w:val="005A3017"/>
    <w:rsid w:val="005A4E47"/>
    <w:rsid w:val="005A4EEB"/>
    <w:rsid w:val="005A6012"/>
    <w:rsid w:val="005B0EF7"/>
    <w:rsid w:val="005B115C"/>
    <w:rsid w:val="005B26E2"/>
    <w:rsid w:val="005B5116"/>
    <w:rsid w:val="005B6A72"/>
    <w:rsid w:val="005B78A5"/>
    <w:rsid w:val="005B7E25"/>
    <w:rsid w:val="005C0C6F"/>
    <w:rsid w:val="005C18A3"/>
    <w:rsid w:val="005C19F4"/>
    <w:rsid w:val="005C384E"/>
    <w:rsid w:val="005C3A58"/>
    <w:rsid w:val="005C3F69"/>
    <w:rsid w:val="005C41AE"/>
    <w:rsid w:val="005C71BF"/>
    <w:rsid w:val="005C7411"/>
    <w:rsid w:val="005C7DD8"/>
    <w:rsid w:val="005D0678"/>
    <w:rsid w:val="005D19CD"/>
    <w:rsid w:val="005D2D04"/>
    <w:rsid w:val="005D351E"/>
    <w:rsid w:val="005D3D09"/>
    <w:rsid w:val="005D653F"/>
    <w:rsid w:val="005D6BA7"/>
    <w:rsid w:val="005D6FC7"/>
    <w:rsid w:val="005D74DB"/>
    <w:rsid w:val="005D787A"/>
    <w:rsid w:val="005D7B0A"/>
    <w:rsid w:val="005E11AE"/>
    <w:rsid w:val="005E3597"/>
    <w:rsid w:val="005E4E3E"/>
    <w:rsid w:val="005E57AE"/>
    <w:rsid w:val="005E7012"/>
    <w:rsid w:val="005E7AC9"/>
    <w:rsid w:val="005F0CC0"/>
    <w:rsid w:val="005F27E2"/>
    <w:rsid w:val="005F5117"/>
    <w:rsid w:val="005F6064"/>
    <w:rsid w:val="005F653C"/>
    <w:rsid w:val="005F6AEF"/>
    <w:rsid w:val="005F6DF3"/>
    <w:rsid w:val="005F7B2D"/>
    <w:rsid w:val="00601865"/>
    <w:rsid w:val="00602498"/>
    <w:rsid w:val="00603505"/>
    <w:rsid w:val="006038E9"/>
    <w:rsid w:val="0060478A"/>
    <w:rsid w:val="006050C5"/>
    <w:rsid w:val="006072E0"/>
    <w:rsid w:val="006122CB"/>
    <w:rsid w:val="00612563"/>
    <w:rsid w:val="00612E06"/>
    <w:rsid w:val="0061371A"/>
    <w:rsid w:val="0061384E"/>
    <w:rsid w:val="00614188"/>
    <w:rsid w:val="006167B7"/>
    <w:rsid w:val="006219EB"/>
    <w:rsid w:val="006223BF"/>
    <w:rsid w:val="00622845"/>
    <w:rsid w:val="00622E9A"/>
    <w:rsid w:val="0062346F"/>
    <w:rsid w:val="00624423"/>
    <w:rsid w:val="00624479"/>
    <w:rsid w:val="00624822"/>
    <w:rsid w:val="0062501F"/>
    <w:rsid w:val="006256E1"/>
    <w:rsid w:val="00630DE2"/>
    <w:rsid w:val="00631EEE"/>
    <w:rsid w:val="006321C8"/>
    <w:rsid w:val="00632EAA"/>
    <w:rsid w:val="00633392"/>
    <w:rsid w:val="00633B29"/>
    <w:rsid w:val="00634F78"/>
    <w:rsid w:val="0063507D"/>
    <w:rsid w:val="00636B25"/>
    <w:rsid w:val="0063799D"/>
    <w:rsid w:val="006402E1"/>
    <w:rsid w:val="006414A6"/>
    <w:rsid w:val="0064177B"/>
    <w:rsid w:val="00641ADF"/>
    <w:rsid w:val="00642421"/>
    <w:rsid w:val="0064265F"/>
    <w:rsid w:val="00642874"/>
    <w:rsid w:val="00643ABE"/>
    <w:rsid w:val="00643B62"/>
    <w:rsid w:val="00643FF6"/>
    <w:rsid w:val="00644339"/>
    <w:rsid w:val="0064502E"/>
    <w:rsid w:val="0064573C"/>
    <w:rsid w:val="006471BC"/>
    <w:rsid w:val="00647E39"/>
    <w:rsid w:val="0065064A"/>
    <w:rsid w:val="00650673"/>
    <w:rsid w:val="00650D93"/>
    <w:rsid w:val="00650DBB"/>
    <w:rsid w:val="00652EA9"/>
    <w:rsid w:val="0065380F"/>
    <w:rsid w:val="00653C90"/>
    <w:rsid w:val="00653CB1"/>
    <w:rsid w:val="00654568"/>
    <w:rsid w:val="0065477C"/>
    <w:rsid w:val="00654A97"/>
    <w:rsid w:val="00654BE2"/>
    <w:rsid w:val="00655023"/>
    <w:rsid w:val="00655CE2"/>
    <w:rsid w:val="00657F03"/>
    <w:rsid w:val="00657FC2"/>
    <w:rsid w:val="006604C7"/>
    <w:rsid w:val="0066063A"/>
    <w:rsid w:val="00661390"/>
    <w:rsid w:val="0066300F"/>
    <w:rsid w:val="006636D5"/>
    <w:rsid w:val="00663F3D"/>
    <w:rsid w:val="00664402"/>
    <w:rsid w:val="006646C1"/>
    <w:rsid w:val="00665A0F"/>
    <w:rsid w:val="0066651B"/>
    <w:rsid w:val="006669D2"/>
    <w:rsid w:val="00667E7F"/>
    <w:rsid w:val="006701BE"/>
    <w:rsid w:val="00670FD4"/>
    <w:rsid w:val="006715BD"/>
    <w:rsid w:val="006717FD"/>
    <w:rsid w:val="00671C37"/>
    <w:rsid w:val="00672284"/>
    <w:rsid w:val="00672448"/>
    <w:rsid w:val="00672C2A"/>
    <w:rsid w:val="00674663"/>
    <w:rsid w:val="006762AB"/>
    <w:rsid w:val="00677128"/>
    <w:rsid w:val="00680055"/>
    <w:rsid w:val="00681862"/>
    <w:rsid w:val="00681CC5"/>
    <w:rsid w:val="0068271B"/>
    <w:rsid w:val="006832E1"/>
    <w:rsid w:val="00683974"/>
    <w:rsid w:val="006871BF"/>
    <w:rsid w:val="00691E73"/>
    <w:rsid w:val="00693B1A"/>
    <w:rsid w:val="0069445C"/>
    <w:rsid w:val="00697440"/>
    <w:rsid w:val="00697D64"/>
    <w:rsid w:val="006A05D2"/>
    <w:rsid w:val="006A083B"/>
    <w:rsid w:val="006A245E"/>
    <w:rsid w:val="006A2DFD"/>
    <w:rsid w:val="006A38D4"/>
    <w:rsid w:val="006A3F99"/>
    <w:rsid w:val="006A45F1"/>
    <w:rsid w:val="006A46C0"/>
    <w:rsid w:val="006A512B"/>
    <w:rsid w:val="006A6160"/>
    <w:rsid w:val="006A6739"/>
    <w:rsid w:val="006A7046"/>
    <w:rsid w:val="006A7720"/>
    <w:rsid w:val="006A777E"/>
    <w:rsid w:val="006B007A"/>
    <w:rsid w:val="006B00D1"/>
    <w:rsid w:val="006B068C"/>
    <w:rsid w:val="006B0E27"/>
    <w:rsid w:val="006B139A"/>
    <w:rsid w:val="006B2641"/>
    <w:rsid w:val="006B2D4A"/>
    <w:rsid w:val="006B37E5"/>
    <w:rsid w:val="006B37F9"/>
    <w:rsid w:val="006B49E3"/>
    <w:rsid w:val="006B4E27"/>
    <w:rsid w:val="006B6D5D"/>
    <w:rsid w:val="006B7355"/>
    <w:rsid w:val="006B76FE"/>
    <w:rsid w:val="006B7948"/>
    <w:rsid w:val="006B7AD0"/>
    <w:rsid w:val="006C03C1"/>
    <w:rsid w:val="006C11C1"/>
    <w:rsid w:val="006C17F8"/>
    <w:rsid w:val="006C1A7B"/>
    <w:rsid w:val="006C2111"/>
    <w:rsid w:val="006C29A0"/>
    <w:rsid w:val="006C2F66"/>
    <w:rsid w:val="006C3877"/>
    <w:rsid w:val="006C42DF"/>
    <w:rsid w:val="006C4509"/>
    <w:rsid w:val="006C4865"/>
    <w:rsid w:val="006C4943"/>
    <w:rsid w:val="006C5633"/>
    <w:rsid w:val="006C58BC"/>
    <w:rsid w:val="006C6683"/>
    <w:rsid w:val="006C6EB7"/>
    <w:rsid w:val="006D0730"/>
    <w:rsid w:val="006D165E"/>
    <w:rsid w:val="006D1B5B"/>
    <w:rsid w:val="006D3261"/>
    <w:rsid w:val="006D616C"/>
    <w:rsid w:val="006D7179"/>
    <w:rsid w:val="006E002D"/>
    <w:rsid w:val="006E12EA"/>
    <w:rsid w:val="006E15BA"/>
    <w:rsid w:val="006E168D"/>
    <w:rsid w:val="006E20BD"/>
    <w:rsid w:val="006E24F0"/>
    <w:rsid w:val="006E291A"/>
    <w:rsid w:val="006E2F11"/>
    <w:rsid w:val="006E36A1"/>
    <w:rsid w:val="006E4312"/>
    <w:rsid w:val="006E4ECB"/>
    <w:rsid w:val="006F00D8"/>
    <w:rsid w:val="006F196F"/>
    <w:rsid w:val="006F2AEE"/>
    <w:rsid w:val="006F3592"/>
    <w:rsid w:val="006F4398"/>
    <w:rsid w:val="006F4EC7"/>
    <w:rsid w:val="006F612E"/>
    <w:rsid w:val="006F6C37"/>
    <w:rsid w:val="006F71BD"/>
    <w:rsid w:val="006F729F"/>
    <w:rsid w:val="00700658"/>
    <w:rsid w:val="00707680"/>
    <w:rsid w:val="00707E16"/>
    <w:rsid w:val="007112AC"/>
    <w:rsid w:val="00711ED0"/>
    <w:rsid w:val="007123BA"/>
    <w:rsid w:val="00713C8D"/>
    <w:rsid w:val="00714032"/>
    <w:rsid w:val="0071530A"/>
    <w:rsid w:val="007178C2"/>
    <w:rsid w:val="0072051D"/>
    <w:rsid w:val="0072146A"/>
    <w:rsid w:val="00721F8F"/>
    <w:rsid w:val="00723015"/>
    <w:rsid w:val="0072499B"/>
    <w:rsid w:val="00725CBB"/>
    <w:rsid w:val="00726697"/>
    <w:rsid w:val="0072754F"/>
    <w:rsid w:val="00727AA8"/>
    <w:rsid w:val="007302B9"/>
    <w:rsid w:val="007351D8"/>
    <w:rsid w:val="00736B56"/>
    <w:rsid w:val="00740781"/>
    <w:rsid w:val="007414DB"/>
    <w:rsid w:val="00741941"/>
    <w:rsid w:val="0074298D"/>
    <w:rsid w:val="00742D78"/>
    <w:rsid w:val="00742F6B"/>
    <w:rsid w:val="00743929"/>
    <w:rsid w:val="00743FDD"/>
    <w:rsid w:val="0074436C"/>
    <w:rsid w:val="00744AED"/>
    <w:rsid w:val="00745AD0"/>
    <w:rsid w:val="00746B23"/>
    <w:rsid w:val="007502B6"/>
    <w:rsid w:val="0075099E"/>
    <w:rsid w:val="00750CCF"/>
    <w:rsid w:val="00751526"/>
    <w:rsid w:val="007540D6"/>
    <w:rsid w:val="0075418C"/>
    <w:rsid w:val="007554A9"/>
    <w:rsid w:val="007571AC"/>
    <w:rsid w:val="007575A9"/>
    <w:rsid w:val="00757AE7"/>
    <w:rsid w:val="007601EE"/>
    <w:rsid w:val="007608E3"/>
    <w:rsid w:val="00760DD7"/>
    <w:rsid w:val="0076128A"/>
    <w:rsid w:val="00761DDC"/>
    <w:rsid w:val="00763857"/>
    <w:rsid w:val="00763B84"/>
    <w:rsid w:val="00763EC3"/>
    <w:rsid w:val="00764230"/>
    <w:rsid w:val="00764D36"/>
    <w:rsid w:val="00766F7E"/>
    <w:rsid w:val="00767710"/>
    <w:rsid w:val="00770074"/>
    <w:rsid w:val="00770131"/>
    <w:rsid w:val="00771012"/>
    <w:rsid w:val="007721A4"/>
    <w:rsid w:val="0077220E"/>
    <w:rsid w:val="007734E3"/>
    <w:rsid w:val="00774E52"/>
    <w:rsid w:val="00776AED"/>
    <w:rsid w:val="00777355"/>
    <w:rsid w:val="007822AF"/>
    <w:rsid w:val="00782CA6"/>
    <w:rsid w:val="0078494C"/>
    <w:rsid w:val="00784DAE"/>
    <w:rsid w:val="007870C7"/>
    <w:rsid w:val="00787351"/>
    <w:rsid w:val="00787381"/>
    <w:rsid w:val="00787615"/>
    <w:rsid w:val="00790092"/>
    <w:rsid w:val="00792825"/>
    <w:rsid w:val="00793A86"/>
    <w:rsid w:val="007A07F5"/>
    <w:rsid w:val="007A1543"/>
    <w:rsid w:val="007A16D6"/>
    <w:rsid w:val="007A2C20"/>
    <w:rsid w:val="007A528F"/>
    <w:rsid w:val="007A54A5"/>
    <w:rsid w:val="007A601B"/>
    <w:rsid w:val="007A6824"/>
    <w:rsid w:val="007B372B"/>
    <w:rsid w:val="007B3E06"/>
    <w:rsid w:val="007B5C73"/>
    <w:rsid w:val="007B704F"/>
    <w:rsid w:val="007B71F7"/>
    <w:rsid w:val="007B7FE2"/>
    <w:rsid w:val="007C0212"/>
    <w:rsid w:val="007C0339"/>
    <w:rsid w:val="007C1110"/>
    <w:rsid w:val="007C2453"/>
    <w:rsid w:val="007C2A03"/>
    <w:rsid w:val="007C2D67"/>
    <w:rsid w:val="007C2F1E"/>
    <w:rsid w:val="007C3C81"/>
    <w:rsid w:val="007C43E4"/>
    <w:rsid w:val="007C466B"/>
    <w:rsid w:val="007C66CE"/>
    <w:rsid w:val="007C6922"/>
    <w:rsid w:val="007C6F06"/>
    <w:rsid w:val="007C784B"/>
    <w:rsid w:val="007C78B1"/>
    <w:rsid w:val="007D0571"/>
    <w:rsid w:val="007D2372"/>
    <w:rsid w:val="007D249B"/>
    <w:rsid w:val="007D2F13"/>
    <w:rsid w:val="007D62E7"/>
    <w:rsid w:val="007E01F4"/>
    <w:rsid w:val="007E0A2B"/>
    <w:rsid w:val="007E0D69"/>
    <w:rsid w:val="007E14D4"/>
    <w:rsid w:val="007E15AD"/>
    <w:rsid w:val="007E24F0"/>
    <w:rsid w:val="007E2C25"/>
    <w:rsid w:val="007E360E"/>
    <w:rsid w:val="007E3C24"/>
    <w:rsid w:val="007E4DA1"/>
    <w:rsid w:val="007E62AA"/>
    <w:rsid w:val="007E6ECD"/>
    <w:rsid w:val="007E7238"/>
    <w:rsid w:val="007E7458"/>
    <w:rsid w:val="007F191B"/>
    <w:rsid w:val="007F2448"/>
    <w:rsid w:val="007F247E"/>
    <w:rsid w:val="007F254F"/>
    <w:rsid w:val="007F2E5A"/>
    <w:rsid w:val="007F38FA"/>
    <w:rsid w:val="007F45EE"/>
    <w:rsid w:val="007F508C"/>
    <w:rsid w:val="007F6C0B"/>
    <w:rsid w:val="007F7253"/>
    <w:rsid w:val="008000AA"/>
    <w:rsid w:val="00801847"/>
    <w:rsid w:val="00801A3B"/>
    <w:rsid w:val="0080299B"/>
    <w:rsid w:val="0080363E"/>
    <w:rsid w:val="008052A7"/>
    <w:rsid w:val="0080544F"/>
    <w:rsid w:val="008059C5"/>
    <w:rsid w:val="00810169"/>
    <w:rsid w:val="00810383"/>
    <w:rsid w:val="00810A7F"/>
    <w:rsid w:val="00811124"/>
    <w:rsid w:val="00811428"/>
    <w:rsid w:val="00811674"/>
    <w:rsid w:val="00811E7E"/>
    <w:rsid w:val="00812534"/>
    <w:rsid w:val="00814013"/>
    <w:rsid w:val="00814A00"/>
    <w:rsid w:val="00814E15"/>
    <w:rsid w:val="00821AC2"/>
    <w:rsid w:val="0082333D"/>
    <w:rsid w:val="00823E1B"/>
    <w:rsid w:val="00825465"/>
    <w:rsid w:val="00826ABA"/>
    <w:rsid w:val="008270CA"/>
    <w:rsid w:val="0083021E"/>
    <w:rsid w:val="00830797"/>
    <w:rsid w:val="00830960"/>
    <w:rsid w:val="00831C4C"/>
    <w:rsid w:val="00831FCB"/>
    <w:rsid w:val="00832D72"/>
    <w:rsid w:val="00832D85"/>
    <w:rsid w:val="00833E21"/>
    <w:rsid w:val="008340D5"/>
    <w:rsid w:val="0083436F"/>
    <w:rsid w:val="0083454A"/>
    <w:rsid w:val="00834EBF"/>
    <w:rsid w:val="008357A1"/>
    <w:rsid w:val="008358C6"/>
    <w:rsid w:val="00835D99"/>
    <w:rsid w:val="00836CA4"/>
    <w:rsid w:val="0083702E"/>
    <w:rsid w:val="008405B4"/>
    <w:rsid w:val="00841972"/>
    <w:rsid w:val="00841E6E"/>
    <w:rsid w:val="00841F60"/>
    <w:rsid w:val="008427E9"/>
    <w:rsid w:val="00843B7A"/>
    <w:rsid w:val="00843EB3"/>
    <w:rsid w:val="00846131"/>
    <w:rsid w:val="00850246"/>
    <w:rsid w:val="008507B6"/>
    <w:rsid w:val="00852E21"/>
    <w:rsid w:val="00853E3C"/>
    <w:rsid w:val="00854686"/>
    <w:rsid w:val="008555F5"/>
    <w:rsid w:val="00856951"/>
    <w:rsid w:val="00856BD5"/>
    <w:rsid w:val="00856F33"/>
    <w:rsid w:val="008605BE"/>
    <w:rsid w:val="00861220"/>
    <w:rsid w:val="00861CCB"/>
    <w:rsid w:val="00861D46"/>
    <w:rsid w:val="008660E4"/>
    <w:rsid w:val="0086611C"/>
    <w:rsid w:val="0087028A"/>
    <w:rsid w:val="008715FC"/>
    <w:rsid w:val="008726D5"/>
    <w:rsid w:val="008727BA"/>
    <w:rsid w:val="0087293E"/>
    <w:rsid w:val="00873278"/>
    <w:rsid w:val="008732E3"/>
    <w:rsid w:val="00873502"/>
    <w:rsid w:val="00875311"/>
    <w:rsid w:val="00875606"/>
    <w:rsid w:val="008779B6"/>
    <w:rsid w:val="008801FB"/>
    <w:rsid w:val="00881153"/>
    <w:rsid w:val="008811C0"/>
    <w:rsid w:val="00881834"/>
    <w:rsid w:val="0088186F"/>
    <w:rsid w:val="0088188E"/>
    <w:rsid w:val="00882048"/>
    <w:rsid w:val="008821F1"/>
    <w:rsid w:val="00882457"/>
    <w:rsid w:val="00882B90"/>
    <w:rsid w:val="008847E3"/>
    <w:rsid w:val="008853E3"/>
    <w:rsid w:val="008874EF"/>
    <w:rsid w:val="0088763B"/>
    <w:rsid w:val="00887955"/>
    <w:rsid w:val="008879E4"/>
    <w:rsid w:val="008907BC"/>
    <w:rsid w:val="008908AD"/>
    <w:rsid w:val="008946B6"/>
    <w:rsid w:val="00895437"/>
    <w:rsid w:val="00895A92"/>
    <w:rsid w:val="00895FB2"/>
    <w:rsid w:val="008960A5"/>
    <w:rsid w:val="008960AB"/>
    <w:rsid w:val="00896A98"/>
    <w:rsid w:val="008975B4"/>
    <w:rsid w:val="008A15ED"/>
    <w:rsid w:val="008A2582"/>
    <w:rsid w:val="008A3FB8"/>
    <w:rsid w:val="008A450F"/>
    <w:rsid w:val="008A490A"/>
    <w:rsid w:val="008A51F3"/>
    <w:rsid w:val="008A655F"/>
    <w:rsid w:val="008A65CB"/>
    <w:rsid w:val="008A7294"/>
    <w:rsid w:val="008A75E8"/>
    <w:rsid w:val="008B12F5"/>
    <w:rsid w:val="008B1D98"/>
    <w:rsid w:val="008B4259"/>
    <w:rsid w:val="008B4B43"/>
    <w:rsid w:val="008B59F5"/>
    <w:rsid w:val="008B5B6B"/>
    <w:rsid w:val="008B66CC"/>
    <w:rsid w:val="008B6868"/>
    <w:rsid w:val="008B72C3"/>
    <w:rsid w:val="008C0145"/>
    <w:rsid w:val="008C0630"/>
    <w:rsid w:val="008C1462"/>
    <w:rsid w:val="008C1658"/>
    <w:rsid w:val="008C1A74"/>
    <w:rsid w:val="008C2D0C"/>
    <w:rsid w:val="008C3AD7"/>
    <w:rsid w:val="008C60CB"/>
    <w:rsid w:val="008C79C1"/>
    <w:rsid w:val="008D156E"/>
    <w:rsid w:val="008D1B2B"/>
    <w:rsid w:val="008D2BAB"/>
    <w:rsid w:val="008D2D9D"/>
    <w:rsid w:val="008D36E9"/>
    <w:rsid w:val="008D638E"/>
    <w:rsid w:val="008D7839"/>
    <w:rsid w:val="008E04CF"/>
    <w:rsid w:val="008E29E5"/>
    <w:rsid w:val="008E362A"/>
    <w:rsid w:val="008E3D3E"/>
    <w:rsid w:val="008E3E25"/>
    <w:rsid w:val="008E4D6F"/>
    <w:rsid w:val="008E77A9"/>
    <w:rsid w:val="008E784A"/>
    <w:rsid w:val="008E7DC3"/>
    <w:rsid w:val="008F0479"/>
    <w:rsid w:val="008F1A42"/>
    <w:rsid w:val="008F1D66"/>
    <w:rsid w:val="008F228B"/>
    <w:rsid w:val="008F2737"/>
    <w:rsid w:val="008F29E9"/>
    <w:rsid w:val="008F2BDE"/>
    <w:rsid w:val="008F3736"/>
    <w:rsid w:val="008F3EDD"/>
    <w:rsid w:val="008F41B1"/>
    <w:rsid w:val="008F5B1F"/>
    <w:rsid w:val="008F7D62"/>
    <w:rsid w:val="00900254"/>
    <w:rsid w:val="00900563"/>
    <w:rsid w:val="00900F8B"/>
    <w:rsid w:val="00903907"/>
    <w:rsid w:val="009039DB"/>
    <w:rsid w:val="009040AA"/>
    <w:rsid w:val="009047E6"/>
    <w:rsid w:val="00905816"/>
    <w:rsid w:val="00905833"/>
    <w:rsid w:val="00906CFB"/>
    <w:rsid w:val="00906F1E"/>
    <w:rsid w:val="00910BEA"/>
    <w:rsid w:val="0091127F"/>
    <w:rsid w:val="00911DDD"/>
    <w:rsid w:val="00912B85"/>
    <w:rsid w:val="009130D8"/>
    <w:rsid w:val="009136EB"/>
    <w:rsid w:val="00917A4E"/>
    <w:rsid w:val="00917B44"/>
    <w:rsid w:val="00923DEB"/>
    <w:rsid w:val="0092446A"/>
    <w:rsid w:val="00924E86"/>
    <w:rsid w:val="00925468"/>
    <w:rsid w:val="00925756"/>
    <w:rsid w:val="00925888"/>
    <w:rsid w:val="00925CD3"/>
    <w:rsid w:val="00927DFE"/>
    <w:rsid w:val="0093193B"/>
    <w:rsid w:val="0093207E"/>
    <w:rsid w:val="009328C4"/>
    <w:rsid w:val="00933D2B"/>
    <w:rsid w:val="00934416"/>
    <w:rsid w:val="00936858"/>
    <w:rsid w:val="00936D7B"/>
    <w:rsid w:val="0093710F"/>
    <w:rsid w:val="00937FC1"/>
    <w:rsid w:val="009402CE"/>
    <w:rsid w:val="009403C8"/>
    <w:rsid w:val="009406DC"/>
    <w:rsid w:val="00940BE8"/>
    <w:rsid w:val="00941CC0"/>
    <w:rsid w:val="009422A8"/>
    <w:rsid w:val="0094260D"/>
    <w:rsid w:val="00942FF6"/>
    <w:rsid w:val="00943398"/>
    <w:rsid w:val="0094399A"/>
    <w:rsid w:val="009439FA"/>
    <w:rsid w:val="00944666"/>
    <w:rsid w:val="00945745"/>
    <w:rsid w:val="00945FA5"/>
    <w:rsid w:val="009464C9"/>
    <w:rsid w:val="00946EA6"/>
    <w:rsid w:val="00947237"/>
    <w:rsid w:val="00947372"/>
    <w:rsid w:val="00947D4D"/>
    <w:rsid w:val="009507DC"/>
    <w:rsid w:val="00952292"/>
    <w:rsid w:val="00952753"/>
    <w:rsid w:val="00953D6D"/>
    <w:rsid w:val="009545C5"/>
    <w:rsid w:val="00956490"/>
    <w:rsid w:val="00956A69"/>
    <w:rsid w:val="00964077"/>
    <w:rsid w:val="0096435C"/>
    <w:rsid w:val="00964691"/>
    <w:rsid w:val="009655E2"/>
    <w:rsid w:val="009667D9"/>
    <w:rsid w:val="00970964"/>
    <w:rsid w:val="00971119"/>
    <w:rsid w:val="00971A02"/>
    <w:rsid w:val="0097243C"/>
    <w:rsid w:val="00975876"/>
    <w:rsid w:val="00975C73"/>
    <w:rsid w:val="0097676C"/>
    <w:rsid w:val="0097709D"/>
    <w:rsid w:val="009774A8"/>
    <w:rsid w:val="00980725"/>
    <w:rsid w:val="009820C7"/>
    <w:rsid w:val="00983348"/>
    <w:rsid w:val="009834EC"/>
    <w:rsid w:val="00984A2D"/>
    <w:rsid w:val="00984B06"/>
    <w:rsid w:val="00984BD0"/>
    <w:rsid w:val="00984D3E"/>
    <w:rsid w:val="00986AFE"/>
    <w:rsid w:val="00986DA5"/>
    <w:rsid w:val="00987F28"/>
    <w:rsid w:val="00993609"/>
    <w:rsid w:val="009938BC"/>
    <w:rsid w:val="00994050"/>
    <w:rsid w:val="00994CA6"/>
    <w:rsid w:val="00994DBE"/>
    <w:rsid w:val="00994DE6"/>
    <w:rsid w:val="0099561B"/>
    <w:rsid w:val="00997A88"/>
    <w:rsid w:val="009A01C6"/>
    <w:rsid w:val="009A1009"/>
    <w:rsid w:val="009A18F5"/>
    <w:rsid w:val="009A372A"/>
    <w:rsid w:val="009A589F"/>
    <w:rsid w:val="009A627D"/>
    <w:rsid w:val="009A6F2E"/>
    <w:rsid w:val="009A723B"/>
    <w:rsid w:val="009A74B1"/>
    <w:rsid w:val="009A7D3E"/>
    <w:rsid w:val="009B197F"/>
    <w:rsid w:val="009B2745"/>
    <w:rsid w:val="009B4437"/>
    <w:rsid w:val="009B6ADA"/>
    <w:rsid w:val="009B74AF"/>
    <w:rsid w:val="009C06CB"/>
    <w:rsid w:val="009C12A5"/>
    <w:rsid w:val="009C2ADC"/>
    <w:rsid w:val="009C32D3"/>
    <w:rsid w:val="009C3D9C"/>
    <w:rsid w:val="009C44AC"/>
    <w:rsid w:val="009C497C"/>
    <w:rsid w:val="009C520E"/>
    <w:rsid w:val="009C53C0"/>
    <w:rsid w:val="009C5506"/>
    <w:rsid w:val="009C6438"/>
    <w:rsid w:val="009C72A0"/>
    <w:rsid w:val="009C7E0B"/>
    <w:rsid w:val="009D02C3"/>
    <w:rsid w:val="009D05FB"/>
    <w:rsid w:val="009D1196"/>
    <w:rsid w:val="009D1E0F"/>
    <w:rsid w:val="009D1FA6"/>
    <w:rsid w:val="009D21AC"/>
    <w:rsid w:val="009D2DF1"/>
    <w:rsid w:val="009D32F7"/>
    <w:rsid w:val="009D34C1"/>
    <w:rsid w:val="009D4BF7"/>
    <w:rsid w:val="009D60A9"/>
    <w:rsid w:val="009D6250"/>
    <w:rsid w:val="009D70EB"/>
    <w:rsid w:val="009D78BA"/>
    <w:rsid w:val="009E00E9"/>
    <w:rsid w:val="009E0431"/>
    <w:rsid w:val="009E1A05"/>
    <w:rsid w:val="009E1A51"/>
    <w:rsid w:val="009E295F"/>
    <w:rsid w:val="009E4F1D"/>
    <w:rsid w:val="009E510E"/>
    <w:rsid w:val="009E68FC"/>
    <w:rsid w:val="009E7A16"/>
    <w:rsid w:val="009F117E"/>
    <w:rsid w:val="009F14DB"/>
    <w:rsid w:val="009F189E"/>
    <w:rsid w:val="009F1911"/>
    <w:rsid w:val="009F2116"/>
    <w:rsid w:val="009F2F6F"/>
    <w:rsid w:val="009F5A95"/>
    <w:rsid w:val="009F6356"/>
    <w:rsid w:val="009F719A"/>
    <w:rsid w:val="009F79E9"/>
    <w:rsid w:val="00A02F10"/>
    <w:rsid w:val="00A03715"/>
    <w:rsid w:val="00A038C7"/>
    <w:rsid w:val="00A05036"/>
    <w:rsid w:val="00A056BC"/>
    <w:rsid w:val="00A05CE3"/>
    <w:rsid w:val="00A07025"/>
    <w:rsid w:val="00A07C9B"/>
    <w:rsid w:val="00A105FF"/>
    <w:rsid w:val="00A121B9"/>
    <w:rsid w:val="00A1303B"/>
    <w:rsid w:val="00A1343D"/>
    <w:rsid w:val="00A140F9"/>
    <w:rsid w:val="00A14EFC"/>
    <w:rsid w:val="00A1504D"/>
    <w:rsid w:val="00A1636C"/>
    <w:rsid w:val="00A165AD"/>
    <w:rsid w:val="00A16686"/>
    <w:rsid w:val="00A1698F"/>
    <w:rsid w:val="00A16990"/>
    <w:rsid w:val="00A17D32"/>
    <w:rsid w:val="00A20D8C"/>
    <w:rsid w:val="00A21927"/>
    <w:rsid w:val="00A228EC"/>
    <w:rsid w:val="00A2339B"/>
    <w:rsid w:val="00A240BF"/>
    <w:rsid w:val="00A2453E"/>
    <w:rsid w:val="00A27889"/>
    <w:rsid w:val="00A3070E"/>
    <w:rsid w:val="00A311B8"/>
    <w:rsid w:val="00A315CA"/>
    <w:rsid w:val="00A32010"/>
    <w:rsid w:val="00A32446"/>
    <w:rsid w:val="00A32D2F"/>
    <w:rsid w:val="00A3335C"/>
    <w:rsid w:val="00A3390E"/>
    <w:rsid w:val="00A355B7"/>
    <w:rsid w:val="00A3729E"/>
    <w:rsid w:val="00A40210"/>
    <w:rsid w:val="00A424C5"/>
    <w:rsid w:val="00A42863"/>
    <w:rsid w:val="00A44CC9"/>
    <w:rsid w:val="00A45389"/>
    <w:rsid w:val="00A45FA8"/>
    <w:rsid w:val="00A46CE5"/>
    <w:rsid w:val="00A47B1C"/>
    <w:rsid w:val="00A503E9"/>
    <w:rsid w:val="00A50713"/>
    <w:rsid w:val="00A514BE"/>
    <w:rsid w:val="00A53D11"/>
    <w:rsid w:val="00A53F6D"/>
    <w:rsid w:val="00A5476E"/>
    <w:rsid w:val="00A579C4"/>
    <w:rsid w:val="00A65F5E"/>
    <w:rsid w:val="00A65FE1"/>
    <w:rsid w:val="00A66FC0"/>
    <w:rsid w:val="00A67640"/>
    <w:rsid w:val="00A733BA"/>
    <w:rsid w:val="00A73ACE"/>
    <w:rsid w:val="00A73D7E"/>
    <w:rsid w:val="00A75BBC"/>
    <w:rsid w:val="00A75EC9"/>
    <w:rsid w:val="00A75FA9"/>
    <w:rsid w:val="00A7607D"/>
    <w:rsid w:val="00A773CD"/>
    <w:rsid w:val="00A77D91"/>
    <w:rsid w:val="00A81EA1"/>
    <w:rsid w:val="00A82180"/>
    <w:rsid w:val="00A831A7"/>
    <w:rsid w:val="00A835F3"/>
    <w:rsid w:val="00A836E9"/>
    <w:rsid w:val="00A83FEE"/>
    <w:rsid w:val="00A842A5"/>
    <w:rsid w:val="00A8462A"/>
    <w:rsid w:val="00A8486E"/>
    <w:rsid w:val="00A853E8"/>
    <w:rsid w:val="00A87465"/>
    <w:rsid w:val="00A9105B"/>
    <w:rsid w:val="00A91252"/>
    <w:rsid w:val="00A914E1"/>
    <w:rsid w:val="00A923C7"/>
    <w:rsid w:val="00A925B0"/>
    <w:rsid w:val="00A92E94"/>
    <w:rsid w:val="00A93B69"/>
    <w:rsid w:val="00A94463"/>
    <w:rsid w:val="00A9446A"/>
    <w:rsid w:val="00A94C7A"/>
    <w:rsid w:val="00A94E1F"/>
    <w:rsid w:val="00A94FF6"/>
    <w:rsid w:val="00A95CEB"/>
    <w:rsid w:val="00A9632E"/>
    <w:rsid w:val="00A9645C"/>
    <w:rsid w:val="00AA0091"/>
    <w:rsid w:val="00AA097C"/>
    <w:rsid w:val="00AA1803"/>
    <w:rsid w:val="00AA28B6"/>
    <w:rsid w:val="00AA3CCC"/>
    <w:rsid w:val="00AA61C3"/>
    <w:rsid w:val="00AA6A49"/>
    <w:rsid w:val="00AA7556"/>
    <w:rsid w:val="00AB16AB"/>
    <w:rsid w:val="00AB3562"/>
    <w:rsid w:val="00AB3BE3"/>
    <w:rsid w:val="00AB3ED2"/>
    <w:rsid w:val="00AB47D4"/>
    <w:rsid w:val="00AB745F"/>
    <w:rsid w:val="00AB7708"/>
    <w:rsid w:val="00AC15B3"/>
    <w:rsid w:val="00AC218A"/>
    <w:rsid w:val="00AC2575"/>
    <w:rsid w:val="00AC383C"/>
    <w:rsid w:val="00AC4B2F"/>
    <w:rsid w:val="00AC549E"/>
    <w:rsid w:val="00AC5EDB"/>
    <w:rsid w:val="00AC6B51"/>
    <w:rsid w:val="00AC7C13"/>
    <w:rsid w:val="00AD455A"/>
    <w:rsid w:val="00AD4B4C"/>
    <w:rsid w:val="00AD5803"/>
    <w:rsid w:val="00AD5FAD"/>
    <w:rsid w:val="00AD6581"/>
    <w:rsid w:val="00AD6E66"/>
    <w:rsid w:val="00AD7394"/>
    <w:rsid w:val="00AE03B8"/>
    <w:rsid w:val="00AE28F9"/>
    <w:rsid w:val="00AE2E6B"/>
    <w:rsid w:val="00AE43EE"/>
    <w:rsid w:val="00AE47EC"/>
    <w:rsid w:val="00AE4BE6"/>
    <w:rsid w:val="00AE53EC"/>
    <w:rsid w:val="00AE7436"/>
    <w:rsid w:val="00AE74AC"/>
    <w:rsid w:val="00AE79FA"/>
    <w:rsid w:val="00AF1E10"/>
    <w:rsid w:val="00AF25EE"/>
    <w:rsid w:val="00B00030"/>
    <w:rsid w:val="00B016BB"/>
    <w:rsid w:val="00B02481"/>
    <w:rsid w:val="00B039EE"/>
    <w:rsid w:val="00B047E6"/>
    <w:rsid w:val="00B04EF3"/>
    <w:rsid w:val="00B051E6"/>
    <w:rsid w:val="00B06979"/>
    <w:rsid w:val="00B0709B"/>
    <w:rsid w:val="00B11A2A"/>
    <w:rsid w:val="00B11D27"/>
    <w:rsid w:val="00B13C25"/>
    <w:rsid w:val="00B14FBF"/>
    <w:rsid w:val="00B15945"/>
    <w:rsid w:val="00B172F0"/>
    <w:rsid w:val="00B17744"/>
    <w:rsid w:val="00B17CAB"/>
    <w:rsid w:val="00B20B8A"/>
    <w:rsid w:val="00B2104A"/>
    <w:rsid w:val="00B217B2"/>
    <w:rsid w:val="00B218CE"/>
    <w:rsid w:val="00B2238E"/>
    <w:rsid w:val="00B22C6D"/>
    <w:rsid w:val="00B232CD"/>
    <w:rsid w:val="00B23864"/>
    <w:rsid w:val="00B24580"/>
    <w:rsid w:val="00B246AB"/>
    <w:rsid w:val="00B26C69"/>
    <w:rsid w:val="00B27D7F"/>
    <w:rsid w:val="00B3024C"/>
    <w:rsid w:val="00B30994"/>
    <w:rsid w:val="00B31F48"/>
    <w:rsid w:val="00B32187"/>
    <w:rsid w:val="00B327D9"/>
    <w:rsid w:val="00B329D2"/>
    <w:rsid w:val="00B332ED"/>
    <w:rsid w:val="00B33CE4"/>
    <w:rsid w:val="00B3439B"/>
    <w:rsid w:val="00B37AE1"/>
    <w:rsid w:val="00B37CCF"/>
    <w:rsid w:val="00B4023A"/>
    <w:rsid w:val="00B41401"/>
    <w:rsid w:val="00B4141D"/>
    <w:rsid w:val="00B45947"/>
    <w:rsid w:val="00B462F5"/>
    <w:rsid w:val="00B47C78"/>
    <w:rsid w:val="00B47EC8"/>
    <w:rsid w:val="00B50063"/>
    <w:rsid w:val="00B50AAF"/>
    <w:rsid w:val="00B50B7E"/>
    <w:rsid w:val="00B51FEA"/>
    <w:rsid w:val="00B524E5"/>
    <w:rsid w:val="00B52887"/>
    <w:rsid w:val="00B52A20"/>
    <w:rsid w:val="00B53738"/>
    <w:rsid w:val="00B53C3C"/>
    <w:rsid w:val="00B541C8"/>
    <w:rsid w:val="00B55D90"/>
    <w:rsid w:val="00B57931"/>
    <w:rsid w:val="00B61103"/>
    <w:rsid w:val="00B6243E"/>
    <w:rsid w:val="00B62DB1"/>
    <w:rsid w:val="00B63B19"/>
    <w:rsid w:val="00B64314"/>
    <w:rsid w:val="00B6532D"/>
    <w:rsid w:val="00B671FA"/>
    <w:rsid w:val="00B675AE"/>
    <w:rsid w:val="00B700C0"/>
    <w:rsid w:val="00B71761"/>
    <w:rsid w:val="00B74BDE"/>
    <w:rsid w:val="00B7576E"/>
    <w:rsid w:val="00B7584D"/>
    <w:rsid w:val="00B77609"/>
    <w:rsid w:val="00B8028C"/>
    <w:rsid w:val="00B80487"/>
    <w:rsid w:val="00B80843"/>
    <w:rsid w:val="00B808EF"/>
    <w:rsid w:val="00B81181"/>
    <w:rsid w:val="00B811A5"/>
    <w:rsid w:val="00B81662"/>
    <w:rsid w:val="00B835EA"/>
    <w:rsid w:val="00B843E6"/>
    <w:rsid w:val="00B8598A"/>
    <w:rsid w:val="00B86CC8"/>
    <w:rsid w:val="00B86FE6"/>
    <w:rsid w:val="00B90444"/>
    <w:rsid w:val="00B90FCF"/>
    <w:rsid w:val="00B91886"/>
    <w:rsid w:val="00B9197A"/>
    <w:rsid w:val="00B93671"/>
    <w:rsid w:val="00B978AC"/>
    <w:rsid w:val="00B97EC5"/>
    <w:rsid w:val="00BA1969"/>
    <w:rsid w:val="00BA311D"/>
    <w:rsid w:val="00BA3454"/>
    <w:rsid w:val="00BA43F2"/>
    <w:rsid w:val="00BA4C32"/>
    <w:rsid w:val="00BA6D18"/>
    <w:rsid w:val="00BA72E4"/>
    <w:rsid w:val="00BA7E73"/>
    <w:rsid w:val="00BB0318"/>
    <w:rsid w:val="00BB0BDF"/>
    <w:rsid w:val="00BB10D3"/>
    <w:rsid w:val="00BB2660"/>
    <w:rsid w:val="00BB323C"/>
    <w:rsid w:val="00BB3278"/>
    <w:rsid w:val="00BB42FB"/>
    <w:rsid w:val="00BB4D31"/>
    <w:rsid w:val="00BB5459"/>
    <w:rsid w:val="00BB65DB"/>
    <w:rsid w:val="00BB71D1"/>
    <w:rsid w:val="00BC00AC"/>
    <w:rsid w:val="00BC05D7"/>
    <w:rsid w:val="00BC05F9"/>
    <w:rsid w:val="00BC0733"/>
    <w:rsid w:val="00BC2BD2"/>
    <w:rsid w:val="00BC488C"/>
    <w:rsid w:val="00BC5465"/>
    <w:rsid w:val="00BC5575"/>
    <w:rsid w:val="00BC5D32"/>
    <w:rsid w:val="00BC604C"/>
    <w:rsid w:val="00BC73FA"/>
    <w:rsid w:val="00BC755F"/>
    <w:rsid w:val="00BD1113"/>
    <w:rsid w:val="00BD1613"/>
    <w:rsid w:val="00BD204C"/>
    <w:rsid w:val="00BD22DB"/>
    <w:rsid w:val="00BD2DD4"/>
    <w:rsid w:val="00BD4D8C"/>
    <w:rsid w:val="00BD529A"/>
    <w:rsid w:val="00BD5765"/>
    <w:rsid w:val="00BD5769"/>
    <w:rsid w:val="00BD6AF7"/>
    <w:rsid w:val="00BD7E1C"/>
    <w:rsid w:val="00BE04EE"/>
    <w:rsid w:val="00BE06B4"/>
    <w:rsid w:val="00BE0EE3"/>
    <w:rsid w:val="00BE10DF"/>
    <w:rsid w:val="00BE25C7"/>
    <w:rsid w:val="00BE3D3A"/>
    <w:rsid w:val="00BE43E5"/>
    <w:rsid w:val="00BE58B8"/>
    <w:rsid w:val="00BE5F69"/>
    <w:rsid w:val="00BE7941"/>
    <w:rsid w:val="00BE7BAC"/>
    <w:rsid w:val="00BE7D64"/>
    <w:rsid w:val="00BF0237"/>
    <w:rsid w:val="00BF1F12"/>
    <w:rsid w:val="00BF2247"/>
    <w:rsid w:val="00BF2F30"/>
    <w:rsid w:val="00BF3EFB"/>
    <w:rsid w:val="00BF4B0F"/>
    <w:rsid w:val="00BF5A9F"/>
    <w:rsid w:val="00BF66D1"/>
    <w:rsid w:val="00C00002"/>
    <w:rsid w:val="00C00B06"/>
    <w:rsid w:val="00C02075"/>
    <w:rsid w:val="00C03A52"/>
    <w:rsid w:val="00C03EAE"/>
    <w:rsid w:val="00C04CC3"/>
    <w:rsid w:val="00C05A1A"/>
    <w:rsid w:val="00C06091"/>
    <w:rsid w:val="00C070AD"/>
    <w:rsid w:val="00C0760B"/>
    <w:rsid w:val="00C07E80"/>
    <w:rsid w:val="00C102F3"/>
    <w:rsid w:val="00C106A5"/>
    <w:rsid w:val="00C125E7"/>
    <w:rsid w:val="00C13546"/>
    <w:rsid w:val="00C13F08"/>
    <w:rsid w:val="00C14831"/>
    <w:rsid w:val="00C14AB5"/>
    <w:rsid w:val="00C14D9D"/>
    <w:rsid w:val="00C15B7C"/>
    <w:rsid w:val="00C1645F"/>
    <w:rsid w:val="00C17A68"/>
    <w:rsid w:val="00C17B5E"/>
    <w:rsid w:val="00C203C4"/>
    <w:rsid w:val="00C21D64"/>
    <w:rsid w:val="00C21DA4"/>
    <w:rsid w:val="00C2208A"/>
    <w:rsid w:val="00C22866"/>
    <w:rsid w:val="00C2295C"/>
    <w:rsid w:val="00C23019"/>
    <w:rsid w:val="00C232BF"/>
    <w:rsid w:val="00C23D9B"/>
    <w:rsid w:val="00C255D4"/>
    <w:rsid w:val="00C26452"/>
    <w:rsid w:val="00C26F04"/>
    <w:rsid w:val="00C27302"/>
    <w:rsid w:val="00C30EE6"/>
    <w:rsid w:val="00C31F2C"/>
    <w:rsid w:val="00C32350"/>
    <w:rsid w:val="00C32B1E"/>
    <w:rsid w:val="00C34C65"/>
    <w:rsid w:val="00C36705"/>
    <w:rsid w:val="00C37877"/>
    <w:rsid w:val="00C37D1B"/>
    <w:rsid w:val="00C41287"/>
    <w:rsid w:val="00C415C3"/>
    <w:rsid w:val="00C44E6E"/>
    <w:rsid w:val="00C44EAB"/>
    <w:rsid w:val="00C4546A"/>
    <w:rsid w:val="00C45883"/>
    <w:rsid w:val="00C55116"/>
    <w:rsid w:val="00C55420"/>
    <w:rsid w:val="00C56370"/>
    <w:rsid w:val="00C5676A"/>
    <w:rsid w:val="00C57325"/>
    <w:rsid w:val="00C57BD2"/>
    <w:rsid w:val="00C61382"/>
    <w:rsid w:val="00C643D4"/>
    <w:rsid w:val="00C64825"/>
    <w:rsid w:val="00C64968"/>
    <w:rsid w:val="00C64CF9"/>
    <w:rsid w:val="00C655BB"/>
    <w:rsid w:val="00C655C0"/>
    <w:rsid w:val="00C70AE9"/>
    <w:rsid w:val="00C70F3E"/>
    <w:rsid w:val="00C71CED"/>
    <w:rsid w:val="00C7374B"/>
    <w:rsid w:val="00C73EA6"/>
    <w:rsid w:val="00C74547"/>
    <w:rsid w:val="00C7540E"/>
    <w:rsid w:val="00C75D75"/>
    <w:rsid w:val="00C76906"/>
    <w:rsid w:val="00C76DE8"/>
    <w:rsid w:val="00C77023"/>
    <w:rsid w:val="00C77078"/>
    <w:rsid w:val="00C80173"/>
    <w:rsid w:val="00C80209"/>
    <w:rsid w:val="00C83887"/>
    <w:rsid w:val="00C84FD8"/>
    <w:rsid w:val="00C85267"/>
    <w:rsid w:val="00C87DD9"/>
    <w:rsid w:val="00C9066A"/>
    <w:rsid w:val="00C92EB2"/>
    <w:rsid w:val="00C92F1A"/>
    <w:rsid w:val="00C9300B"/>
    <w:rsid w:val="00C974D3"/>
    <w:rsid w:val="00C97CB5"/>
    <w:rsid w:val="00CA1ACD"/>
    <w:rsid w:val="00CA2F40"/>
    <w:rsid w:val="00CA3A66"/>
    <w:rsid w:val="00CA481F"/>
    <w:rsid w:val="00CA5FA2"/>
    <w:rsid w:val="00CA65C0"/>
    <w:rsid w:val="00CA72FD"/>
    <w:rsid w:val="00CA74D0"/>
    <w:rsid w:val="00CA7A71"/>
    <w:rsid w:val="00CA7AF1"/>
    <w:rsid w:val="00CB01AF"/>
    <w:rsid w:val="00CB24EA"/>
    <w:rsid w:val="00CB4AB6"/>
    <w:rsid w:val="00CB5384"/>
    <w:rsid w:val="00CB57F3"/>
    <w:rsid w:val="00CB767C"/>
    <w:rsid w:val="00CB7E6B"/>
    <w:rsid w:val="00CB7E8C"/>
    <w:rsid w:val="00CB7FF1"/>
    <w:rsid w:val="00CC0234"/>
    <w:rsid w:val="00CC124E"/>
    <w:rsid w:val="00CC140F"/>
    <w:rsid w:val="00CC1CCB"/>
    <w:rsid w:val="00CC2AEF"/>
    <w:rsid w:val="00CC4522"/>
    <w:rsid w:val="00CC454C"/>
    <w:rsid w:val="00CC53A0"/>
    <w:rsid w:val="00CC7D4E"/>
    <w:rsid w:val="00CD2BA5"/>
    <w:rsid w:val="00CD3A30"/>
    <w:rsid w:val="00CD7455"/>
    <w:rsid w:val="00CE1425"/>
    <w:rsid w:val="00CE1726"/>
    <w:rsid w:val="00CE2036"/>
    <w:rsid w:val="00CE3B41"/>
    <w:rsid w:val="00CE44CF"/>
    <w:rsid w:val="00CE47F7"/>
    <w:rsid w:val="00CE6D1B"/>
    <w:rsid w:val="00CF0538"/>
    <w:rsid w:val="00CF0992"/>
    <w:rsid w:val="00CF1A33"/>
    <w:rsid w:val="00CF1F29"/>
    <w:rsid w:val="00CF20AA"/>
    <w:rsid w:val="00CF220E"/>
    <w:rsid w:val="00CF249C"/>
    <w:rsid w:val="00CF2AA9"/>
    <w:rsid w:val="00CF367B"/>
    <w:rsid w:val="00CF4A00"/>
    <w:rsid w:val="00CF4D43"/>
    <w:rsid w:val="00CF526F"/>
    <w:rsid w:val="00CF52EA"/>
    <w:rsid w:val="00CF5B1F"/>
    <w:rsid w:val="00CF7516"/>
    <w:rsid w:val="00D013AB"/>
    <w:rsid w:val="00D01B67"/>
    <w:rsid w:val="00D01FBF"/>
    <w:rsid w:val="00D04348"/>
    <w:rsid w:val="00D0574A"/>
    <w:rsid w:val="00D07248"/>
    <w:rsid w:val="00D079F1"/>
    <w:rsid w:val="00D10629"/>
    <w:rsid w:val="00D117C1"/>
    <w:rsid w:val="00D12910"/>
    <w:rsid w:val="00D134F7"/>
    <w:rsid w:val="00D14112"/>
    <w:rsid w:val="00D16AD1"/>
    <w:rsid w:val="00D176F6"/>
    <w:rsid w:val="00D17758"/>
    <w:rsid w:val="00D17BDD"/>
    <w:rsid w:val="00D20F67"/>
    <w:rsid w:val="00D210AC"/>
    <w:rsid w:val="00D22759"/>
    <w:rsid w:val="00D227C2"/>
    <w:rsid w:val="00D22DD8"/>
    <w:rsid w:val="00D23163"/>
    <w:rsid w:val="00D23873"/>
    <w:rsid w:val="00D25E9F"/>
    <w:rsid w:val="00D31F09"/>
    <w:rsid w:val="00D33A2C"/>
    <w:rsid w:val="00D34C49"/>
    <w:rsid w:val="00D34EB7"/>
    <w:rsid w:val="00D3575B"/>
    <w:rsid w:val="00D35D96"/>
    <w:rsid w:val="00D36C2A"/>
    <w:rsid w:val="00D40002"/>
    <w:rsid w:val="00D4298A"/>
    <w:rsid w:val="00D44EAD"/>
    <w:rsid w:val="00D4501D"/>
    <w:rsid w:val="00D46066"/>
    <w:rsid w:val="00D460F0"/>
    <w:rsid w:val="00D46362"/>
    <w:rsid w:val="00D478AF"/>
    <w:rsid w:val="00D47A89"/>
    <w:rsid w:val="00D504C8"/>
    <w:rsid w:val="00D5169F"/>
    <w:rsid w:val="00D51AC8"/>
    <w:rsid w:val="00D524A7"/>
    <w:rsid w:val="00D532EF"/>
    <w:rsid w:val="00D53580"/>
    <w:rsid w:val="00D570B2"/>
    <w:rsid w:val="00D6273D"/>
    <w:rsid w:val="00D6337E"/>
    <w:rsid w:val="00D65A35"/>
    <w:rsid w:val="00D65DB8"/>
    <w:rsid w:val="00D66DE1"/>
    <w:rsid w:val="00D718E1"/>
    <w:rsid w:val="00D71CC1"/>
    <w:rsid w:val="00D720A9"/>
    <w:rsid w:val="00D721EF"/>
    <w:rsid w:val="00D723DA"/>
    <w:rsid w:val="00D7328B"/>
    <w:rsid w:val="00D742D8"/>
    <w:rsid w:val="00D74397"/>
    <w:rsid w:val="00D7488F"/>
    <w:rsid w:val="00D75C0F"/>
    <w:rsid w:val="00D762DB"/>
    <w:rsid w:val="00D819D7"/>
    <w:rsid w:val="00D83B30"/>
    <w:rsid w:val="00D85DC0"/>
    <w:rsid w:val="00D862C6"/>
    <w:rsid w:val="00D870B3"/>
    <w:rsid w:val="00D873DB"/>
    <w:rsid w:val="00D908AE"/>
    <w:rsid w:val="00D91A51"/>
    <w:rsid w:val="00D92DA7"/>
    <w:rsid w:val="00D93524"/>
    <w:rsid w:val="00D93AC4"/>
    <w:rsid w:val="00D945B5"/>
    <w:rsid w:val="00D94615"/>
    <w:rsid w:val="00D95189"/>
    <w:rsid w:val="00D9518C"/>
    <w:rsid w:val="00D959A7"/>
    <w:rsid w:val="00D95AE9"/>
    <w:rsid w:val="00D95D15"/>
    <w:rsid w:val="00D9606E"/>
    <w:rsid w:val="00D96496"/>
    <w:rsid w:val="00D9751E"/>
    <w:rsid w:val="00D97551"/>
    <w:rsid w:val="00DA0E84"/>
    <w:rsid w:val="00DA1CE1"/>
    <w:rsid w:val="00DA228C"/>
    <w:rsid w:val="00DA22C0"/>
    <w:rsid w:val="00DA25AC"/>
    <w:rsid w:val="00DA289E"/>
    <w:rsid w:val="00DA41CF"/>
    <w:rsid w:val="00DA5878"/>
    <w:rsid w:val="00DB0152"/>
    <w:rsid w:val="00DB2EF0"/>
    <w:rsid w:val="00DB3587"/>
    <w:rsid w:val="00DB5B48"/>
    <w:rsid w:val="00DB608C"/>
    <w:rsid w:val="00DB6756"/>
    <w:rsid w:val="00DB692A"/>
    <w:rsid w:val="00DB6F0E"/>
    <w:rsid w:val="00DC18BD"/>
    <w:rsid w:val="00DC3AF2"/>
    <w:rsid w:val="00DC4A2A"/>
    <w:rsid w:val="00DC4A2E"/>
    <w:rsid w:val="00DC4CB0"/>
    <w:rsid w:val="00DC5103"/>
    <w:rsid w:val="00DC5DEB"/>
    <w:rsid w:val="00DC7239"/>
    <w:rsid w:val="00DD19DA"/>
    <w:rsid w:val="00DD1ABD"/>
    <w:rsid w:val="00DD2702"/>
    <w:rsid w:val="00DD493E"/>
    <w:rsid w:val="00DD4ECC"/>
    <w:rsid w:val="00DD53C5"/>
    <w:rsid w:val="00DD6775"/>
    <w:rsid w:val="00DD6EE0"/>
    <w:rsid w:val="00DD6F45"/>
    <w:rsid w:val="00DE05C3"/>
    <w:rsid w:val="00DE4A6D"/>
    <w:rsid w:val="00DE5206"/>
    <w:rsid w:val="00DE5354"/>
    <w:rsid w:val="00DE5668"/>
    <w:rsid w:val="00DE620D"/>
    <w:rsid w:val="00DE712D"/>
    <w:rsid w:val="00DF071A"/>
    <w:rsid w:val="00DF0AB7"/>
    <w:rsid w:val="00DF1998"/>
    <w:rsid w:val="00DF2706"/>
    <w:rsid w:val="00DF294A"/>
    <w:rsid w:val="00DF2F4A"/>
    <w:rsid w:val="00DF31AC"/>
    <w:rsid w:val="00DF32A8"/>
    <w:rsid w:val="00DF3C45"/>
    <w:rsid w:val="00DF4784"/>
    <w:rsid w:val="00DF5336"/>
    <w:rsid w:val="00DF59E4"/>
    <w:rsid w:val="00DF6684"/>
    <w:rsid w:val="00DF73EC"/>
    <w:rsid w:val="00DF7AE1"/>
    <w:rsid w:val="00DF7B21"/>
    <w:rsid w:val="00DF7BCE"/>
    <w:rsid w:val="00E013EA"/>
    <w:rsid w:val="00E019B1"/>
    <w:rsid w:val="00E02219"/>
    <w:rsid w:val="00E02B31"/>
    <w:rsid w:val="00E02C6D"/>
    <w:rsid w:val="00E10616"/>
    <w:rsid w:val="00E10C28"/>
    <w:rsid w:val="00E1177D"/>
    <w:rsid w:val="00E12A6F"/>
    <w:rsid w:val="00E13391"/>
    <w:rsid w:val="00E1567F"/>
    <w:rsid w:val="00E16A3E"/>
    <w:rsid w:val="00E17688"/>
    <w:rsid w:val="00E20EC6"/>
    <w:rsid w:val="00E21024"/>
    <w:rsid w:val="00E244A2"/>
    <w:rsid w:val="00E25B99"/>
    <w:rsid w:val="00E25E24"/>
    <w:rsid w:val="00E30D31"/>
    <w:rsid w:val="00E30F41"/>
    <w:rsid w:val="00E31D54"/>
    <w:rsid w:val="00E3243C"/>
    <w:rsid w:val="00E3454C"/>
    <w:rsid w:val="00E34CDB"/>
    <w:rsid w:val="00E36039"/>
    <w:rsid w:val="00E36BE5"/>
    <w:rsid w:val="00E373AD"/>
    <w:rsid w:val="00E40433"/>
    <w:rsid w:val="00E40A7A"/>
    <w:rsid w:val="00E4110B"/>
    <w:rsid w:val="00E41313"/>
    <w:rsid w:val="00E41BCB"/>
    <w:rsid w:val="00E4213D"/>
    <w:rsid w:val="00E42A31"/>
    <w:rsid w:val="00E43077"/>
    <w:rsid w:val="00E43F59"/>
    <w:rsid w:val="00E44088"/>
    <w:rsid w:val="00E44555"/>
    <w:rsid w:val="00E45CE9"/>
    <w:rsid w:val="00E468A4"/>
    <w:rsid w:val="00E46CD9"/>
    <w:rsid w:val="00E470B1"/>
    <w:rsid w:val="00E51E61"/>
    <w:rsid w:val="00E51F54"/>
    <w:rsid w:val="00E52150"/>
    <w:rsid w:val="00E52AE7"/>
    <w:rsid w:val="00E52B4D"/>
    <w:rsid w:val="00E536F9"/>
    <w:rsid w:val="00E53750"/>
    <w:rsid w:val="00E53B2B"/>
    <w:rsid w:val="00E55D21"/>
    <w:rsid w:val="00E55F7C"/>
    <w:rsid w:val="00E56CC7"/>
    <w:rsid w:val="00E60C5B"/>
    <w:rsid w:val="00E611E6"/>
    <w:rsid w:val="00E624A1"/>
    <w:rsid w:val="00E62F0D"/>
    <w:rsid w:val="00E63632"/>
    <w:rsid w:val="00E63DE3"/>
    <w:rsid w:val="00E63E62"/>
    <w:rsid w:val="00E642CD"/>
    <w:rsid w:val="00E658EB"/>
    <w:rsid w:val="00E65A94"/>
    <w:rsid w:val="00E66680"/>
    <w:rsid w:val="00E669D0"/>
    <w:rsid w:val="00E709CD"/>
    <w:rsid w:val="00E70BB6"/>
    <w:rsid w:val="00E715D8"/>
    <w:rsid w:val="00E72A03"/>
    <w:rsid w:val="00E72FB3"/>
    <w:rsid w:val="00E740EB"/>
    <w:rsid w:val="00E75376"/>
    <w:rsid w:val="00E803B4"/>
    <w:rsid w:val="00E814B6"/>
    <w:rsid w:val="00E815F0"/>
    <w:rsid w:val="00E821D5"/>
    <w:rsid w:val="00E82AAF"/>
    <w:rsid w:val="00E834A4"/>
    <w:rsid w:val="00E84380"/>
    <w:rsid w:val="00E85ABE"/>
    <w:rsid w:val="00E869DA"/>
    <w:rsid w:val="00E86C50"/>
    <w:rsid w:val="00E90178"/>
    <w:rsid w:val="00E90B3E"/>
    <w:rsid w:val="00E90EF9"/>
    <w:rsid w:val="00E9255D"/>
    <w:rsid w:val="00E925E0"/>
    <w:rsid w:val="00E93E47"/>
    <w:rsid w:val="00E94618"/>
    <w:rsid w:val="00E94A8B"/>
    <w:rsid w:val="00E972DB"/>
    <w:rsid w:val="00EA1C5F"/>
    <w:rsid w:val="00EA2D5E"/>
    <w:rsid w:val="00EA323E"/>
    <w:rsid w:val="00EA3627"/>
    <w:rsid w:val="00EA3637"/>
    <w:rsid w:val="00EA3692"/>
    <w:rsid w:val="00EA4DD8"/>
    <w:rsid w:val="00EA5408"/>
    <w:rsid w:val="00EA644F"/>
    <w:rsid w:val="00EA66DE"/>
    <w:rsid w:val="00EA71E0"/>
    <w:rsid w:val="00EA750F"/>
    <w:rsid w:val="00EB08A9"/>
    <w:rsid w:val="00EB0EF4"/>
    <w:rsid w:val="00EB25D4"/>
    <w:rsid w:val="00EB2E4E"/>
    <w:rsid w:val="00EB543F"/>
    <w:rsid w:val="00EB6E03"/>
    <w:rsid w:val="00EC021A"/>
    <w:rsid w:val="00EC0367"/>
    <w:rsid w:val="00EC0395"/>
    <w:rsid w:val="00EC0984"/>
    <w:rsid w:val="00EC0FBB"/>
    <w:rsid w:val="00EC22EB"/>
    <w:rsid w:val="00EC2C38"/>
    <w:rsid w:val="00EC2EEB"/>
    <w:rsid w:val="00ED05FD"/>
    <w:rsid w:val="00ED0DFE"/>
    <w:rsid w:val="00ED1310"/>
    <w:rsid w:val="00ED2CCE"/>
    <w:rsid w:val="00ED3CC2"/>
    <w:rsid w:val="00ED493E"/>
    <w:rsid w:val="00ED532B"/>
    <w:rsid w:val="00ED56E8"/>
    <w:rsid w:val="00ED6508"/>
    <w:rsid w:val="00ED6C76"/>
    <w:rsid w:val="00EE0006"/>
    <w:rsid w:val="00EE0022"/>
    <w:rsid w:val="00EE05D4"/>
    <w:rsid w:val="00EE17D6"/>
    <w:rsid w:val="00EE2074"/>
    <w:rsid w:val="00EE21B9"/>
    <w:rsid w:val="00EE255D"/>
    <w:rsid w:val="00EE5760"/>
    <w:rsid w:val="00EE5CFD"/>
    <w:rsid w:val="00EE6640"/>
    <w:rsid w:val="00EE768A"/>
    <w:rsid w:val="00EF038F"/>
    <w:rsid w:val="00EF0A9A"/>
    <w:rsid w:val="00EF0B59"/>
    <w:rsid w:val="00EF3263"/>
    <w:rsid w:val="00EF462F"/>
    <w:rsid w:val="00EF49A8"/>
    <w:rsid w:val="00EF589F"/>
    <w:rsid w:val="00EF58DA"/>
    <w:rsid w:val="00EF5A96"/>
    <w:rsid w:val="00F0122F"/>
    <w:rsid w:val="00F02B76"/>
    <w:rsid w:val="00F02BEA"/>
    <w:rsid w:val="00F046B1"/>
    <w:rsid w:val="00F05158"/>
    <w:rsid w:val="00F05D10"/>
    <w:rsid w:val="00F069EE"/>
    <w:rsid w:val="00F07222"/>
    <w:rsid w:val="00F07470"/>
    <w:rsid w:val="00F0752B"/>
    <w:rsid w:val="00F11985"/>
    <w:rsid w:val="00F12560"/>
    <w:rsid w:val="00F1341C"/>
    <w:rsid w:val="00F13BA4"/>
    <w:rsid w:val="00F148A3"/>
    <w:rsid w:val="00F152BB"/>
    <w:rsid w:val="00F16A17"/>
    <w:rsid w:val="00F21671"/>
    <w:rsid w:val="00F21C3E"/>
    <w:rsid w:val="00F24A98"/>
    <w:rsid w:val="00F25DCF"/>
    <w:rsid w:val="00F27F37"/>
    <w:rsid w:val="00F300B5"/>
    <w:rsid w:val="00F305A3"/>
    <w:rsid w:val="00F30CA4"/>
    <w:rsid w:val="00F3136D"/>
    <w:rsid w:val="00F31550"/>
    <w:rsid w:val="00F321CD"/>
    <w:rsid w:val="00F336FB"/>
    <w:rsid w:val="00F34CB8"/>
    <w:rsid w:val="00F3562A"/>
    <w:rsid w:val="00F36330"/>
    <w:rsid w:val="00F37C19"/>
    <w:rsid w:val="00F40FD3"/>
    <w:rsid w:val="00F4107E"/>
    <w:rsid w:val="00F415E0"/>
    <w:rsid w:val="00F42BD6"/>
    <w:rsid w:val="00F4301B"/>
    <w:rsid w:val="00F441F6"/>
    <w:rsid w:val="00F44BEB"/>
    <w:rsid w:val="00F45C35"/>
    <w:rsid w:val="00F476F2"/>
    <w:rsid w:val="00F4776B"/>
    <w:rsid w:val="00F5122C"/>
    <w:rsid w:val="00F52123"/>
    <w:rsid w:val="00F5266B"/>
    <w:rsid w:val="00F53252"/>
    <w:rsid w:val="00F5325B"/>
    <w:rsid w:val="00F54F33"/>
    <w:rsid w:val="00F55D52"/>
    <w:rsid w:val="00F5661F"/>
    <w:rsid w:val="00F56DC4"/>
    <w:rsid w:val="00F57AF8"/>
    <w:rsid w:val="00F607D8"/>
    <w:rsid w:val="00F6080F"/>
    <w:rsid w:val="00F611E4"/>
    <w:rsid w:val="00F61344"/>
    <w:rsid w:val="00F62057"/>
    <w:rsid w:val="00F63158"/>
    <w:rsid w:val="00F63508"/>
    <w:rsid w:val="00F6362A"/>
    <w:rsid w:val="00F63B99"/>
    <w:rsid w:val="00F63C12"/>
    <w:rsid w:val="00F64142"/>
    <w:rsid w:val="00F64816"/>
    <w:rsid w:val="00F65038"/>
    <w:rsid w:val="00F657B9"/>
    <w:rsid w:val="00F665A3"/>
    <w:rsid w:val="00F67823"/>
    <w:rsid w:val="00F67F38"/>
    <w:rsid w:val="00F70291"/>
    <w:rsid w:val="00F71644"/>
    <w:rsid w:val="00F71B02"/>
    <w:rsid w:val="00F71DF6"/>
    <w:rsid w:val="00F722CB"/>
    <w:rsid w:val="00F728A5"/>
    <w:rsid w:val="00F74D1D"/>
    <w:rsid w:val="00F755C3"/>
    <w:rsid w:val="00F7594E"/>
    <w:rsid w:val="00F76AA4"/>
    <w:rsid w:val="00F77C75"/>
    <w:rsid w:val="00F816B7"/>
    <w:rsid w:val="00F82856"/>
    <w:rsid w:val="00F84C79"/>
    <w:rsid w:val="00F85523"/>
    <w:rsid w:val="00F86EF4"/>
    <w:rsid w:val="00F91D4D"/>
    <w:rsid w:val="00F92F7E"/>
    <w:rsid w:val="00F93C92"/>
    <w:rsid w:val="00F948EB"/>
    <w:rsid w:val="00F9692C"/>
    <w:rsid w:val="00F96CE2"/>
    <w:rsid w:val="00F96F11"/>
    <w:rsid w:val="00F97EE8"/>
    <w:rsid w:val="00FA05D0"/>
    <w:rsid w:val="00FA1658"/>
    <w:rsid w:val="00FA18AB"/>
    <w:rsid w:val="00FA18C7"/>
    <w:rsid w:val="00FA23F8"/>
    <w:rsid w:val="00FA2623"/>
    <w:rsid w:val="00FA41CC"/>
    <w:rsid w:val="00FA5C7D"/>
    <w:rsid w:val="00FA6A1E"/>
    <w:rsid w:val="00FA6ABF"/>
    <w:rsid w:val="00FA775D"/>
    <w:rsid w:val="00FB004F"/>
    <w:rsid w:val="00FB02B8"/>
    <w:rsid w:val="00FB1829"/>
    <w:rsid w:val="00FB1FC1"/>
    <w:rsid w:val="00FB3ECF"/>
    <w:rsid w:val="00FB48E2"/>
    <w:rsid w:val="00FB5CB2"/>
    <w:rsid w:val="00FB7561"/>
    <w:rsid w:val="00FC0915"/>
    <w:rsid w:val="00FC13EF"/>
    <w:rsid w:val="00FC219D"/>
    <w:rsid w:val="00FC36D8"/>
    <w:rsid w:val="00FC3B51"/>
    <w:rsid w:val="00FC620F"/>
    <w:rsid w:val="00FC7105"/>
    <w:rsid w:val="00FC75D7"/>
    <w:rsid w:val="00FC76AB"/>
    <w:rsid w:val="00FD0414"/>
    <w:rsid w:val="00FD0417"/>
    <w:rsid w:val="00FD0B65"/>
    <w:rsid w:val="00FD21D9"/>
    <w:rsid w:val="00FD5B73"/>
    <w:rsid w:val="00FD6459"/>
    <w:rsid w:val="00FD64F0"/>
    <w:rsid w:val="00FD6BF3"/>
    <w:rsid w:val="00FE021B"/>
    <w:rsid w:val="00FE0375"/>
    <w:rsid w:val="00FE0EE6"/>
    <w:rsid w:val="00FE12D5"/>
    <w:rsid w:val="00FE1A02"/>
    <w:rsid w:val="00FE1FE6"/>
    <w:rsid w:val="00FE2DAB"/>
    <w:rsid w:val="00FE2ED5"/>
    <w:rsid w:val="00FE59C1"/>
    <w:rsid w:val="00FF0A08"/>
    <w:rsid w:val="00FF0F39"/>
    <w:rsid w:val="00FF2CBF"/>
    <w:rsid w:val="00FF4867"/>
    <w:rsid w:val="00FF49FF"/>
    <w:rsid w:val="00FF7E8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FB617"/>
  <w15:chartTrackingRefBased/>
  <w15:docId w15:val="{44F8A6E7-8E1E-4A33-8E6E-F46D075DC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2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462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462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462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62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62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62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62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62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62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462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462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462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62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62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62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62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62F5"/>
    <w:rPr>
      <w:rFonts w:eastAsiaTheme="majorEastAsia" w:cstheme="majorBidi"/>
      <w:color w:val="272727" w:themeColor="text1" w:themeTint="D8"/>
    </w:rPr>
  </w:style>
  <w:style w:type="paragraph" w:styleId="Title">
    <w:name w:val="Title"/>
    <w:basedOn w:val="Normal"/>
    <w:next w:val="Normal"/>
    <w:link w:val="TitleChar"/>
    <w:uiPriority w:val="10"/>
    <w:qFormat/>
    <w:rsid w:val="00B462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62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62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62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62F5"/>
    <w:pPr>
      <w:spacing w:before="160"/>
      <w:jc w:val="center"/>
    </w:pPr>
    <w:rPr>
      <w:i/>
      <w:iCs/>
      <w:color w:val="404040" w:themeColor="text1" w:themeTint="BF"/>
    </w:rPr>
  </w:style>
  <w:style w:type="character" w:customStyle="1" w:styleId="QuoteChar">
    <w:name w:val="Quote Char"/>
    <w:basedOn w:val="DefaultParagraphFont"/>
    <w:link w:val="Quote"/>
    <w:uiPriority w:val="29"/>
    <w:rsid w:val="00B462F5"/>
    <w:rPr>
      <w:i/>
      <w:iCs/>
      <w:color w:val="404040" w:themeColor="text1" w:themeTint="BF"/>
    </w:rPr>
  </w:style>
  <w:style w:type="paragraph" w:styleId="ListParagraph">
    <w:name w:val="List Paragraph"/>
    <w:basedOn w:val="Normal"/>
    <w:uiPriority w:val="34"/>
    <w:qFormat/>
    <w:rsid w:val="00B462F5"/>
    <w:pPr>
      <w:ind w:left="720"/>
      <w:contextualSpacing/>
    </w:pPr>
  </w:style>
  <w:style w:type="character" w:styleId="IntenseEmphasis">
    <w:name w:val="Intense Emphasis"/>
    <w:basedOn w:val="DefaultParagraphFont"/>
    <w:uiPriority w:val="21"/>
    <w:qFormat/>
    <w:rsid w:val="00B462F5"/>
    <w:rPr>
      <w:i/>
      <w:iCs/>
      <w:color w:val="0F4761" w:themeColor="accent1" w:themeShade="BF"/>
    </w:rPr>
  </w:style>
  <w:style w:type="paragraph" w:styleId="IntenseQuote">
    <w:name w:val="Intense Quote"/>
    <w:basedOn w:val="Normal"/>
    <w:next w:val="Normal"/>
    <w:link w:val="IntenseQuoteChar"/>
    <w:uiPriority w:val="30"/>
    <w:qFormat/>
    <w:rsid w:val="00B462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62F5"/>
    <w:rPr>
      <w:i/>
      <w:iCs/>
      <w:color w:val="0F4761" w:themeColor="accent1" w:themeShade="BF"/>
    </w:rPr>
  </w:style>
  <w:style w:type="character" w:styleId="IntenseReference">
    <w:name w:val="Intense Reference"/>
    <w:basedOn w:val="DefaultParagraphFont"/>
    <w:uiPriority w:val="32"/>
    <w:qFormat/>
    <w:rsid w:val="00B462F5"/>
    <w:rPr>
      <w:b/>
      <w:bCs/>
      <w:smallCaps/>
      <w:color w:val="0F4761" w:themeColor="accent1" w:themeShade="BF"/>
      <w:spacing w:val="5"/>
    </w:rPr>
  </w:style>
  <w:style w:type="paragraph" w:customStyle="1" w:styleId="EndNoteBibliographyTitle">
    <w:name w:val="EndNote Bibliography Title"/>
    <w:basedOn w:val="Normal"/>
    <w:link w:val="EndNoteBibliographyTitleChar"/>
    <w:rsid w:val="00400098"/>
    <w:pPr>
      <w:spacing w:after="0"/>
      <w:jc w:val="center"/>
    </w:pPr>
    <w:rPr>
      <w:rFonts w:ascii="Aptos" w:hAnsi="Aptos"/>
      <w:noProof/>
      <w:lang w:val="en-US"/>
    </w:rPr>
  </w:style>
  <w:style w:type="character" w:customStyle="1" w:styleId="EndNoteBibliographyTitleChar">
    <w:name w:val="EndNote Bibliography Title Char"/>
    <w:basedOn w:val="DefaultParagraphFont"/>
    <w:link w:val="EndNoteBibliographyTitle"/>
    <w:rsid w:val="00400098"/>
    <w:rPr>
      <w:rFonts w:ascii="Aptos" w:hAnsi="Aptos"/>
      <w:noProof/>
      <w:lang w:val="en-US"/>
    </w:rPr>
  </w:style>
  <w:style w:type="paragraph" w:customStyle="1" w:styleId="EndNoteBibliography">
    <w:name w:val="EndNote Bibliography"/>
    <w:basedOn w:val="Normal"/>
    <w:link w:val="EndNoteBibliographyChar"/>
    <w:rsid w:val="00400098"/>
    <w:pPr>
      <w:spacing w:line="240" w:lineRule="auto"/>
    </w:pPr>
    <w:rPr>
      <w:rFonts w:ascii="Aptos" w:hAnsi="Aptos"/>
      <w:noProof/>
      <w:lang w:val="en-US"/>
    </w:rPr>
  </w:style>
  <w:style w:type="character" w:customStyle="1" w:styleId="EndNoteBibliographyChar">
    <w:name w:val="EndNote Bibliography Char"/>
    <w:basedOn w:val="DefaultParagraphFont"/>
    <w:link w:val="EndNoteBibliography"/>
    <w:rsid w:val="00400098"/>
    <w:rPr>
      <w:rFonts w:ascii="Aptos" w:hAnsi="Aptos"/>
      <w:noProof/>
      <w:lang w:val="en-US"/>
    </w:rPr>
  </w:style>
  <w:style w:type="paragraph" w:customStyle="1" w:styleId="Standardunter5">
    <w:name w:val="Standard unter Ü5"/>
    <w:basedOn w:val="Normal"/>
    <w:qFormat/>
    <w:rsid w:val="008F5B1F"/>
    <w:pPr>
      <w:spacing w:before="120" w:after="120" w:line="276" w:lineRule="auto"/>
      <w:ind w:left="709"/>
    </w:pPr>
    <w:rPr>
      <w:rFonts w:ascii="Calibri" w:eastAsia="Calibri" w:hAnsi="Calibri" w:cs="Times New Roman"/>
      <w:kern w:val="0"/>
      <w:lang w:val="en-US"/>
      <w14:ligatures w14:val="none"/>
    </w:rPr>
  </w:style>
  <w:style w:type="table" w:styleId="TableGrid">
    <w:name w:val="Table Grid"/>
    <w:basedOn w:val="TableNormal"/>
    <w:uiPriority w:val="59"/>
    <w:rsid w:val="00B30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F7B21"/>
    <w:rPr>
      <w:sz w:val="16"/>
      <w:szCs w:val="16"/>
    </w:rPr>
  </w:style>
  <w:style w:type="paragraph" w:styleId="CommentText">
    <w:name w:val="annotation text"/>
    <w:basedOn w:val="Normal"/>
    <w:link w:val="CommentTextChar"/>
    <w:uiPriority w:val="99"/>
    <w:unhideWhenUsed/>
    <w:rsid w:val="00DF7B21"/>
    <w:pPr>
      <w:spacing w:line="240" w:lineRule="auto"/>
    </w:pPr>
    <w:rPr>
      <w:sz w:val="20"/>
      <w:szCs w:val="20"/>
    </w:rPr>
  </w:style>
  <w:style w:type="character" w:customStyle="1" w:styleId="CommentTextChar">
    <w:name w:val="Comment Text Char"/>
    <w:basedOn w:val="DefaultParagraphFont"/>
    <w:link w:val="CommentText"/>
    <w:uiPriority w:val="99"/>
    <w:rsid w:val="00DF7B21"/>
    <w:rPr>
      <w:sz w:val="20"/>
      <w:szCs w:val="20"/>
    </w:rPr>
  </w:style>
  <w:style w:type="paragraph" w:styleId="CommentSubject">
    <w:name w:val="annotation subject"/>
    <w:basedOn w:val="CommentText"/>
    <w:next w:val="CommentText"/>
    <w:link w:val="CommentSubjectChar"/>
    <w:uiPriority w:val="99"/>
    <w:semiHidden/>
    <w:unhideWhenUsed/>
    <w:rsid w:val="00DF7B21"/>
    <w:rPr>
      <w:b/>
      <w:bCs/>
    </w:rPr>
  </w:style>
  <w:style w:type="character" w:customStyle="1" w:styleId="CommentSubjectChar">
    <w:name w:val="Comment Subject Char"/>
    <w:basedOn w:val="CommentTextChar"/>
    <w:link w:val="CommentSubject"/>
    <w:uiPriority w:val="99"/>
    <w:semiHidden/>
    <w:rsid w:val="00DF7B21"/>
    <w:rPr>
      <w:b/>
      <w:bCs/>
      <w:sz w:val="20"/>
      <w:szCs w:val="20"/>
    </w:rPr>
  </w:style>
  <w:style w:type="character" w:styleId="Hyperlink">
    <w:name w:val="Hyperlink"/>
    <w:basedOn w:val="DefaultParagraphFont"/>
    <w:uiPriority w:val="99"/>
    <w:unhideWhenUsed/>
    <w:rsid w:val="00E815F0"/>
    <w:rPr>
      <w:color w:val="467886" w:themeColor="hyperlink"/>
      <w:u w:val="single"/>
    </w:rPr>
  </w:style>
  <w:style w:type="character" w:styleId="UnresolvedMention">
    <w:name w:val="Unresolved Mention"/>
    <w:basedOn w:val="DefaultParagraphFont"/>
    <w:uiPriority w:val="99"/>
    <w:semiHidden/>
    <w:unhideWhenUsed/>
    <w:rsid w:val="00E815F0"/>
    <w:rPr>
      <w:color w:val="605E5C"/>
      <w:shd w:val="clear" w:color="auto" w:fill="E1DFDD"/>
    </w:rPr>
  </w:style>
  <w:style w:type="character" w:styleId="FollowedHyperlink">
    <w:name w:val="FollowedHyperlink"/>
    <w:basedOn w:val="DefaultParagraphFont"/>
    <w:uiPriority w:val="99"/>
    <w:semiHidden/>
    <w:unhideWhenUsed/>
    <w:rsid w:val="00460994"/>
    <w:rPr>
      <w:color w:val="96607D" w:themeColor="followedHyperlink"/>
      <w:u w:val="single"/>
    </w:rPr>
  </w:style>
  <w:style w:type="paragraph" w:styleId="Revision">
    <w:name w:val="Revision"/>
    <w:hidden/>
    <w:uiPriority w:val="99"/>
    <w:semiHidden/>
    <w:rsid w:val="006A2DFD"/>
    <w:pPr>
      <w:spacing w:after="0" w:line="240" w:lineRule="auto"/>
    </w:pPr>
  </w:style>
  <w:style w:type="paragraph" w:styleId="NormalWeb">
    <w:name w:val="Normal (Web)"/>
    <w:basedOn w:val="Normal"/>
    <w:uiPriority w:val="99"/>
    <w:semiHidden/>
    <w:unhideWhenUsed/>
    <w:rsid w:val="000F304B"/>
    <w:rPr>
      <w:rFonts w:ascii="Times New Roman" w:hAnsi="Times New Roman" w:cs="Times New Roman"/>
      <w:sz w:val="24"/>
      <w:szCs w:val="24"/>
    </w:rPr>
  </w:style>
  <w:style w:type="character" w:styleId="LineNumber">
    <w:name w:val="line number"/>
    <w:basedOn w:val="DefaultParagraphFont"/>
    <w:uiPriority w:val="99"/>
    <w:semiHidden/>
    <w:unhideWhenUsed/>
    <w:rsid w:val="00082C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7751">
      <w:bodyDiv w:val="1"/>
      <w:marLeft w:val="0"/>
      <w:marRight w:val="0"/>
      <w:marTop w:val="0"/>
      <w:marBottom w:val="0"/>
      <w:divBdr>
        <w:top w:val="none" w:sz="0" w:space="0" w:color="auto"/>
        <w:left w:val="none" w:sz="0" w:space="0" w:color="auto"/>
        <w:bottom w:val="none" w:sz="0" w:space="0" w:color="auto"/>
        <w:right w:val="none" w:sz="0" w:space="0" w:color="auto"/>
      </w:divBdr>
    </w:div>
    <w:div w:id="10568886">
      <w:bodyDiv w:val="1"/>
      <w:marLeft w:val="0"/>
      <w:marRight w:val="0"/>
      <w:marTop w:val="0"/>
      <w:marBottom w:val="0"/>
      <w:divBdr>
        <w:top w:val="none" w:sz="0" w:space="0" w:color="auto"/>
        <w:left w:val="none" w:sz="0" w:space="0" w:color="auto"/>
        <w:bottom w:val="none" w:sz="0" w:space="0" w:color="auto"/>
        <w:right w:val="none" w:sz="0" w:space="0" w:color="auto"/>
      </w:divBdr>
    </w:div>
    <w:div w:id="11031462">
      <w:bodyDiv w:val="1"/>
      <w:marLeft w:val="0"/>
      <w:marRight w:val="0"/>
      <w:marTop w:val="0"/>
      <w:marBottom w:val="0"/>
      <w:divBdr>
        <w:top w:val="none" w:sz="0" w:space="0" w:color="auto"/>
        <w:left w:val="none" w:sz="0" w:space="0" w:color="auto"/>
        <w:bottom w:val="none" w:sz="0" w:space="0" w:color="auto"/>
        <w:right w:val="none" w:sz="0" w:space="0" w:color="auto"/>
      </w:divBdr>
    </w:div>
    <w:div w:id="20591108">
      <w:bodyDiv w:val="1"/>
      <w:marLeft w:val="0"/>
      <w:marRight w:val="0"/>
      <w:marTop w:val="0"/>
      <w:marBottom w:val="0"/>
      <w:divBdr>
        <w:top w:val="none" w:sz="0" w:space="0" w:color="auto"/>
        <w:left w:val="none" w:sz="0" w:space="0" w:color="auto"/>
        <w:bottom w:val="none" w:sz="0" w:space="0" w:color="auto"/>
        <w:right w:val="none" w:sz="0" w:space="0" w:color="auto"/>
      </w:divBdr>
    </w:div>
    <w:div w:id="21712386">
      <w:bodyDiv w:val="1"/>
      <w:marLeft w:val="0"/>
      <w:marRight w:val="0"/>
      <w:marTop w:val="0"/>
      <w:marBottom w:val="0"/>
      <w:divBdr>
        <w:top w:val="none" w:sz="0" w:space="0" w:color="auto"/>
        <w:left w:val="none" w:sz="0" w:space="0" w:color="auto"/>
        <w:bottom w:val="none" w:sz="0" w:space="0" w:color="auto"/>
        <w:right w:val="none" w:sz="0" w:space="0" w:color="auto"/>
      </w:divBdr>
    </w:div>
    <w:div w:id="23294079">
      <w:bodyDiv w:val="1"/>
      <w:marLeft w:val="0"/>
      <w:marRight w:val="0"/>
      <w:marTop w:val="0"/>
      <w:marBottom w:val="0"/>
      <w:divBdr>
        <w:top w:val="none" w:sz="0" w:space="0" w:color="auto"/>
        <w:left w:val="none" w:sz="0" w:space="0" w:color="auto"/>
        <w:bottom w:val="none" w:sz="0" w:space="0" w:color="auto"/>
        <w:right w:val="none" w:sz="0" w:space="0" w:color="auto"/>
      </w:divBdr>
    </w:div>
    <w:div w:id="28576736">
      <w:bodyDiv w:val="1"/>
      <w:marLeft w:val="0"/>
      <w:marRight w:val="0"/>
      <w:marTop w:val="0"/>
      <w:marBottom w:val="0"/>
      <w:divBdr>
        <w:top w:val="none" w:sz="0" w:space="0" w:color="auto"/>
        <w:left w:val="none" w:sz="0" w:space="0" w:color="auto"/>
        <w:bottom w:val="none" w:sz="0" w:space="0" w:color="auto"/>
        <w:right w:val="none" w:sz="0" w:space="0" w:color="auto"/>
      </w:divBdr>
    </w:div>
    <w:div w:id="33120683">
      <w:bodyDiv w:val="1"/>
      <w:marLeft w:val="0"/>
      <w:marRight w:val="0"/>
      <w:marTop w:val="0"/>
      <w:marBottom w:val="0"/>
      <w:divBdr>
        <w:top w:val="none" w:sz="0" w:space="0" w:color="auto"/>
        <w:left w:val="none" w:sz="0" w:space="0" w:color="auto"/>
        <w:bottom w:val="none" w:sz="0" w:space="0" w:color="auto"/>
        <w:right w:val="none" w:sz="0" w:space="0" w:color="auto"/>
      </w:divBdr>
    </w:div>
    <w:div w:id="39328293">
      <w:bodyDiv w:val="1"/>
      <w:marLeft w:val="0"/>
      <w:marRight w:val="0"/>
      <w:marTop w:val="0"/>
      <w:marBottom w:val="0"/>
      <w:divBdr>
        <w:top w:val="none" w:sz="0" w:space="0" w:color="auto"/>
        <w:left w:val="none" w:sz="0" w:space="0" w:color="auto"/>
        <w:bottom w:val="none" w:sz="0" w:space="0" w:color="auto"/>
        <w:right w:val="none" w:sz="0" w:space="0" w:color="auto"/>
      </w:divBdr>
    </w:div>
    <w:div w:id="40174114">
      <w:bodyDiv w:val="1"/>
      <w:marLeft w:val="0"/>
      <w:marRight w:val="0"/>
      <w:marTop w:val="0"/>
      <w:marBottom w:val="0"/>
      <w:divBdr>
        <w:top w:val="none" w:sz="0" w:space="0" w:color="auto"/>
        <w:left w:val="none" w:sz="0" w:space="0" w:color="auto"/>
        <w:bottom w:val="none" w:sz="0" w:space="0" w:color="auto"/>
        <w:right w:val="none" w:sz="0" w:space="0" w:color="auto"/>
      </w:divBdr>
    </w:div>
    <w:div w:id="46801634">
      <w:bodyDiv w:val="1"/>
      <w:marLeft w:val="0"/>
      <w:marRight w:val="0"/>
      <w:marTop w:val="0"/>
      <w:marBottom w:val="0"/>
      <w:divBdr>
        <w:top w:val="none" w:sz="0" w:space="0" w:color="auto"/>
        <w:left w:val="none" w:sz="0" w:space="0" w:color="auto"/>
        <w:bottom w:val="none" w:sz="0" w:space="0" w:color="auto"/>
        <w:right w:val="none" w:sz="0" w:space="0" w:color="auto"/>
      </w:divBdr>
    </w:div>
    <w:div w:id="47186532">
      <w:bodyDiv w:val="1"/>
      <w:marLeft w:val="0"/>
      <w:marRight w:val="0"/>
      <w:marTop w:val="0"/>
      <w:marBottom w:val="0"/>
      <w:divBdr>
        <w:top w:val="none" w:sz="0" w:space="0" w:color="auto"/>
        <w:left w:val="none" w:sz="0" w:space="0" w:color="auto"/>
        <w:bottom w:val="none" w:sz="0" w:space="0" w:color="auto"/>
        <w:right w:val="none" w:sz="0" w:space="0" w:color="auto"/>
      </w:divBdr>
    </w:div>
    <w:div w:id="55201690">
      <w:bodyDiv w:val="1"/>
      <w:marLeft w:val="0"/>
      <w:marRight w:val="0"/>
      <w:marTop w:val="0"/>
      <w:marBottom w:val="0"/>
      <w:divBdr>
        <w:top w:val="none" w:sz="0" w:space="0" w:color="auto"/>
        <w:left w:val="none" w:sz="0" w:space="0" w:color="auto"/>
        <w:bottom w:val="none" w:sz="0" w:space="0" w:color="auto"/>
        <w:right w:val="none" w:sz="0" w:space="0" w:color="auto"/>
      </w:divBdr>
    </w:div>
    <w:div w:id="62917118">
      <w:bodyDiv w:val="1"/>
      <w:marLeft w:val="0"/>
      <w:marRight w:val="0"/>
      <w:marTop w:val="0"/>
      <w:marBottom w:val="0"/>
      <w:divBdr>
        <w:top w:val="none" w:sz="0" w:space="0" w:color="auto"/>
        <w:left w:val="none" w:sz="0" w:space="0" w:color="auto"/>
        <w:bottom w:val="none" w:sz="0" w:space="0" w:color="auto"/>
        <w:right w:val="none" w:sz="0" w:space="0" w:color="auto"/>
      </w:divBdr>
    </w:div>
    <w:div w:id="64882574">
      <w:bodyDiv w:val="1"/>
      <w:marLeft w:val="0"/>
      <w:marRight w:val="0"/>
      <w:marTop w:val="0"/>
      <w:marBottom w:val="0"/>
      <w:divBdr>
        <w:top w:val="none" w:sz="0" w:space="0" w:color="auto"/>
        <w:left w:val="none" w:sz="0" w:space="0" w:color="auto"/>
        <w:bottom w:val="none" w:sz="0" w:space="0" w:color="auto"/>
        <w:right w:val="none" w:sz="0" w:space="0" w:color="auto"/>
      </w:divBdr>
    </w:div>
    <w:div w:id="73670212">
      <w:bodyDiv w:val="1"/>
      <w:marLeft w:val="0"/>
      <w:marRight w:val="0"/>
      <w:marTop w:val="0"/>
      <w:marBottom w:val="0"/>
      <w:divBdr>
        <w:top w:val="none" w:sz="0" w:space="0" w:color="auto"/>
        <w:left w:val="none" w:sz="0" w:space="0" w:color="auto"/>
        <w:bottom w:val="none" w:sz="0" w:space="0" w:color="auto"/>
        <w:right w:val="none" w:sz="0" w:space="0" w:color="auto"/>
      </w:divBdr>
    </w:div>
    <w:div w:id="77794481">
      <w:bodyDiv w:val="1"/>
      <w:marLeft w:val="0"/>
      <w:marRight w:val="0"/>
      <w:marTop w:val="0"/>
      <w:marBottom w:val="0"/>
      <w:divBdr>
        <w:top w:val="none" w:sz="0" w:space="0" w:color="auto"/>
        <w:left w:val="none" w:sz="0" w:space="0" w:color="auto"/>
        <w:bottom w:val="none" w:sz="0" w:space="0" w:color="auto"/>
        <w:right w:val="none" w:sz="0" w:space="0" w:color="auto"/>
      </w:divBdr>
    </w:div>
    <w:div w:id="79914469">
      <w:bodyDiv w:val="1"/>
      <w:marLeft w:val="0"/>
      <w:marRight w:val="0"/>
      <w:marTop w:val="0"/>
      <w:marBottom w:val="0"/>
      <w:divBdr>
        <w:top w:val="none" w:sz="0" w:space="0" w:color="auto"/>
        <w:left w:val="none" w:sz="0" w:space="0" w:color="auto"/>
        <w:bottom w:val="none" w:sz="0" w:space="0" w:color="auto"/>
        <w:right w:val="none" w:sz="0" w:space="0" w:color="auto"/>
      </w:divBdr>
    </w:div>
    <w:div w:id="82607230">
      <w:bodyDiv w:val="1"/>
      <w:marLeft w:val="0"/>
      <w:marRight w:val="0"/>
      <w:marTop w:val="0"/>
      <w:marBottom w:val="0"/>
      <w:divBdr>
        <w:top w:val="none" w:sz="0" w:space="0" w:color="auto"/>
        <w:left w:val="none" w:sz="0" w:space="0" w:color="auto"/>
        <w:bottom w:val="none" w:sz="0" w:space="0" w:color="auto"/>
        <w:right w:val="none" w:sz="0" w:space="0" w:color="auto"/>
      </w:divBdr>
    </w:div>
    <w:div w:id="82920537">
      <w:bodyDiv w:val="1"/>
      <w:marLeft w:val="0"/>
      <w:marRight w:val="0"/>
      <w:marTop w:val="0"/>
      <w:marBottom w:val="0"/>
      <w:divBdr>
        <w:top w:val="none" w:sz="0" w:space="0" w:color="auto"/>
        <w:left w:val="none" w:sz="0" w:space="0" w:color="auto"/>
        <w:bottom w:val="none" w:sz="0" w:space="0" w:color="auto"/>
        <w:right w:val="none" w:sz="0" w:space="0" w:color="auto"/>
      </w:divBdr>
    </w:div>
    <w:div w:id="108745062">
      <w:bodyDiv w:val="1"/>
      <w:marLeft w:val="0"/>
      <w:marRight w:val="0"/>
      <w:marTop w:val="0"/>
      <w:marBottom w:val="0"/>
      <w:divBdr>
        <w:top w:val="none" w:sz="0" w:space="0" w:color="auto"/>
        <w:left w:val="none" w:sz="0" w:space="0" w:color="auto"/>
        <w:bottom w:val="none" w:sz="0" w:space="0" w:color="auto"/>
        <w:right w:val="none" w:sz="0" w:space="0" w:color="auto"/>
      </w:divBdr>
    </w:div>
    <w:div w:id="109669992">
      <w:bodyDiv w:val="1"/>
      <w:marLeft w:val="0"/>
      <w:marRight w:val="0"/>
      <w:marTop w:val="0"/>
      <w:marBottom w:val="0"/>
      <w:divBdr>
        <w:top w:val="none" w:sz="0" w:space="0" w:color="auto"/>
        <w:left w:val="none" w:sz="0" w:space="0" w:color="auto"/>
        <w:bottom w:val="none" w:sz="0" w:space="0" w:color="auto"/>
        <w:right w:val="none" w:sz="0" w:space="0" w:color="auto"/>
      </w:divBdr>
    </w:div>
    <w:div w:id="124397409">
      <w:bodyDiv w:val="1"/>
      <w:marLeft w:val="0"/>
      <w:marRight w:val="0"/>
      <w:marTop w:val="0"/>
      <w:marBottom w:val="0"/>
      <w:divBdr>
        <w:top w:val="none" w:sz="0" w:space="0" w:color="auto"/>
        <w:left w:val="none" w:sz="0" w:space="0" w:color="auto"/>
        <w:bottom w:val="none" w:sz="0" w:space="0" w:color="auto"/>
        <w:right w:val="none" w:sz="0" w:space="0" w:color="auto"/>
      </w:divBdr>
    </w:div>
    <w:div w:id="125903177">
      <w:bodyDiv w:val="1"/>
      <w:marLeft w:val="0"/>
      <w:marRight w:val="0"/>
      <w:marTop w:val="0"/>
      <w:marBottom w:val="0"/>
      <w:divBdr>
        <w:top w:val="none" w:sz="0" w:space="0" w:color="auto"/>
        <w:left w:val="none" w:sz="0" w:space="0" w:color="auto"/>
        <w:bottom w:val="none" w:sz="0" w:space="0" w:color="auto"/>
        <w:right w:val="none" w:sz="0" w:space="0" w:color="auto"/>
      </w:divBdr>
    </w:div>
    <w:div w:id="128279592">
      <w:bodyDiv w:val="1"/>
      <w:marLeft w:val="0"/>
      <w:marRight w:val="0"/>
      <w:marTop w:val="0"/>
      <w:marBottom w:val="0"/>
      <w:divBdr>
        <w:top w:val="none" w:sz="0" w:space="0" w:color="auto"/>
        <w:left w:val="none" w:sz="0" w:space="0" w:color="auto"/>
        <w:bottom w:val="none" w:sz="0" w:space="0" w:color="auto"/>
        <w:right w:val="none" w:sz="0" w:space="0" w:color="auto"/>
      </w:divBdr>
    </w:div>
    <w:div w:id="134031343">
      <w:bodyDiv w:val="1"/>
      <w:marLeft w:val="0"/>
      <w:marRight w:val="0"/>
      <w:marTop w:val="0"/>
      <w:marBottom w:val="0"/>
      <w:divBdr>
        <w:top w:val="none" w:sz="0" w:space="0" w:color="auto"/>
        <w:left w:val="none" w:sz="0" w:space="0" w:color="auto"/>
        <w:bottom w:val="none" w:sz="0" w:space="0" w:color="auto"/>
        <w:right w:val="none" w:sz="0" w:space="0" w:color="auto"/>
      </w:divBdr>
    </w:div>
    <w:div w:id="144512815">
      <w:bodyDiv w:val="1"/>
      <w:marLeft w:val="0"/>
      <w:marRight w:val="0"/>
      <w:marTop w:val="0"/>
      <w:marBottom w:val="0"/>
      <w:divBdr>
        <w:top w:val="none" w:sz="0" w:space="0" w:color="auto"/>
        <w:left w:val="none" w:sz="0" w:space="0" w:color="auto"/>
        <w:bottom w:val="none" w:sz="0" w:space="0" w:color="auto"/>
        <w:right w:val="none" w:sz="0" w:space="0" w:color="auto"/>
      </w:divBdr>
    </w:div>
    <w:div w:id="146093919">
      <w:bodyDiv w:val="1"/>
      <w:marLeft w:val="0"/>
      <w:marRight w:val="0"/>
      <w:marTop w:val="0"/>
      <w:marBottom w:val="0"/>
      <w:divBdr>
        <w:top w:val="none" w:sz="0" w:space="0" w:color="auto"/>
        <w:left w:val="none" w:sz="0" w:space="0" w:color="auto"/>
        <w:bottom w:val="none" w:sz="0" w:space="0" w:color="auto"/>
        <w:right w:val="none" w:sz="0" w:space="0" w:color="auto"/>
      </w:divBdr>
    </w:div>
    <w:div w:id="147139020">
      <w:bodyDiv w:val="1"/>
      <w:marLeft w:val="0"/>
      <w:marRight w:val="0"/>
      <w:marTop w:val="0"/>
      <w:marBottom w:val="0"/>
      <w:divBdr>
        <w:top w:val="none" w:sz="0" w:space="0" w:color="auto"/>
        <w:left w:val="none" w:sz="0" w:space="0" w:color="auto"/>
        <w:bottom w:val="none" w:sz="0" w:space="0" w:color="auto"/>
        <w:right w:val="none" w:sz="0" w:space="0" w:color="auto"/>
      </w:divBdr>
    </w:div>
    <w:div w:id="173612757">
      <w:bodyDiv w:val="1"/>
      <w:marLeft w:val="0"/>
      <w:marRight w:val="0"/>
      <w:marTop w:val="0"/>
      <w:marBottom w:val="0"/>
      <w:divBdr>
        <w:top w:val="none" w:sz="0" w:space="0" w:color="auto"/>
        <w:left w:val="none" w:sz="0" w:space="0" w:color="auto"/>
        <w:bottom w:val="none" w:sz="0" w:space="0" w:color="auto"/>
        <w:right w:val="none" w:sz="0" w:space="0" w:color="auto"/>
      </w:divBdr>
    </w:div>
    <w:div w:id="174224983">
      <w:bodyDiv w:val="1"/>
      <w:marLeft w:val="0"/>
      <w:marRight w:val="0"/>
      <w:marTop w:val="0"/>
      <w:marBottom w:val="0"/>
      <w:divBdr>
        <w:top w:val="none" w:sz="0" w:space="0" w:color="auto"/>
        <w:left w:val="none" w:sz="0" w:space="0" w:color="auto"/>
        <w:bottom w:val="none" w:sz="0" w:space="0" w:color="auto"/>
        <w:right w:val="none" w:sz="0" w:space="0" w:color="auto"/>
      </w:divBdr>
    </w:div>
    <w:div w:id="176425832">
      <w:bodyDiv w:val="1"/>
      <w:marLeft w:val="0"/>
      <w:marRight w:val="0"/>
      <w:marTop w:val="0"/>
      <w:marBottom w:val="0"/>
      <w:divBdr>
        <w:top w:val="none" w:sz="0" w:space="0" w:color="auto"/>
        <w:left w:val="none" w:sz="0" w:space="0" w:color="auto"/>
        <w:bottom w:val="none" w:sz="0" w:space="0" w:color="auto"/>
        <w:right w:val="none" w:sz="0" w:space="0" w:color="auto"/>
      </w:divBdr>
    </w:div>
    <w:div w:id="189299640">
      <w:bodyDiv w:val="1"/>
      <w:marLeft w:val="0"/>
      <w:marRight w:val="0"/>
      <w:marTop w:val="0"/>
      <w:marBottom w:val="0"/>
      <w:divBdr>
        <w:top w:val="none" w:sz="0" w:space="0" w:color="auto"/>
        <w:left w:val="none" w:sz="0" w:space="0" w:color="auto"/>
        <w:bottom w:val="none" w:sz="0" w:space="0" w:color="auto"/>
        <w:right w:val="none" w:sz="0" w:space="0" w:color="auto"/>
      </w:divBdr>
    </w:div>
    <w:div w:id="190849006">
      <w:bodyDiv w:val="1"/>
      <w:marLeft w:val="0"/>
      <w:marRight w:val="0"/>
      <w:marTop w:val="0"/>
      <w:marBottom w:val="0"/>
      <w:divBdr>
        <w:top w:val="none" w:sz="0" w:space="0" w:color="auto"/>
        <w:left w:val="none" w:sz="0" w:space="0" w:color="auto"/>
        <w:bottom w:val="none" w:sz="0" w:space="0" w:color="auto"/>
        <w:right w:val="none" w:sz="0" w:space="0" w:color="auto"/>
      </w:divBdr>
    </w:div>
    <w:div w:id="198323251">
      <w:bodyDiv w:val="1"/>
      <w:marLeft w:val="0"/>
      <w:marRight w:val="0"/>
      <w:marTop w:val="0"/>
      <w:marBottom w:val="0"/>
      <w:divBdr>
        <w:top w:val="none" w:sz="0" w:space="0" w:color="auto"/>
        <w:left w:val="none" w:sz="0" w:space="0" w:color="auto"/>
        <w:bottom w:val="none" w:sz="0" w:space="0" w:color="auto"/>
        <w:right w:val="none" w:sz="0" w:space="0" w:color="auto"/>
      </w:divBdr>
    </w:div>
    <w:div w:id="198709701">
      <w:bodyDiv w:val="1"/>
      <w:marLeft w:val="0"/>
      <w:marRight w:val="0"/>
      <w:marTop w:val="0"/>
      <w:marBottom w:val="0"/>
      <w:divBdr>
        <w:top w:val="none" w:sz="0" w:space="0" w:color="auto"/>
        <w:left w:val="none" w:sz="0" w:space="0" w:color="auto"/>
        <w:bottom w:val="none" w:sz="0" w:space="0" w:color="auto"/>
        <w:right w:val="none" w:sz="0" w:space="0" w:color="auto"/>
      </w:divBdr>
    </w:div>
    <w:div w:id="199392622">
      <w:bodyDiv w:val="1"/>
      <w:marLeft w:val="0"/>
      <w:marRight w:val="0"/>
      <w:marTop w:val="0"/>
      <w:marBottom w:val="0"/>
      <w:divBdr>
        <w:top w:val="none" w:sz="0" w:space="0" w:color="auto"/>
        <w:left w:val="none" w:sz="0" w:space="0" w:color="auto"/>
        <w:bottom w:val="none" w:sz="0" w:space="0" w:color="auto"/>
        <w:right w:val="none" w:sz="0" w:space="0" w:color="auto"/>
      </w:divBdr>
    </w:div>
    <w:div w:id="204947632">
      <w:bodyDiv w:val="1"/>
      <w:marLeft w:val="0"/>
      <w:marRight w:val="0"/>
      <w:marTop w:val="0"/>
      <w:marBottom w:val="0"/>
      <w:divBdr>
        <w:top w:val="none" w:sz="0" w:space="0" w:color="auto"/>
        <w:left w:val="none" w:sz="0" w:space="0" w:color="auto"/>
        <w:bottom w:val="none" w:sz="0" w:space="0" w:color="auto"/>
        <w:right w:val="none" w:sz="0" w:space="0" w:color="auto"/>
      </w:divBdr>
    </w:div>
    <w:div w:id="206841767">
      <w:bodyDiv w:val="1"/>
      <w:marLeft w:val="0"/>
      <w:marRight w:val="0"/>
      <w:marTop w:val="0"/>
      <w:marBottom w:val="0"/>
      <w:divBdr>
        <w:top w:val="none" w:sz="0" w:space="0" w:color="auto"/>
        <w:left w:val="none" w:sz="0" w:space="0" w:color="auto"/>
        <w:bottom w:val="none" w:sz="0" w:space="0" w:color="auto"/>
        <w:right w:val="none" w:sz="0" w:space="0" w:color="auto"/>
      </w:divBdr>
    </w:div>
    <w:div w:id="213934702">
      <w:bodyDiv w:val="1"/>
      <w:marLeft w:val="0"/>
      <w:marRight w:val="0"/>
      <w:marTop w:val="0"/>
      <w:marBottom w:val="0"/>
      <w:divBdr>
        <w:top w:val="none" w:sz="0" w:space="0" w:color="auto"/>
        <w:left w:val="none" w:sz="0" w:space="0" w:color="auto"/>
        <w:bottom w:val="none" w:sz="0" w:space="0" w:color="auto"/>
        <w:right w:val="none" w:sz="0" w:space="0" w:color="auto"/>
      </w:divBdr>
    </w:div>
    <w:div w:id="214969072">
      <w:bodyDiv w:val="1"/>
      <w:marLeft w:val="0"/>
      <w:marRight w:val="0"/>
      <w:marTop w:val="0"/>
      <w:marBottom w:val="0"/>
      <w:divBdr>
        <w:top w:val="none" w:sz="0" w:space="0" w:color="auto"/>
        <w:left w:val="none" w:sz="0" w:space="0" w:color="auto"/>
        <w:bottom w:val="none" w:sz="0" w:space="0" w:color="auto"/>
        <w:right w:val="none" w:sz="0" w:space="0" w:color="auto"/>
      </w:divBdr>
    </w:div>
    <w:div w:id="221404792">
      <w:bodyDiv w:val="1"/>
      <w:marLeft w:val="0"/>
      <w:marRight w:val="0"/>
      <w:marTop w:val="0"/>
      <w:marBottom w:val="0"/>
      <w:divBdr>
        <w:top w:val="none" w:sz="0" w:space="0" w:color="auto"/>
        <w:left w:val="none" w:sz="0" w:space="0" w:color="auto"/>
        <w:bottom w:val="none" w:sz="0" w:space="0" w:color="auto"/>
        <w:right w:val="none" w:sz="0" w:space="0" w:color="auto"/>
      </w:divBdr>
    </w:div>
    <w:div w:id="257569497">
      <w:bodyDiv w:val="1"/>
      <w:marLeft w:val="0"/>
      <w:marRight w:val="0"/>
      <w:marTop w:val="0"/>
      <w:marBottom w:val="0"/>
      <w:divBdr>
        <w:top w:val="none" w:sz="0" w:space="0" w:color="auto"/>
        <w:left w:val="none" w:sz="0" w:space="0" w:color="auto"/>
        <w:bottom w:val="none" w:sz="0" w:space="0" w:color="auto"/>
        <w:right w:val="none" w:sz="0" w:space="0" w:color="auto"/>
      </w:divBdr>
    </w:div>
    <w:div w:id="261229113">
      <w:bodyDiv w:val="1"/>
      <w:marLeft w:val="0"/>
      <w:marRight w:val="0"/>
      <w:marTop w:val="0"/>
      <w:marBottom w:val="0"/>
      <w:divBdr>
        <w:top w:val="none" w:sz="0" w:space="0" w:color="auto"/>
        <w:left w:val="none" w:sz="0" w:space="0" w:color="auto"/>
        <w:bottom w:val="none" w:sz="0" w:space="0" w:color="auto"/>
        <w:right w:val="none" w:sz="0" w:space="0" w:color="auto"/>
      </w:divBdr>
    </w:div>
    <w:div w:id="271402551">
      <w:bodyDiv w:val="1"/>
      <w:marLeft w:val="0"/>
      <w:marRight w:val="0"/>
      <w:marTop w:val="0"/>
      <w:marBottom w:val="0"/>
      <w:divBdr>
        <w:top w:val="none" w:sz="0" w:space="0" w:color="auto"/>
        <w:left w:val="none" w:sz="0" w:space="0" w:color="auto"/>
        <w:bottom w:val="none" w:sz="0" w:space="0" w:color="auto"/>
        <w:right w:val="none" w:sz="0" w:space="0" w:color="auto"/>
      </w:divBdr>
    </w:div>
    <w:div w:id="273097737">
      <w:bodyDiv w:val="1"/>
      <w:marLeft w:val="0"/>
      <w:marRight w:val="0"/>
      <w:marTop w:val="0"/>
      <w:marBottom w:val="0"/>
      <w:divBdr>
        <w:top w:val="none" w:sz="0" w:space="0" w:color="auto"/>
        <w:left w:val="none" w:sz="0" w:space="0" w:color="auto"/>
        <w:bottom w:val="none" w:sz="0" w:space="0" w:color="auto"/>
        <w:right w:val="none" w:sz="0" w:space="0" w:color="auto"/>
      </w:divBdr>
    </w:div>
    <w:div w:id="278805052">
      <w:bodyDiv w:val="1"/>
      <w:marLeft w:val="0"/>
      <w:marRight w:val="0"/>
      <w:marTop w:val="0"/>
      <w:marBottom w:val="0"/>
      <w:divBdr>
        <w:top w:val="none" w:sz="0" w:space="0" w:color="auto"/>
        <w:left w:val="none" w:sz="0" w:space="0" w:color="auto"/>
        <w:bottom w:val="none" w:sz="0" w:space="0" w:color="auto"/>
        <w:right w:val="none" w:sz="0" w:space="0" w:color="auto"/>
      </w:divBdr>
    </w:div>
    <w:div w:id="319313285">
      <w:bodyDiv w:val="1"/>
      <w:marLeft w:val="0"/>
      <w:marRight w:val="0"/>
      <w:marTop w:val="0"/>
      <w:marBottom w:val="0"/>
      <w:divBdr>
        <w:top w:val="none" w:sz="0" w:space="0" w:color="auto"/>
        <w:left w:val="none" w:sz="0" w:space="0" w:color="auto"/>
        <w:bottom w:val="none" w:sz="0" w:space="0" w:color="auto"/>
        <w:right w:val="none" w:sz="0" w:space="0" w:color="auto"/>
      </w:divBdr>
    </w:div>
    <w:div w:id="323709048">
      <w:bodyDiv w:val="1"/>
      <w:marLeft w:val="0"/>
      <w:marRight w:val="0"/>
      <w:marTop w:val="0"/>
      <w:marBottom w:val="0"/>
      <w:divBdr>
        <w:top w:val="none" w:sz="0" w:space="0" w:color="auto"/>
        <w:left w:val="none" w:sz="0" w:space="0" w:color="auto"/>
        <w:bottom w:val="none" w:sz="0" w:space="0" w:color="auto"/>
        <w:right w:val="none" w:sz="0" w:space="0" w:color="auto"/>
      </w:divBdr>
    </w:div>
    <w:div w:id="323899948">
      <w:bodyDiv w:val="1"/>
      <w:marLeft w:val="0"/>
      <w:marRight w:val="0"/>
      <w:marTop w:val="0"/>
      <w:marBottom w:val="0"/>
      <w:divBdr>
        <w:top w:val="none" w:sz="0" w:space="0" w:color="auto"/>
        <w:left w:val="none" w:sz="0" w:space="0" w:color="auto"/>
        <w:bottom w:val="none" w:sz="0" w:space="0" w:color="auto"/>
        <w:right w:val="none" w:sz="0" w:space="0" w:color="auto"/>
      </w:divBdr>
    </w:div>
    <w:div w:id="334722555">
      <w:bodyDiv w:val="1"/>
      <w:marLeft w:val="0"/>
      <w:marRight w:val="0"/>
      <w:marTop w:val="0"/>
      <w:marBottom w:val="0"/>
      <w:divBdr>
        <w:top w:val="none" w:sz="0" w:space="0" w:color="auto"/>
        <w:left w:val="none" w:sz="0" w:space="0" w:color="auto"/>
        <w:bottom w:val="none" w:sz="0" w:space="0" w:color="auto"/>
        <w:right w:val="none" w:sz="0" w:space="0" w:color="auto"/>
      </w:divBdr>
    </w:div>
    <w:div w:id="341011167">
      <w:bodyDiv w:val="1"/>
      <w:marLeft w:val="0"/>
      <w:marRight w:val="0"/>
      <w:marTop w:val="0"/>
      <w:marBottom w:val="0"/>
      <w:divBdr>
        <w:top w:val="none" w:sz="0" w:space="0" w:color="auto"/>
        <w:left w:val="none" w:sz="0" w:space="0" w:color="auto"/>
        <w:bottom w:val="none" w:sz="0" w:space="0" w:color="auto"/>
        <w:right w:val="none" w:sz="0" w:space="0" w:color="auto"/>
      </w:divBdr>
    </w:div>
    <w:div w:id="352462003">
      <w:bodyDiv w:val="1"/>
      <w:marLeft w:val="0"/>
      <w:marRight w:val="0"/>
      <w:marTop w:val="0"/>
      <w:marBottom w:val="0"/>
      <w:divBdr>
        <w:top w:val="none" w:sz="0" w:space="0" w:color="auto"/>
        <w:left w:val="none" w:sz="0" w:space="0" w:color="auto"/>
        <w:bottom w:val="none" w:sz="0" w:space="0" w:color="auto"/>
        <w:right w:val="none" w:sz="0" w:space="0" w:color="auto"/>
      </w:divBdr>
    </w:div>
    <w:div w:id="354231573">
      <w:bodyDiv w:val="1"/>
      <w:marLeft w:val="0"/>
      <w:marRight w:val="0"/>
      <w:marTop w:val="0"/>
      <w:marBottom w:val="0"/>
      <w:divBdr>
        <w:top w:val="none" w:sz="0" w:space="0" w:color="auto"/>
        <w:left w:val="none" w:sz="0" w:space="0" w:color="auto"/>
        <w:bottom w:val="none" w:sz="0" w:space="0" w:color="auto"/>
        <w:right w:val="none" w:sz="0" w:space="0" w:color="auto"/>
      </w:divBdr>
    </w:div>
    <w:div w:id="366224123">
      <w:bodyDiv w:val="1"/>
      <w:marLeft w:val="0"/>
      <w:marRight w:val="0"/>
      <w:marTop w:val="0"/>
      <w:marBottom w:val="0"/>
      <w:divBdr>
        <w:top w:val="none" w:sz="0" w:space="0" w:color="auto"/>
        <w:left w:val="none" w:sz="0" w:space="0" w:color="auto"/>
        <w:bottom w:val="none" w:sz="0" w:space="0" w:color="auto"/>
        <w:right w:val="none" w:sz="0" w:space="0" w:color="auto"/>
      </w:divBdr>
    </w:div>
    <w:div w:id="369185334">
      <w:bodyDiv w:val="1"/>
      <w:marLeft w:val="0"/>
      <w:marRight w:val="0"/>
      <w:marTop w:val="0"/>
      <w:marBottom w:val="0"/>
      <w:divBdr>
        <w:top w:val="none" w:sz="0" w:space="0" w:color="auto"/>
        <w:left w:val="none" w:sz="0" w:space="0" w:color="auto"/>
        <w:bottom w:val="none" w:sz="0" w:space="0" w:color="auto"/>
        <w:right w:val="none" w:sz="0" w:space="0" w:color="auto"/>
      </w:divBdr>
    </w:div>
    <w:div w:id="372509669">
      <w:bodyDiv w:val="1"/>
      <w:marLeft w:val="0"/>
      <w:marRight w:val="0"/>
      <w:marTop w:val="0"/>
      <w:marBottom w:val="0"/>
      <w:divBdr>
        <w:top w:val="none" w:sz="0" w:space="0" w:color="auto"/>
        <w:left w:val="none" w:sz="0" w:space="0" w:color="auto"/>
        <w:bottom w:val="none" w:sz="0" w:space="0" w:color="auto"/>
        <w:right w:val="none" w:sz="0" w:space="0" w:color="auto"/>
      </w:divBdr>
    </w:div>
    <w:div w:id="400635402">
      <w:bodyDiv w:val="1"/>
      <w:marLeft w:val="0"/>
      <w:marRight w:val="0"/>
      <w:marTop w:val="0"/>
      <w:marBottom w:val="0"/>
      <w:divBdr>
        <w:top w:val="none" w:sz="0" w:space="0" w:color="auto"/>
        <w:left w:val="none" w:sz="0" w:space="0" w:color="auto"/>
        <w:bottom w:val="none" w:sz="0" w:space="0" w:color="auto"/>
        <w:right w:val="none" w:sz="0" w:space="0" w:color="auto"/>
      </w:divBdr>
    </w:div>
    <w:div w:id="404885997">
      <w:bodyDiv w:val="1"/>
      <w:marLeft w:val="0"/>
      <w:marRight w:val="0"/>
      <w:marTop w:val="0"/>
      <w:marBottom w:val="0"/>
      <w:divBdr>
        <w:top w:val="none" w:sz="0" w:space="0" w:color="auto"/>
        <w:left w:val="none" w:sz="0" w:space="0" w:color="auto"/>
        <w:bottom w:val="none" w:sz="0" w:space="0" w:color="auto"/>
        <w:right w:val="none" w:sz="0" w:space="0" w:color="auto"/>
      </w:divBdr>
    </w:div>
    <w:div w:id="412505745">
      <w:bodyDiv w:val="1"/>
      <w:marLeft w:val="0"/>
      <w:marRight w:val="0"/>
      <w:marTop w:val="0"/>
      <w:marBottom w:val="0"/>
      <w:divBdr>
        <w:top w:val="none" w:sz="0" w:space="0" w:color="auto"/>
        <w:left w:val="none" w:sz="0" w:space="0" w:color="auto"/>
        <w:bottom w:val="none" w:sz="0" w:space="0" w:color="auto"/>
        <w:right w:val="none" w:sz="0" w:space="0" w:color="auto"/>
      </w:divBdr>
    </w:div>
    <w:div w:id="422535162">
      <w:bodyDiv w:val="1"/>
      <w:marLeft w:val="0"/>
      <w:marRight w:val="0"/>
      <w:marTop w:val="0"/>
      <w:marBottom w:val="0"/>
      <w:divBdr>
        <w:top w:val="none" w:sz="0" w:space="0" w:color="auto"/>
        <w:left w:val="none" w:sz="0" w:space="0" w:color="auto"/>
        <w:bottom w:val="none" w:sz="0" w:space="0" w:color="auto"/>
        <w:right w:val="none" w:sz="0" w:space="0" w:color="auto"/>
      </w:divBdr>
    </w:div>
    <w:div w:id="423110643">
      <w:bodyDiv w:val="1"/>
      <w:marLeft w:val="0"/>
      <w:marRight w:val="0"/>
      <w:marTop w:val="0"/>
      <w:marBottom w:val="0"/>
      <w:divBdr>
        <w:top w:val="none" w:sz="0" w:space="0" w:color="auto"/>
        <w:left w:val="none" w:sz="0" w:space="0" w:color="auto"/>
        <w:bottom w:val="none" w:sz="0" w:space="0" w:color="auto"/>
        <w:right w:val="none" w:sz="0" w:space="0" w:color="auto"/>
      </w:divBdr>
    </w:div>
    <w:div w:id="454373717">
      <w:bodyDiv w:val="1"/>
      <w:marLeft w:val="0"/>
      <w:marRight w:val="0"/>
      <w:marTop w:val="0"/>
      <w:marBottom w:val="0"/>
      <w:divBdr>
        <w:top w:val="none" w:sz="0" w:space="0" w:color="auto"/>
        <w:left w:val="none" w:sz="0" w:space="0" w:color="auto"/>
        <w:bottom w:val="none" w:sz="0" w:space="0" w:color="auto"/>
        <w:right w:val="none" w:sz="0" w:space="0" w:color="auto"/>
      </w:divBdr>
    </w:div>
    <w:div w:id="456145210">
      <w:bodyDiv w:val="1"/>
      <w:marLeft w:val="0"/>
      <w:marRight w:val="0"/>
      <w:marTop w:val="0"/>
      <w:marBottom w:val="0"/>
      <w:divBdr>
        <w:top w:val="none" w:sz="0" w:space="0" w:color="auto"/>
        <w:left w:val="none" w:sz="0" w:space="0" w:color="auto"/>
        <w:bottom w:val="none" w:sz="0" w:space="0" w:color="auto"/>
        <w:right w:val="none" w:sz="0" w:space="0" w:color="auto"/>
      </w:divBdr>
    </w:div>
    <w:div w:id="466237513">
      <w:bodyDiv w:val="1"/>
      <w:marLeft w:val="0"/>
      <w:marRight w:val="0"/>
      <w:marTop w:val="0"/>
      <w:marBottom w:val="0"/>
      <w:divBdr>
        <w:top w:val="none" w:sz="0" w:space="0" w:color="auto"/>
        <w:left w:val="none" w:sz="0" w:space="0" w:color="auto"/>
        <w:bottom w:val="none" w:sz="0" w:space="0" w:color="auto"/>
        <w:right w:val="none" w:sz="0" w:space="0" w:color="auto"/>
      </w:divBdr>
    </w:div>
    <w:div w:id="480775731">
      <w:bodyDiv w:val="1"/>
      <w:marLeft w:val="0"/>
      <w:marRight w:val="0"/>
      <w:marTop w:val="0"/>
      <w:marBottom w:val="0"/>
      <w:divBdr>
        <w:top w:val="none" w:sz="0" w:space="0" w:color="auto"/>
        <w:left w:val="none" w:sz="0" w:space="0" w:color="auto"/>
        <w:bottom w:val="none" w:sz="0" w:space="0" w:color="auto"/>
        <w:right w:val="none" w:sz="0" w:space="0" w:color="auto"/>
      </w:divBdr>
    </w:div>
    <w:div w:id="481316803">
      <w:bodyDiv w:val="1"/>
      <w:marLeft w:val="0"/>
      <w:marRight w:val="0"/>
      <w:marTop w:val="0"/>
      <w:marBottom w:val="0"/>
      <w:divBdr>
        <w:top w:val="none" w:sz="0" w:space="0" w:color="auto"/>
        <w:left w:val="none" w:sz="0" w:space="0" w:color="auto"/>
        <w:bottom w:val="none" w:sz="0" w:space="0" w:color="auto"/>
        <w:right w:val="none" w:sz="0" w:space="0" w:color="auto"/>
      </w:divBdr>
    </w:div>
    <w:div w:id="484594225">
      <w:bodyDiv w:val="1"/>
      <w:marLeft w:val="0"/>
      <w:marRight w:val="0"/>
      <w:marTop w:val="0"/>
      <w:marBottom w:val="0"/>
      <w:divBdr>
        <w:top w:val="none" w:sz="0" w:space="0" w:color="auto"/>
        <w:left w:val="none" w:sz="0" w:space="0" w:color="auto"/>
        <w:bottom w:val="none" w:sz="0" w:space="0" w:color="auto"/>
        <w:right w:val="none" w:sz="0" w:space="0" w:color="auto"/>
      </w:divBdr>
    </w:div>
    <w:div w:id="489905838">
      <w:bodyDiv w:val="1"/>
      <w:marLeft w:val="0"/>
      <w:marRight w:val="0"/>
      <w:marTop w:val="0"/>
      <w:marBottom w:val="0"/>
      <w:divBdr>
        <w:top w:val="none" w:sz="0" w:space="0" w:color="auto"/>
        <w:left w:val="none" w:sz="0" w:space="0" w:color="auto"/>
        <w:bottom w:val="none" w:sz="0" w:space="0" w:color="auto"/>
        <w:right w:val="none" w:sz="0" w:space="0" w:color="auto"/>
      </w:divBdr>
    </w:div>
    <w:div w:id="489954288">
      <w:bodyDiv w:val="1"/>
      <w:marLeft w:val="0"/>
      <w:marRight w:val="0"/>
      <w:marTop w:val="0"/>
      <w:marBottom w:val="0"/>
      <w:divBdr>
        <w:top w:val="none" w:sz="0" w:space="0" w:color="auto"/>
        <w:left w:val="none" w:sz="0" w:space="0" w:color="auto"/>
        <w:bottom w:val="none" w:sz="0" w:space="0" w:color="auto"/>
        <w:right w:val="none" w:sz="0" w:space="0" w:color="auto"/>
      </w:divBdr>
    </w:div>
    <w:div w:id="499581286">
      <w:bodyDiv w:val="1"/>
      <w:marLeft w:val="0"/>
      <w:marRight w:val="0"/>
      <w:marTop w:val="0"/>
      <w:marBottom w:val="0"/>
      <w:divBdr>
        <w:top w:val="none" w:sz="0" w:space="0" w:color="auto"/>
        <w:left w:val="none" w:sz="0" w:space="0" w:color="auto"/>
        <w:bottom w:val="none" w:sz="0" w:space="0" w:color="auto"/>
        <w:right w:val="none" w:sz="0" w:space="0" w:color="auto"/>
      </w:divBdr>
    </w:div>
    <w:div w:id="511575619">
      <w:bodyDiv w:val="1"/>
      <w:marLeft w:val="0"/>
      <w:marRight w:val="0"/>
      <w:marTop w:val="0"/>
      <w:marBottom w:val="0"/>
      <w:divBdr>
        <w:top w:val="none" w:sz="0" w:space="0" w:color="auto"/>
        <w:left w:val="none" w:sz="0" w:space="0" w:color="auto"/>
        <w:bottom w:val="none" w:sz="0" w:space="0" w:color="auto"/>
        <w:right w:val="none" w:sz="0" w:space="0" w:color="auto"/>
      </w:divBdr>
    </w:div>
    <w:div w:id="518979864">
      <w:bodyDiv w:val="1"/>
      <w:marLeft w:val="0"/>
      <w:marRight w:val="0"/>
      <w:marTop w:val="0"/>
      <w:marBottom w:val="0"/>
      <w:divBdr>
        <w:top w:val="none" w:sz="0" w:space="0" w:color="auto"/>
        <w:left w:val="none" w:sz="0" w:space="0" w:color="auto"/>
        <w:bottom w:val="none" w:sz="0" w:space="0" w:color="auto"/>
        <w:right w:val="none" w:sz="0" w:space="0" w:color="auto"/>
      </w:divBdr>
    </w:div>
    <w:div w:id="526523508">
      <w:bodyDiv w:val="1"/>
      <w:marLeft w:val="0"/>
      <w:marRight w:val="0"/>
      <w:marTop w:val="0"/>
      <w:marBottom w:val="0"/>
      <w:divBdr>
        <w:top w:val="none" w:sz="0" w:space="0" w:color="auto"/>
        <w:left w:val="none" w:sz="0" w:space="0" w:color="auto"/>
        <w:bottom w:val="none" w:sz="0" w:space="0" w:color="auto"/>
        <w:right w:val="none" w:sz="0" w:space="0" w:color="auto"/>
      </w:divBdr>
    </w:div>
    <w:div w:id="528222164">
      <w:bodyDiv w:val="1"/>
      <w:marLeft w:val="0"/>
      <w:marRight w:val="0"/>
      <w:marTop w:val="0"/>
      <w:marBottom w:val="0"/>
      <w:divBdr>
        <w:top w:val="none" w:sz="0" w:space="0" w:color="auto"/>
        <w:left w:val="none" w:sz="0" w:space="0" w:color="auto"/>
        <w:bottom w:val="none" w:sz="0" w:space="0" w:color="auto"/>
        <w:right w:val="none" w:sz="0" w:space="0" w:color="auto"/>
      </w:divBdr>
    </w:div>
    <w:div w:id="540241289">
      <w:bodyDiv w:val="1"/>
      <w:marLeft w:val="0"/>
      <w:marRight w:val="0"/>
      <w:marTop w:val="0"/>
      <w:marBottom w:val="0"/>
      <w:divBdr>
        <w:top w:val="none" w:sz="0" w:space="0" w:color="auto"/>
        <w:left w:val="none" w:sz="0" w:space="0" w:color="auto"/>
        <w:bottom w:val="none" w:sz="0" w:space="0" w:color="auto"/>
        <w:right w:val="none" w:sz="0" w:space="0" w:color="auto"/>
      </w:divBdr>
    </w:div>
    <w:div w:id="547030752">
      <w:bodyDiv w:val="1"/>
      <w:marLeft w:val="0"/>
      <w:marRight w:val="0"/>
      <w:marTop w:val="0"/>
      <w:marBottom w:val="0"/>
      <w:divBdr>
        <w:top w:val="none" w:sz="0" w:space="0" w:color="auto"/>
        <w:left w:val="none" w:sz="0" w:space="0" w:color="auto"/>
        <w:bottom w:val="none" w:sz="0" w:space="0" w:color="auto"/>
        <w:right w:val="none" w:sz="0" w:space="0" w:color="auto"/>
      </w:divBdr>
    </w:div>
    <w:div w:id="559632225">
      <w:bodyDiv w:val="1"/>
      <w:marLeft w:val="0"/>
      <w:marRight w:val="0"/>
      <w:marTop w:val="0"/>
      <w:marBottom w:val="0"/>
      <w:divBdr>
        <w:top w:val="none" w:sz="0" w:space="0" w:color="auto"/>
        <w:left w:val="none" w:sz="0" w:space="0" w:color="auto"/>
        <w:bottom w:val="none" w:sz="0" w:space="0" w:color="auto"/>
        <w:right w:val="none" w:sz="0" w:space="0" w:color="auto"/>
      </w:divBdr>
    </w:div>
    <w:div w:id="560792027">
      <w:bodyDiv w:val="1"/>
      <w:marLeft w:val="0"/>
      <w:marRight w:val="0"/>
      <w:marTop w:val="0"/>
      <w:marBottom w:val="0"/>
      <w:divBdr>
        <w:top w:val="none" w:sz="0" w:space="0" w:color="auto"/>
        <w:left w:val="none" w:sz="0" w:space="0" w:color="auto"/>
        <w:bottom w:val="none" w:sz="0" w:space="0" w:color="auto"/>
        <w:right w:val="none" w:sz="0" w:space="0" w:color="auto"/>
      </w:divBdr>
    </w:div>
    <w:div w:id="560992099">
      <w:bodyDiv w:val="1"/>
      <w:marLeft w:val="0"/>
      <w:marRight w:val="0"/>
      <w:marTop w:val="0"/>
      <w:marBottom w:val="0"/>
      <w:divBdr>
        <w:top w:val="none" w:sz="0" w:space="0" w:color="auto"/>
        <w:left w:val="none" w:sz="0" w:space="0" w:color="auto"/>
        <w:bottom w:val="none" w:sz="0" w:space="0" w:color="auto"/>
        <w:right w:val="none" w:sz="0" w:space="0" w:color="auto"/>
      </w:divBdr>
    </w:div>
    <w:div w:id="564338693">
      <w:bodyDiv w:val="1"/>
      <w:marLeft w:val="0"/>
      <w:marRight w:val="0"/>
      <w:marTop w:val="0"/>
      <w:marBottom w:val="0"/>
      <w:divBdr>
        <w:top w:val="none" w:sz="0" w:space="0" w:color="auto"/>
        <w:left w:val="none" w:sz="0" w:space="0" w:color="auto"/>
        <w:bottom w:val="none" w:sz="0" w:space="0" w:color="auto"/>
        <w:right w:val="none" w:sz="0" w:space="0" w:color="auto"/>
      </w:divBdr>
    </w:div>
    <w:div w:id="566039769">
      <w:bodyDiv w:val="1"/>
      <w:marLeft w:val="0"/>
      <w:marRight w:val="0"/>
      <w:marTop w:val="0"/>
      <w:marBottom w:val="0"/>
      <w:divBdr>
        <w:top w:val="none" w:sz="0" w:space="0" w:color="auto"/>
        <w:left w:val="none" w:sz="0" w:space="0" w:color="auto"/>
        <w:bottom w:val="none" w:sz="0" w:space="0" w:color="auto"/>
        <w:right w:val="none" w:sz="0" w:space="0" w:color="auto"/>
      </w:divBdr>
    </w:div>
    <w:div w:id="566309662">
      <w:bodyDiv w:val="1"/>
      <w:marLeft w:val="0"/>
      <w:marRight w:val="0"/>
      <w:marTop w:val="0"/>
      <w:marBottom w:val="0"/>
      <w:divBdr>
        <w:top w:val="none" w:sz="0" w:space="0" w:color="auto"/>
        <w:left w:val="none" w:sz="0" w:space="0" w:color="auto"/>
        <w:bottom w:val="none" w:sz="0" w:space="0" w:color="auto"/>
        <w:right w:val="none" w:sz="0" w:space="0" w:color="auto"/>
      </w:divBdr>
    </w:div>
    <w:div w:id="581648652">
      <w:bodyDiv w:val="1"/>
      <w:marLeft w:val="0"/>
      <w:marRight w:val="0"/>
      <w:marTop w:val="0"/>
      <w:marBottom w:val="0"/>
      <w:divBdr>
        <w:top w:val="none" w:sz="0" w:space="0" w:color="auto"/>
        <w:left w:val="none" w:sz="0" w:space="0" w:color="auto"/>
        <w:bottom w:val="none" w:sz="0" w:space="0" w:color="auto"/>
        <w:right w:val="none" w:sz="0" w:space="0" w:color="auto"/>
      </w:divBdr>
    </w:div>
    <w:div w:id="606304746">
      <w:bodyDiv w:val="1"/>
      <w:marLeft w:val="0"/>
      <w:marRight w:val="0"/>
      <w:marTop w:val="0"/>
      <w:marBottom w:val="0"/>
      <w:divBdr>
        <w:top w:val="none" w:sz="0" w:space="0" w:color="auto"/>
        <w:left w:val="none" w:sz="0" w:space="0" w:color="auto"/>
        <w:bottom w:val="none" w:sz="0" w:space="0" w:color="auto"/>
        <w:right w:val="none" w:sz="0" w:space="0" w:color="auto"/>
      </w:divBdr>
    </w:div>
    <w:div w:id="611281873">
      <w:bodyDiv w:val="1"/>
      <w:marLeft w:val="0"/>
      <w:marRight w:val="0"/>
      <w:marTop w:val="0"/>
      <w:marBottom w:val="0"/>
      <w:divBdr>
        <w:top w:val="none" w:sz="0" w:space="0" w:color="auto"/>
        <w:left w:val="none" w:sz="0" w:space="0" w:color="auto"/>
        <w:bottom w:val="none" w:sz="0" w:space="0" w:color="auto"/>
        <w:right w:val="none" w:sz="0" w:space="0" w:color="auto"/>
      </w:divBdr>
    </w:div>
    <w:div w:id="611933955">
      <w:bodyDiv w:val="1"/>
      <w:marLeft w:val="0"/>
      <w:marRight w:val="0"/>
      <w:marTop w:val="0"/>
      <w:marBottom w:val="0"/>
      <w:divBdr>
        <w:top w:val="none" w:sz="0" w:space="0" w:color="auto"/>
        <w:left w:val="none" w:sz="0" w:space="0" w:color="auto"/>
        <w:bottom w:val="none" w:sz="0" w:space="0" w:color="auto"/>
        <w:right w:val="none" w:sz="0" w:space="0" w:color="auto"/>
      </w:divBdr>
    </w:div>
    <w:div w:id="613170752">
      <w:bodyDiv w:val="1"/>
      <w:marLeft w:val="0"/>
      <w:marRight w:val="0"/>
      <w:marTop w:val="0"/>
      <w:marBottom w:val="0"/>
      <w:divBdr>
        <w:top w:val="none" w:sz="0" w:space="0" w:color="auto"/>
        <w:left w:val="none" w:sz="0" w:space="0" w:color="auto"/>
        <w:bottom w:val="none" w:sz="0" w:space="0" w:color="auto"/>
        <w:right w:val="none" w:sz="0" w:space="0" w:color="auto"/>
      </w:divBdr>
    </w:div>
    <w:div w:id="615021763">
      <w:bodyDiv w:val="1"/>
      <w:marLeft w:val="0"/>
      <w:marRight w:val="0"/>
      <w:marTop w:val="0"/>
      <w:marBottom w:val="0"/>
      <w:divBdr>
        <w:top w:val="none" w:sz="0" w:space="0" w:color="auto"/>
        <w:left w:val="none" w:sz="0" w:space="0" w:color="auto"/>
        <w:bottom w:val="none" w:sz="0" w:space="0" w:color="auto"/>
        <w:right w:val="none" w:sz="0" w:space="0" w:color="auto"/>
      </w:divBdr>
    </w:div>
    <w:div w:id="619608021">
      <w:bodyDiv w:val="1"/>
      <w:marLeft w:val="0"/>
      <w:marRight w:val="0"/>
      <w:marTop w:val="0"/>
      <w:marBottom w:val="0"/>
      <w:divBdr>
        <w:top w:val="none" w:sz="0" w:space="0" w:color="auto"/>
        <w:left w:val="none" w:sz="0" w:space="0" w:color="auto"/>
        <w:bottom w:val="none" w:sz="0" w:space="0" w:color="auto"/>
        <w:right w:val="none" w:sz="0" w:space="0" w:color="auto"/>
      </w:divBdr>
    </w:div>
    <w:div w:id="632557890">
      <w:bodyDiv w:val="1"/>
      <w:marLeft w:val="0"/>
      <w:marRight w:val="0"/>
      <w:marTop w:val="0"/>
      <w:marBottom w:val="0"/>
      <w:divBdr>
        <w:top w:val="none" w:sz="0" w:space="0" w:color="auto"/>
        <w:left w:val="none" w:sz="0" w:space="0" w:color="auto"/>
        <w:bottom w:val="none" w:sz="0" w:space="0" w:color="auto"/>
        <w:right w:val="none" w:sz="0" w:space="0" w:color="auto"/>
      </w:divBdr>
    </w:div>
    <w:div w:id="641275201">
      <w:bodyDiv w:val="1"/>
      <w:marLeft w:val="0"/>
      <w:marRight w:val="0"/>
      <w:marTop w:val="0"/>
      <w:marBottom w:val="0"/>
      <w:divBdr>
        <w:top w:val="none" w:sz="0" w:space="0" w:color="auto"/>
        <w:left w:val="none" w:sz="0" w:space="0" w:color="auto"/>
        <w:bottom w:val="none" w:sz="0" w:space="0" w:color="auto"/>
        <w:right w:val="none" w:sz="0" w:space="0" w:color="auto"/>
      </w:divBdr>
    </w:div>
    <w:div w:id="649479240">
      <w:bodyDiv w:val="1"/>
      <w:marLeft w:val="0"/>
      <w:marRight w:val="0"/>
      <w:marTop w:val="0"/>
      <w:marBottom w:val="0"/>
      <w:divBdr>
        <w:top w:val="none" w:sz="0" w:space="0" w:color="auto"/>
        <w:left w:val="none" w:sz="0" w:space="0" w:color="auto"/>
        <w:bottom w:val="none" w:sz="0" w:space="0" w:color="auto"/>
        <w:right w:val="none" w:sz="0" w:space="0" w:color="auto"/>
      </w:divBdr>
    </w:div>
    <w:div w:id="668561504">
      <w:bodyDiv w:val="1"/>
      <w:marLeft w:val="0"/>
      <w:marRight w:val="0"/>
      <w:marTop w:val="0"/>
      <w:marBottom w:val="0"/>
      <w:divBdr>
        <w:top w:val="none" w:sz="0" w:space="0" w:color="auto"/>
        <w:left w:val="none" w:sz="0" w:space="0" w:color="auto"/>
        <w:bottom w:val="none" w:sz="0" w:space="0" w:color="auto"/>
        <w:right w:val="none" w:sz="0" w:space="0" w:color="auto"/>
      </w:divBdr>
    </w:div>
    <w:div w:id="670566664">
      <w:bodyDiv w:val="1"/>
      <w:marLeft w:val="0"/>
      <w:marRight w:val="0"/>
      <w:marTop w:val="0"/>
      <w:marBottom w:val="0"/>
      <w:divBdr>
        <w:top w:val="none" w:sz="0" w:space="0" w:color="auto"/>
        <w:left w:val="none" w:sz="0" w:space="0" w:color="auto"/>
        <w:bottom w:val="none" w:sz="0" w:space="0" w:color="auto"/>
        <w:right w:val="none" w:sz="0" w:space="0" w:color="auto"/>
      </w:divBdr>
    </w:div>
    <w:div w:id="673194062">
      <w:bodyDiv w:val="1"/>
      <w:marLeft w:val="0"/>
      <w:marRight w:val="0"/>
      <w:marTop w:val="0"/>
      <w:marBottom w:val="0"/>
      <w:divBdr>
        <w:top w:val="none" w:sz="0" w:space="0" w:color="auto"/>
        <w:left w:val="none" w:sz="0" w:space="0" w:color="auto"/>
        <w:bottom w:val="none" w:sz="0" w:space="0" w:color="auto"/>
        <w:right w:val="none" w:sz="0" w:space="0" w:color="auto"/>
      </w:divBdr>
    </w:div>
    <w:div w:id="684211225">
      <w:bodyDiv w:val="1"/>
      <w:marLeft w:val="0"/>
      <w:marRight w:val="0"/>
      <w:marTop w:val="0"/>
      <w:marBottom w:val="0"/>
      <w:divBdr>
        <w:top w:val="none" w:sz="0" w:space="0" w:color="auto"/>
        <w:left w:val="none" w:sz="0" w:space="0" w:color="auto"/>
        <w:bottom w:val="none" w:sz="0" w:space="0" w:color="auto"/>
        <w:right w:val="none" w:sz="0" w:space="0" w:color="auto"/>
      </w:divBdr>
    </w:div>
    <w:div w:id="688140253">
      <w:bodyDiv w:val="1"/>
      <w:marLeft w:val="0"/>
      <w:marRight w:val="0"/>
      <w:marTop w:val="0"/>
      <w:marBottom w:val="0"/>
      <w:divBdr>
        <w:top w:val="none" w:sz="0" w:space="0" w:color="auto"/>
        <w:left w:val="none" w:sz="0" w:space="0" w:color="auto"/>
        <w:bottom w:val="none" w:sz="0" w:space="0" w:color="auto"/>
        <w:right w:val="none" w:sz="0" w:space="0" w:color="auto"/>
      </w:divBdr>
    </w:div>
    <w:div w:id="710032599">
      <w:bodyDiv w:val="1"/>
      <w:marLeft w:val="0"/>
      <w:marRight w:val="0"/>
      <w:marTop w:val="0"/>
      <w:marBottom w:val="0"/>
      <w:divBdr>
        <w:top w:val="none" w:sz="0" w:space="0" w:color="auto"/>
        <w:left w:val="none" w:sz="0" w:space="0" w:color="auto"/>
        <w:bottom w:val="none" w:sz="0" w:space="0" w:color="auto"/>
        <w:right w:val="none" w:sz="0" w:space="0" w:color="auto"/>
      </w:divBdr>
    </w:div>
    <w:div w:id="712080260">
      <w:bodyDiv w:val="1"/>
      <w:marLeft w:val="0"/>
      <w:marRight w:val="0"/>
      <w:marTop w:val="0"/>
      <w:marBottom w:val="0"/>
      <w:divBdr>
        <w:top w:val="none" w:sz="0" w:space="0" w:color="auto"/>
        <w:left w:val="none" w:sz="0" w:space="0" w:color="auto"/>
        <w:bottom w:val="none" w:sz="0" w:space="0" w:color="auto"/>
        <w:right w:val="none" w:sz="0" w:space="0" w:color="auto"/>
      </w:divBdr>
    </w:div>
    <w:div w:id="718169199">
      <w:bodyDiv w:val="1"/>
      <w:marLeft w:val="0"/>
      <w:marRight w:val="0"/>
      <w:marTop w:val="0"/>
      <w:marBottom w:val="0"/>
      <w:divBdr>
        <w:top w:val="none" w:sz="0" w:space="0" w:color="auto"/>
        <w:left w:val="none" w:sz="0" w:space="0" w:color="auto"/>
        <w:bottom w:val="none" w:sz="0" w:space="0" w:color="auto"/>
        <w:right w:val="none" w:sz="0" w:space="0" w:color="auto"/>
      </w:divBdr>
    </w:div>
    <w:div w:id="753362100">
      <w:bodyDiv w:val="1"/>
      <w:marLeft w:val="0"/>
      <w:marRight w:val="0"/>
      <w:marTop w:val="0"/>
      <w:marBottom w:val="0"/>
      <w:divBdr>
        <w:top w:val="none" w:sz="0" w:space="0" w:color="auto"/>
        <w:left w:val="none" w:sz="0" w:space="0" w:color="auto"/>
        <w:bottom w:val="none" w:sz="0" w:space="0" w:color="auto"/>
        <w:right w:val="none" w:sz="0" w:space="0" w:color="auto"/>
      </w:divBdr>
    </w:div>
    <w:div w:id="777916789">
      <w:bodyDiv w:val="1"/>
      <w:marLeft w:val="0"/>
      <w:marRight w:val="0"/>
      <w:marTop w:val="0"/>
      <w:marBottom w:val="0"/>
      <w:divBdr>
        <w:top w:val="none" w:sz="0" w:space="0" w:color="auto"/>
        <w:left w:val="none" w:sz="0" w:space="0" w:color="auto"/>
        <w:bottom w:val="none" w:sz="0" w:space="0" w:color="auto"/>
        <w:right w:val="none" w:sz="0" w:space="0" w:color="auto"/>
      </w:divBdr>
    </w:div>
    <w:div w:id="781460765">
      <w:bodyDiv w:val="1"/>
      <w:marLeft w:val="0"/>
      <w:marRight w:val="0"/>
      <w:marTop w:val="0"/>
      <w:marBottom w:val="0"/>
      <w:divBdr>
        <w:top w:val="none" w:sz="0" w:space="0" w:color="auto"/>
        <w:left w:val="none" w:sz="0" w:space="0" w:color="auto"/>
        <w:bottom w:val="none" w:sz="0" w:space="0" w:color="auto"/>
        <w:right w:val="none" w:sz="0" w:space="0" w:color="auto"/>
      </w:divBdr>
    </w:div>
    <w:div w:id="782698411">
      <w:bodyDiv w:val="1"/>
      <w:marLeft w:val="0"/>
      <w:marRight w:val="0"/>
      <w:marTop w:val="0"/>
      <w:marBottom w:val="0"/>
      <w:divBdr>
        <w:top w:val="none" w:sz="0" w:space="0" w:color="auto"/>
        <w:left w:val="none" w:sz="0" w:space="0" w:color="auto"/>
        <w:bottom w:val="none" w:sz="0" w:space="0" w:color="auto"/>
        <w:right w:val="none" w:sz="0" w:space="0" w:color="auto"/>
      </w:divBdr>
    </w:div>
    <w:div w:id="789861048">
      <w:bodyDiv w:val="1"/>
      <w:marLeft w:val="0"/>
      <w:marRight w:val="0"/>
      <w:marTop w:val="0"/>
      <w:marBottom w:val="0"/>
      <w:divBdr>
        <w:top w:val="none" w:sz="0" w:space="0" w:color="auto"/>
        <w:left w:val="none" w:sz="0" w:space="0" w:color="auto"/>
        <w:bottom w:val="none" w:sz="0" w:space="0" w:color="auto"/>
        <w:right w:val="none" w:sz="0" w:space="0" w:color="auto"/>
      </w:divBdr>
    </w:div>
    <w:div w:id="795565264">
      <w:bodyDiv w:val="1"/>
      <w:marLeft w:val="0"/>
      <w:marRight w:val="0"/>
      <w:marTop w:val="0"/>
      <w:marBottom w:val="0"/>
      <w:divBdr>
        <w:top w:val="none" w:sz="0" w:space="0" w:color="auto"/>
        <w:left w:val="none" w:sz="0" w:space="0" w:color="auto"/>
        <w:bottom w:val="none" w:sz="0" w:space="0" w:color="auto"/>
        <w:right w:val="none" w:sz="0" w:space="0" w:color="auto"/>
      </w:divBdr>
    </w:div>
    <w:div w:id="802236938">
      <w:bodyDiv w:val="1"/>
      <w:marLeft w:val="0"/>
      <w:marRight w:val="0"/>
      <w:marTop w:val="0"/>
      <w:marBottom w:val="0"/>
      <w:divBdr>
        <w:top w:val="none" w:sz="0" w:space="0" w:color="auto"/>
        <w:left w:val="none" w:sz="0" w:space="0" w:color="auto"/>
        <w:bottom w:val="none" w:sz="0" w:space="0" w:color="auto"/>
        <w:right w:val="none" w:sz="0" w:space="0" w:color="auto"/>
      </w:divBdr>
    </w:div>
    <w:div w:id="805585227">
      <w:bodyDiv w:val="1"/>
      <w:marLeft w:val="0"/>
      <w:marRight w:val="0"/>
      <w:marTop w:val="0"/>
      <w:marBottom w:val="0"/>
      <w:divBdr>
        <w:top w:val="none" w:sz="0" w:space="0" w:color="auto"/>
        <w:left w:val="none" w:sz="0" w:space="0" w:color="auto"/>
        <w:bottom w:val="none" w:sz="0" w:space="0" w:color="auto"/>
        <w:right w:val="none" w:sz="0" w:space="0" w:color="auto"/>
      </w:divBdr>
    </w:div>
    <w:div w:id="816150564">
      <w:bodyDiv w:val="1"/>
      <w:marLeft w:val="0"/>
      <w:marRight w:val="0"/>
      <w:marTop w:val="0"/>
      <w:marBottom w:val="0"/>
      <w:divBdr>
        <w:top w:val="none" w:sz="0" w:space="0" w:color="auto"/>
        <w:left w:val="none" w:sz="0" w:space="0" w:color="auto"/>
        <w:bottom w:val="none" w:sz="0" w:space="0" w:color="auto"/>
        <w:right w:val="none" w:sz="0" w:space="0" w:color="auto"/>
      </w:divBdr>
    </w:div>
    <w:div w:id="831484278">
      <w:bodyDiv w:val="1"/>
      <w:marLeft w:val="0"/>
      <w:marRight w:val="0"/>
      <w:marTop w:val="0"/>
      <w:marBottom w:val="0"/>
      <w:divBdr>
        <w:top w:val="none" w:sz="0" w:space="0" w:color="auto"/>
        <w:left w:val="none" w:sz="0" w:space="0" w:color="auto"/>
        <w:bottom w:val="none" w:sz="0" w:space="0" w:color="auto"/>
        <w:right w:val="none" w:sz="0" w:space="0" w:color="auto"/>
      </w:divBdr>
    </w:div>
    <w:div w:id="833297466">
      <w:bodyDiv w:val="1"/>
      <w:marLeft w:val="0"/>
      <w:marRight w:val="0"/>
      <w:marTop w:val="0"/>
      <w:marBottom w:val="0"/>
      <w:divBdr>
        <w:top w:val="none" w:sz="0" w:space="0" w:color="auto"/>
        <w:left w:val="none" w:sz="0" w:space="0" w:color="auto"/>
        <w:bottom w:val="none" w:sz="0" w:space="0" w:color="auto"/>
        <w:right w:val="none" w:sz="0" w:space="0" w:color="auto"/>
      </w:divBdr>
    </w:div>
    <w:div w:id="852572294">
      <w:bodyDiv w:val="1"/>
      <w:marLeft w:val="0"/>
      <w:marRight w:val="0"/>
      <w:marTop w:val="0"/>
      <w:marBottom w:val="0"/>
      <w:divBdr>
        <w:top w:val="none" w:sz="0" w:space="0" w:color="auto"/>
        <w:left w:val="none" w:sz="0" w:space="0" w:color="auto"/>
        <w:bottom w:val="none" w:sz="0" w:space="0" w:color="auto"/>
        <w:right w:val="none" w:sz="0" w:space="0" w:color="auto"/>
      </w:divBdr>
    </w:div>
    <w:div w:id="856889190">
      <w:bodyDiv w:val="1"/>
      <w:marLeft w:val="0"/>
      <w:marRight w:val="0"/>
      <w:marTop w:val="0"/>
      <w:marBottom w:val="0"/>
      <w:divBdr>
        <w:top w:val="none" w:sz="0" w:space="0" w:color="auto"/>
        <w:left w:val="none" w:sz="0" w:space="0" w:color="auto"/>
        <w:bottom w:val="none" w:sz="0" w:space="0" w:color="auto"/>
        <w:right w:val="none" w:sz="0" w:space="0" w:color="auto"/>
      </w:divBdr>
    </w:div>
    <w:div w:id="858082127">
      <w:bodyDiv w:val="1"/>
      <w:marLeft w:val="0"/>
      <w:marRight w:val="0"/>
      <w:marTop w:val="0"/>
      <w:marBottom w:val="0"/>
      <w:divBdr>
        <w:top w:val="none" w:sz="0" w:space="0" w:color="auto"/>
        <w:left w:val="none" w:sz="0" w:space="0" w:color="auto"/>
        <w:bottom w:val="none" w:sz="0" w:space="0" w:color="auto"/>
        <w:right w:val="none" w:sz="0" w:space="0" w:color="auto"/>
      </w:divBdr>
    </w:div>
    <w:div w:id="866454158">
      <w:bodyDiv w:val="1"/>
      <w:marLeft w:val="0"/>
      <w:marRight w:val="0"/>
      <w:marTop w:val="0"/>
      <w:marBottom w:val="0"/>
      <w:divBdr>
        <w:top w:val="none" w:sz="0" w:space="0" w:color="auto"/>
        <w:left w:val="none" w:sz="0" w:space="0" w:color="auto"/>
        <w:bottom w:val="none" w:sz="0" w:space="0" w:color="auto"/>
        <w:right w:val="none" w:sz="0" w:space="0" w:color="auto"/>
      </w:divBdr>
    </w:div>
    <w:div w:id="872303284">
      <w:bodyDiv w:val="1"/>
      <w:marLeft w:val="0"/>
      <w:marRight w:val="0"/>
      <w:marTop w:val="0"/>
      <w:marBottom w:val="0"/>
      <w:divBdr>
        <w:top w:val="none" w:sz="0" w:space="0" w:color="auto"/>
        <w:left w:val="none" w:sz="0" w:space="0" w:color="auto"/>
        <w:bottom w:val="none" w:sz="0" w:space="0" w:color="auto"/>
        <w:right w:val="none" w:sz="0" w:space="0" w:color="auto"/>
      </w:divBdr>
    </w:div>
    <w:div w:id="877737647">
      <w:bodyDiv w:val="1"/>
      <w:marLeft w:val="0"/>
      <w:marRight w:val="0"/>
      <w:marTop w:val="0"/>
      <w:marBottom w:val="0"/>
      <w:divBdr>
        <w:top w:val="none" w:sz="0" w:space="0" w:color="auto"/>
        <w:left w:val="none" w:sz="0" w:space="0" w:color="auto"/>
        <w:bottom w:val="none" w:sz="0" w:space="0" w:color="auto"/>
        <w:right w:val="none" w:sz="0" w:space="0" w:color="auto"/>
      </w:divBdr>
    </w:div>
    <w:div w:id="878854571">
      <w:bodyDiv w:val="1"/>
      <w:marLeft w:val="0"/>
      <w:marRight w:val="0"/>
      <w:marTop w:val="0"/>
      <w:marBottom w:val="0"/>
      <w:divBdr>
        <w:top w:val="none" w:sz="0" w:space="0" w:color="auto"/>
        <w:left w:val="none" w:sz="0" w:space="0" w:color="auto"/>
        <w:bottom w:val="none" w:sz="0" w:space="0" w:color="auto"/>
        <w:right w:val="none" w:sz="0" w:space="0" w:color="auto"/>
      </w:divBdr>
    </w:div>
    <w:div w:id="883979619">
      <w:bodyDiv w:val="1"/>
      <w:marLeft w:val="0"/>
      <w:marRight w:val="0"/>
      <w:marTop w:val="0"/>
      <w:marBottom w:val="0"/>
      <w:divBdr>
        <w:top w:val="none" w:sz="0" w:space="0" w:color="auto"/>
        <w:left w:val="none" w:sz="0" w:space="0" w:color="auto"/>
        <w:bottom w:val="none" w:sz="0" w:space="0" w:color="auto"/>
        <w:right w:val="none" w:sz="0" w:space="0" w:color="auto"/>
      </w:divBdr>
    </w:div>
    <w:div w:id="894052509">
      <w:bodyDiv w:val="1"/>
      <w:marLeft w:val="0"/>
      <w:marRight w:val="0"/>
      <w:marTop w:val="0"/>
      <w:marBottom w:val="0"/>
      <w:divBdr>
        <w:top w:val="none" w:sz="0" w:space="0" w:color="auto"/>
        <w:left w:val="none" w:sz="0" w:space="0" w:color="auto"/>
        <w:bottom w:val="none" w:sz="0" w:space="0" w:color="auto"/>
        <w:right w:val="none" w:sz="0" w:space="0" w:color="auto"/>
      </w:divBdr>
    </w:div>
    <w:div w:id="934942007">
      <w:bodyDiv w:val="1"/>
      <w:marLeft w:val="0"/>
      <w:marRight w:val="0"/>
      <w:marTop w:val="0"/>
      <w:marBottom w:val="0"/>
      <w:divBdr>
        <w:top w:val="none" w:sz="0" w:space="0" w:color="auto"/>
        <w:left w:val="none" w:sz="0" w:space="0" w:color="auto"/>
        <w:bottom w:val="none" w:sz="0" w:space="0" w:color="auto"/>
        <w:right w:val="none" w:sz="0" w:space="0" w:color="auto"/>
      </w:divBdr>
    </w:div>
    <w:div w:id="944970122">
      <w:bodyDiv w:val="1"/>
      <w:marLeft w:val="0"/>
      <w:marRight w:val="0"/>
      <w:marTop w:val="0"/>
      <w:marBottom w:val="0"/>
      <w:divBdr>
        <w:top w:val="none" w:sz="0" w:space="0" w:color="auto"/>
        <w:left w:val="none" w:sz="0" w:space="0" w:color="auto"/>
        <w:bottom w:val="none" w:sz="0" w:space="0" w:color="auto"/>
        <w:right w:val="none" w:sz="0" w:space="0" w:color="auto"/>
      </w:divBdr>
    </w:div>
    <w:div w:id="946346566">
      <w:bodyDiv w:val="1"/>
      <w:marLeft w:val="0"/>
      <w:marRight w:val="0"/>
      <w:marTop w:val="0"/>
      <w:marBottom w:val="0"/>
      <w:divBdr>
        <w:top w:val="none" w:sz="0" w:space="0" w:color="auto"/>
        <w:left w:val="none" w:sz="0" w:space="0" w:color="auto"/>
        <w:bottom w:val="none" w:sz="0" w:space="0" w:color="auto"/>
        <w:right w:val="none" w:sz="0" w:space="0" w:color="auto"/>
      </w:divBdr>
    </w:div>
    <w:div w:id="951129840">
      <w:bodyDiv w:val="1"/>
      <w:marLeft w:val="0"/>
      <w:marRight w:val="0"/>
      <w:marTop w:val="0"/>
      <w:marBottom w:val="0"/>
      <w:divBdr>
        <w:top w:val="none" w:sz="0" w:space="0" w:color="auto"/>
        <w:left w:val="none" w:sz="0" w:space="0" w:color="auto"/>
        <w:bottom w:val="none" w:sz="0" w:space="0" w:color="auto"/>
        <w:right w:val="none" w:sz="0" w:space="0" w:color="auto"/>
      </w:divBdr>
    </w:div>
    <w:div w:id="960720963">
      <w:bodyDiv w:val="1"/>
      <w:marLeft w:val="0"/>
      <w:marRight w:val="0"/>
      <w:marTop w:val="0"/>
      <w:marBottom w:val="0"/>
      <w:divBdr>
        <w:top w:val="none" w:sz="0" w:space="0" w:color="auto"/>
        <w:left w:val="none" w:sz="0" w:space="0" w:color="auto"/>
        <w:bottom w:val="none" w:sz="0" w:space="0" w:color="auto"/>
        <w:right w:val="none" w:sz="0" w:space="0" w:color="auto"/>
      </w:divBdr>
    </w:div>
    <w:div w:id="964239007">
      <w:bodyDiv w:val="1"/>
      <w:marLeft w:val="0"/>
      <w:marRight w:val="0"/>
      <w:marTop w:val="0"/>
      <w:marBottom w:val="0"/>
      <w:divBdr>
        <w:top w:val="none" w:sz="0" w:space="0" w:color="auto"/>
        <w:left w:val="none" w:sz="0" w:space="0" w:color="auto"/>
        <w:bottom w:val="none" w:sz="0" w:space="0" w:color="auto"/>
        <w:right w:val="none" w:sz="0" w:space="0" w:color="auto"/>
      </w:divBdr>
    </w:div>
    <w:div w:id="964429500">
      <w:bodyDiv w:val="1"/>
      <w:marLeft w:val="0"/>
      <w:marRight w:val="0"/>
      <w:marTop w:val="0"/>
      <w:marBottom w:val="0"/>
      <w:divBdr>
        <w:top w:val="none" w:sz="0" w:space="0" w:color="auto"/>
        <w:left w:val="none" w:sz="0" w:space="0" w:color="auto"/>
        <w:bottom w:val="none" w:sz="0" w:space="0" w:color="auto"/>
        <w:right w:val="none" w:sz="0" w:space="0" w:color="auto"/>
      </w:divBdr>
    </w:div>
    <w:div w:id="982079002">
      <w:bodyDiv w:val="1"/>
      <w:marLeft w:val="0"/>
      <w:marRight w:val="0"/>
      <w:marTop w:val="0"/>
      <w:marBottom w:val="0"/>
      <w:divBdr>
        <w:top w:val="none" w:sz="0" w:space="0" w:color="auto"/>
        <w:left w:val="none" w:sz="0" w:space="0" w:color="auto"/>
        <w:bottom w:val="none" w:sz="0" w:space="0" w:color="auto"/>
        <w:right w:val="none" w:sz="0" w:space="0" w:color="auto"/>
      </w:divBdr>
    </w:div>
    <w:div w:id="1005396510">
      <w:bodyDiv w:val="1"/>
      <w:marLeft w:val="0"/>
      <w:marRight w:val="0"/>
      <w:marTop w:val="0"/>
      <w:marBottom w:val="0"/>
      <w:divBdr>
        <w:top w:val="none" w:sz="0" w:space="0" w:color="auto"/>
        <w:left w:val="none" w:sz="0" w:space="0" w:color="auto"/>
        <w:bottom w:val="none" w:sz="0" w:space="0" w:color="auto"/>
        <w:right w:val="none" w:sz="0" w:space="0" w:color="auto"/>
      </w:divBdr>
    </w:div>
    <w:div w:id="1011839213">
      <w:bodyDiv w:val="1"/>
      <w:marLeft w:val="0"/>
      <w:marRight w:val="0"/>
      <w:marTop w:val="0"/>
      <w:marBottom w:val="0"/>
      <w:divBdr>
        <w:top w:val="none" w:sz="0" w:space="0" w:color="auto"/>
        <w:left w:val="none" w:sz="0" w:space="0" w:color="auto"/>
        <w:bottom w:val="none" w:sz="0" w:space="0" w:color="auto"/>
        <w:right w:val="none" w:sz="0" w:space="0" w:color="auto"/>
      </w:divBdr>
    </w:div>
    <w:div w:id="1027876977">
      <w:bodyDiv w:val="1"/>
      <w:marLeft w:val="0"/>
      <w:marRight w:val="0"/>
      <w:marTop w:val="0"/>
      <w:marBottom w:val="0"/>
      <w:divBdr>
        <w:top w:val="none" w:sz="0" w:space="0" w:color="auto"/>
        <w:left w:val="none" w:sz="0" w:space="0" w:color="auto"/>
        <w:bottom w:val="none" w:sz="0" w:space="0" w:color="auto"/>
        <w:right w:val="none" w:sz="0" w:space="0" w:color="auto"/>
      </w:divBdr>
    </w:div>
    <w:div w:id="1033573714">
      <w:bodyDiv w:val="1"/>
      <w:marLeft w:val="0"/>
      <w:marRight w:val="0"/>
      <w:marTop w:val="0"/>
      <w:marBottom w:val="0"/>
      <w:divBdr>
        <w:top w:val="none" w:sz="0" w:space="0" w:color="auto"/>
        <w:left w:val="none" w:sz="0" w:space="0" w:color="auto"/>
        <w:bottom w:val="none" w:sz="0" w:space="0" w:color="auto"/>
        <w:right w:val="none" w:sz="0" w:space="0" w:color="auto"/>
      </w:divBdr>
    </w:div>
    <w:div w:id="1045520211">
      <w:bodyDiv w:val="1"/>
      <w:marLeft w:val="0"/>
      <w:marRight w:val="0"/>
      <w:marTop w:val="0"/>
      <w:marBottom w:val="0"/>
      <w:divBdr>
        <w:top w:val="none" w:sz="0" w:space="0" w:color="auto"/>
        <w:left w:val="none" w:sz="0" w:space="0" w:color="auto"/>
        <w:bottom w:val="none" w:sz="0" w:space="0" w:color="auto"/>
        <w:right w:val="none" w:sz="0" w:space="0" w:color="auto"/>
      </w:divBdr>
    </w:div>
    <w:div w:id="1045640748">
      <w:bodyDiv w:val="1"/>
      <w:marLeft w:val="0"/>
      <w:marRight w:val="0"/>
      <w:marTop w:val="0"/>
      <w:marBottom w:val="0"/>
      <w:divBdr>
        <w:top w:val="none" w:sz="0" w:space="0" w:color="auto"/>
        <w:left w:val="none" w:sz="0" w:space="0" w:color="auto"/>
        <w:bottom w:val="none" w:sz="0" w:space="0" w:color="auto"/>
        <w:right w:val="none" w:sz="0" w:space="0" w:color="auto"/>
      </w:divBdr>
    </w:div>
    <w:div w:id="1052273318">
      <w:bodyDiv w:val="1"/>
      <w:marLeft w:val="0"/>
      <w:marRight w:val="0"/>
      <w:marTop w:val="0"/>
      <w:marBottom w:val="0"/>
      <w:divBdr>
        <w:top w:val="none" w:sz="0" w:space="0" w:color="auto"/>
        <w:left w:val="none" w:sz="0" w:space="0" w:color="auto"/>
        <w:bottom w:val="none" w:sz="0" w:space="0" w:color="auto"/>
        <w:right w:val="none" w:sz="0" w:space="0" w:color="auto"/>
      </w:divBdr>
    </w:div>
    <w:div w:id="1056126304">
      <w:bodyDiv w:val="1"/>
      <w:marLeft w:val="0"/>
      <w:marRight w:val="0"/>
      <w:marTop w:val="0"/>
      <w:marBottom w:val="0"/>
      <w:divBdr>
        <w:top w:val="none" w:sz="0" w:space="0" w:color="auto"/>
        <w:left w:val="none" w:sz="0" w:space="0" w:color="auto"/>
        <w:bottom w:val="none" w:sz="0" w:space="0" w:color="auto"/>
        <w:right w:val="none" w:sz="0" w:space="0" w:color="auto"/>
      </w:divBdr>
    </w:div>
    <w:div w:id="1081023022">
      <w:bodyDiv w:val="1"/>
      <w:marLeft w:val="0"/>
      <w:marRight w:val="0"/>
      <w:marTop w:val="0"/>
      <w:marBottom w:val="0"/>
      <w:divBdr>
        <w:top w:val="none" w:sz="0" w:space="0" w:color="auto"/>
        <w:left w:val="none" w:sz="0" w:space="0" w:color="auto"/>
        <w:bottom w:val="none" w:sz="0" w:space="0" w:color="auto"/>
        <w:right w:val="none" w:sz="0" w:space="0" w:color="auto"/>
      </w:divBdr>
    </w:div>
    <w:div w:id="1084568597">
      <w:bodyDiv w:val="1"/>
      <w:marLeft w:val="0"/>
      <w:marRight w:val="0"/>
      <w:marTop w:val="0"/>
      <w:marBottom w:val="0"/>
      <w:divBdr>
        <w:top w:val="none" w:sz="0" w:space="0" w:color="auto"/>
        <w:left w:val="none" w:sz="0" w:space="0" w:color="auto"/>
        <w:bottom w:val="none" w:sz="0" w:space="0" w:color="auto"/>
        <w:right w:val="none" w:sz="0" w:space="0" w:color="auto"/>
      </w:divBdr>
    </w:div>
    <w:div w:id="1145732807">
      <w:bodyDiv w:val="1"/>
      <w:marLeft w:val="0"/>
      <w:marRight w:val="0"/>
      <w:marTop w:val="0"/>
      <w:marBottom w:val="0"/>
      <w:divBdr>
        <w:top w:val="none" w:sz="0" w:space="0" w:color="auto"/>
        <w:left w:val="none" w:sz="0" w:space="0" w:color="auto"/>
        <w:bottom w:val="none" w:sz="0" w:space="0" w:color="auto"/>
        <w:right w:val="none" w:sz="0" w:space="0" w:color="auto"/>
      </w:divBdr>
    </w:div>
    <w:div w:id="1166896723">
      <w:bodyDiv w:val="1"/>
      <w:marLeft w:val="0"/>
      <w:marRight w:val="0"/>
      <w:marTop w:val="0"/>
      <w:marBottom w:val="0"/>
      <w:divBdr>
        <w:top w:val="none" w:sz="0" w:space="0" w:color="auto"/>
        <w:left w:val="none" w:sz="0" w:space="0" w:color="auto"/>
        <w:bottom w:val="none" w:sz="0" w:space="0" w:color="auto"/>
        <w:right w:val="none" w:sz="0" w:space="0" w:color="auto"/>
      </w:divBdr>
    </w:div>
    <w:div w:id="1178350612">
      <w:bodyDiv w:val="1"/>
      <w:marLeft w:val="0"/>
      <w:marRight w:val="0"/>
      <w:marTop w:val="0"/>
      <w:marBottom w:val="0"/>
      <w:divBdr>
        <w:top w:val="none" w:sz="0" w:space="0" w:color="auto"/>
        <w:left w:val="none" w:sz="0" w:space="0" w:color="auto"/>
        <w:bottom w:val="none" w:sz="0" w:space="0" w:color="auto"/>
        <w:right w:val="none" w:sz="0" w:space="0" w:color="auto"/>
      </w:divBdr>
    </w:div>
    <w:div w:id="1182280847">
      <w:bodyDiv w:val="1"/>
      <w:marLeft w:val="0"/>
      <w:marRight w:val="0"/>
      <w:marTop w:val="0"/>
      <w:marBottom w:val="0"/>
      <w:divBdr>
        <w:top w:val="none" w:sz="0" w:space="0" w:color="auto"/>
        <w:left w:val="none" w:sz="0" w:space="0" w:color="auto"/>
        <w:bottom w:val="none" w:sz="0" w:space="0" w:color="auto"/>
        <w:right w:val="none" w:sz="0" w:space="0" w:color="auto"/>
      </w:divBdr>
    </w:div>
    <w:div w:id="1183474017">
      <w:bodyDiv w:val="1"/>
      <w:marLeft w:val="0"/>
      <w:marRight w:val="0"/>
      <w:marTop w:val="0"/>
      <w:marBottom w:val="0"/>
      <w:divBdr>
        <w:top w:val="none" w:sz="0" w:space="0" w:color="auto"/>
        <w:left w:val="none" w:sz="0" w:space="0" w:color="auto"/>
        <w:bottom w:val="none" w:sz="0" w:space="0" w:color="auto"/>
        <w:right w:val="none" w:sz="0" w:space="0" w:color="auto"/>
      </w:divBdr>
    </w:div>
    <w:div w:id="1187214021">
      <w:bodyDiv w:val="1"/>
      <w:marLeft w:val="0"/>
      <w:marRight w:val="0"/>
      <w:marTop w:val="0"/>
      <w:marBottom w:val="0"/>
      <w:divBdr>
        <w:top w:val="none" w:sz="0" w:space="0" w:color="auto"/>
        <w:left w:val="none" w:sz="0" w:space="0" w:color="auto"/>
        <w:bottom w:val="none" w:sz="0" w:space="0" w:color="auto"/>
        <w:right w:val="none" w:sz="0" w:space="0" w:color="auto"/>
      </w:divBdr>
    </w:div>
    <w:div w:id="1187214676">
      <w:bodyDiv w:val="1"/>
      <w:marLeft w:val="0"/>
      <w:marRight w:val="0"/>
      <w:marTop w:val="0"/>
      <w:marBottom w:val="0"/>
      <w:divBdr>
        <w:top w:val="none" w:sz="0" w:space="0" w:color="auto"/>
        <w:left w:val="none" w:sz="0" w:space="0" w:color="auto"/>
        <w:bottom w:val="none" w:sz="0" w:space="0" w:color="auto"/>
        <w:right w:val="none" w:sz="0" w:space="0" w:color="auto"/>
      </w:divBdr>
    </w:div>
    <w:div w:id="1198280476">
      <w:bodyDiv w:val="1"/>
      <w:marLeft w:val="0"/>
      <w:marRight w:val="0"/>
      <w:marTop w:val="0"/>
      <w:marBottom w:val="0"/>
      <w:divBdr>
        <w:top w:val="none" w:sz="0" w:space="0" w:color="auto"/>
        <w:left w:val="none" w:sz="0" w:space="0" w:color="auto"/>
        <w:bottom w:val="none" w:sz="0" w:space="0" w:color="auto"/>
        <w:right w:val="none" w:sz="0" w:space="0" w:color="auto"/>
      </w:divBdr>
    </w:div>
    <w:div w:id="1221672944">
      <w:bodyDiv w:val="1"/>
      <w:marLeft w:val="0"/>
      <w:marRight w:val="0"/>
      <w:marTop w:val="0"/>
      <w:marBottom w:val="0"/>
      <w:divBdr>
        <w:top w:val="none" w:sz="0" w:space="0" w:color="auto"/>
        <w:left w:val="none" w:sz="0" w:space="0" w:color="auto"/>
        <w:bottom w:val="none" w:sz="0" w:space="0" w:color="auto"/>
        <w:right w:val="none" w:sz="0" w:space="0" w:color="auto"/>
      </w:divBdr>
    </w:div>
    <w:div w:id="1222669981">
      <w:bodyDiv w:val="1"/>
      <w:marLeft w:val="0"/>
      <w:marRight w:val="0"/>
      <w:marTop w:val="0"/>
      <w:marBottom w:val="0"/>
      <w:divBdr>
        <w:top w:val="none" w:sz="0" w:space="0" w:color="auto"/>
        <w:left w:val="none" w:sz="0" w:space="0" w:color="auto"/>
        <w:bottom w:val="none" w:sz="0" w:space="0" w:color="auto"/>
        <w:right w:val="none" w:sz="0" w:space="0" w:color="auto"/>
      </w:divBdr>
    </w:div>
    <w:div w:id="1226143564">
      <w:bodyDiv w:val="1"/>
      <w:marLeft w:val="0"/>
      <w:marRight w:val="0"/>
      <w:marTop w:val="0"/>
      <w:marBottom w:val="0"/>
      <w:divBdr>
        <w:top w:val="none" w:sz="0" w:space="0" w:color="auto"/>
        <w:left w:val="none" w:sz="0" w:space="0" w:color="auto"/>
        <w:bottom w:val="none" w:sz="0" w:space="0" w:color="auto"/>
        <w:right w:val="none" w:sz="0" w:space="0" w:color="auto"/>
      </w:divBdr>
    </w:div>
    <w:div w:id="1255092540">
      <w:bodyDiv w:val="1"/>
      <w:marLeft w:val="0"/>
      <w:marRight w:val="0"/>
      <w:marTop w:val="0"/>
      <w:marBottom w:val="0"/>
      <w:divBdr>
        <w:top w:val="none" w:sz="0" w:space="0" w:color="auto"/>
        <w:left w:val="none" w:sz="0" w:space="0" w:color="auto"/>
        <w:bottom w:val="none" w:sz="0" w:space="0" w:color="auto"/>
        <w:right w:val="none" w:sz="0" w:space="0" w:color="auto"/>
      </w:divBdr>
    </w:div>
    <w:div w:id="1261375084">
      <w:bodyDiv w:val="1"/>
      <w:marLeft w:val="0"/>
      <w:marRight w:val="0"/>
      <w:marTop w:val="0"/>
      <w:marBottom w:val="0"/>
      <w:divBdr>
        <w:top w:val="none" w:sz="0" w:space="0" w:color="auto"/>
        <w:left w:val="none" w:sz="0" w:space="0" w:color="auto"/>
        <w:bottom w:val="none" w:sz="0" w:space="0" w:color="auto"/>
        <w:right w:val="none" w:sz="0" w:space="0" w:color="auto"/>
      </w:divBdr>
    </w:div>
    <w:div w:id="1263994548">
      <w:bodyDiv w:val="1"/>
      <w:marLeft w:val="0"/>
      <w:marRight w:val="0"/>
      <w:marTop w:val="0"/>
      <w:marBottom w:val="0"/>
      <w:divBdr>
        <w:top w:val="none" w:sz="0" w:space="0" w:color="auto"/>
        <w:left w:val="none" w:sz="0" w:space="0" w:color="auto"/>
        <w:bottom w:val="none" w:sz="0" w:space="0" w:color="auto"/>
        <w:right w:val="none" w:sz="0" w:space="0" w:color="auto"/>
      </w:divBdr>
    </w:div>
    <w:div w:id="1273632031">
      <w:bodyDiv w:val="1"/>
      <w:marLeft w:val="0"/>
      <w:marRight w:val="0"/>
      <w:marTop w:val="0"/>
      <w:marBottom w:val="0"/>
      <w:divBdr>
        <w:top w:val="none" w:sz="0" w:space="0" w:color="auto"/>
        <w:left w:val="none" w:sz="0" w:space="0" w:color="auto"/>
        <w:bottom w:val="none" w:sz="0" w:space="0" w:color="auto"/>
        <w:right w:val="none" w:sz="0" w:space="0" w:color="auto"/>
      </w:divBdr>
    </w:div>
    <w:div w:id="1292714968">
      <w:bodyDiv w:val="1"/>
      <w:marLeft w:val="0"/>
      <w:marRight w:val="0"/>
      <w:marTop w:val="0"/>
      <w:marBottom w:val="0"/>
      <w:divBdr>
        <w:top w:val="none" w:sz="0" w:space="0" w:color="auto"/>
        <w:left w:val="none" w:sz="0" w:space="0" w:color="auto"/>
        <w:bottom w:val="none" w:sz="0" w:space="0" w:color="auto"/>
        <w:right w:val="none" w:sz="0" w:space="0" w:color="auto"/>
      </w:divBdr>
    </w:div>
    <w:div w:id="1303271724">
      <w:bodyDiv w:val="1"/>
      <w:marLeft w:val="0"/>
      <w:marRight w:val="0"/>
      <w:marTop w:val="0"/>
      <w:marBottom w:val="0"/>
      <w:divBdr>
        <w:top w:val="none" w:sz="0" w:space="0" w:color="auto"/>
        <w:left w:val="none" w:sz="0" w:space="0" w:color="auto"/>
        <w:bottom w:val="none" w:sz="0" w:space="0" w:color="auto"/>
        <w:right w:val="none" w:sz="0" w:space="0" w:color="auto"/>
      </w:divBdr>
    </w:div>
    <w:div w:id="1307853167">
      <w:bodyDiv w:val="1"/>
      <w:marLeft w:val="0"/>
      <w:marRight w:val="0"/>
      <w:marTop w:val="0"/>
      <w:marBottom w:val="0"/>
      <w:divBdr>
        <w:top w:val="none" w:sz="0" w:space="0" w:color="auto"/>
        <w:left w:val="none" w:sz="0" w:space="0" w:color="auto"/>
        <w:bottom w:val="none" w:sz="0" w:space="0" w:color="auto"/>
        <w:right w:val="none" w:sz="0" w:space="0" w:color="auto"/>
      </w:divBdr>
    </w:div>
    <w:div w:id="1325165240">
      <w:bodyDiv w:val="1"/>
      <w:marLeft w:val="0"/>
      <w:marRight w:val="0"/>
      <w:marTop w:val="0"/>
      <w:marBottom w:val="0"/>
      <w:divBdr>
        <w:top w:val="none" w:sz="0" w:space="0" w:color="auto"/>
        <w:left w:val="none" w:sz="0" w:space="0" w:color="auto"/>
        <w:bottom w:val="none" w:sz="0" w:space="0" w:color="auto"/>
        <w:right w:val="none" w:sz="0" w:space="0" w:color="auto"/>
      </w:divBdr>
    </w:div>
    <w:div w:id="1329282443">
      <w:bodyDiv w:val="1"/>
      <w:marLeft w:val="0"/>
      <w:marRight w:val="0"/>
      <w:marTop w:val="0"/>
      <w:marBottom w:val="0"/>
      <w:divBdr>
        <w:top w:val="none" w:sz="0" w:space="0" w:color="auto"/>
        <w:left w:val="none" w:sz="0" w:space="0" w:color="auto"/>
        <w:bottom w:val="none" w:sz="0" w:space="0" w:color="auto"/>
        <w:right w:val="none" w:sz="0" w:space="0" w:color="auto"/>
      </w:divBdr>
    </w:div>
    <w:div w:id="1329795864">
      <w:bodyDiv w:val="1"/>
      <w:marLeft w:val="0"/>
      <w:marRight w:val="0"/>
      <w:marTop w:val="0"/>
      <w:marBottom w:val="0"/>
      <w:divBdr>
        <w:top w:val="none" w:sz="0" w:space="0" w:color="auto"/>
        <w:left w:val="none" w:sz="0" w:space="0" w:color="auto"/>
        <w:bottom w:val="none" w:sz="0" w:space="0" w:color="auto"/>
        <w:right w:val="none" w:sz="0" w:space="0" w:color="auto"/>
      </w:divBdr>
    </w:div>
    <w:div w:id="1332948114">
      <w:bodyDiv w:val="1"/>
      <w:marLeft w:val="0"/>
      <w:marRight w:val="0"/>
      <w:marTop w:val="0"/>
      <w:marBottom w:val="0"/>
      <w:divBdr>
        <w:top w:val="none" w:sz="0" w:space="0" w:color="auto"/>
        <w:left w:val="none" w:sz="0" w:space="0" w:color="auto"/>
        <w:bottom w:val="none" w:sz="0" w:space="0" w:color="auto"/>
        <w:right w:val="none" w:sz="0" w:space="0" w:color="auto"/>
      </w:divBdr>
    </w:div>
    <w:div w:id="1333410496">
      <w:bodyDiv w:val="1"/>
      <w:marLeft w:val="0"/>
      <w:marRight w:val="0"/>
      <w:marTop w:val="0"/>
      <w:marBottom w:val="0"/>
      <w:divBdr>
        <w:top w:val="none" w:sz="0" w:space="0" w:color="auto"/>
        <w:left w:val="none" w:sz="0" w:space="0" w:color="auto"/>
        <w:bottom w:val="none" w:sz="0" w:space="0" w:color="auto"/>
        <w:right w:val="none" w:sz="0" w:space="0" w:color="auto"/>
      </w:divBdr>
    </w:div>
    <w:div w:id="1351641884">
      <w:bodyDiv w:val="1"/>
      <w:marLeft w:val="0"/>
      <w:marRight w:val="0"/>
      <w:marTop w:val="0"/>
      <w:marBottom w:val="0"/>
      <w:divBdr>
        <w:top w:val="none" w:sz="0" w:space="0" w:color="auto"/>
        <w:left w:val="none" w:sz="0" w:space="0" w:color="auto"/>
        <w:bottom w:val="none" w:sz="0" w:space="0" w:color="auto"/>
        <w:right w:val="none" w:sz="0" w:space="0" w:color="auto"/>
      </w:divBdr>
    </w:div>
    <w:div w:id="1363164590">
      <w:bodyDiv w:val="1"/>
      <w:marLeft w:val="0"/>
      <w:marRight w:val="0"/>
      <w:marTop w:val="0"/>
      <w:marBottom w:val="0"/>
      <w:divBdr>
        <w:top w:val="none" w:sz="0" w:space="0" w:color="auto"/>
        <w:left w:val="none" w:sz="0" w:space="0" w:color="auto"/>
        <w:bottom w:val="none" w:sz="0" w:space="0" w:color="auto"/>
        <w:right w:val="none" w:sz="0" w:space="0" w:color="auto"/>
      </w:divBdr>
    </w:div>
    <w:div w:id="1365063234">
      <w:bodyDiv w:val="1"/>
      <w:marLeft w:val="0"/>
      <w:marRight w:val="0"/>
      <w:marTop w:val="0"/>
      <w:marBottom w:val="0"/>
      <w:divBdr>
        <w:top w:val="none" w:sz="0" w:space="0" w:color="auto"/>
        <w:left w:val="none" w:sz="0" w:space="0" w:color="auto"/>
        <w:bottom w:val="none" w:sz="0" w:space="0" w:color="auto"/>
        <w:right w:val="none" w:sz="0" w:space="0" w:color="auto"/>
      </w:divBdr>
    </w:div>
    <w:div w:id="1418987409">
      <w:bodyDiv w:val="1"/>
      <w:marLeft w:val="0"/>
      <w:marRight w:val="0"/>
      <w:marTop w:val="0"/>
      <w:marBottom w:val="0"/>
      <w:divBdr>
        <w:top w:val="none" w:sz="0" w:space="0" w:color="auto"/>
        <w:left w:val="none" w:sz="0" w:space="0" w:color="auto"/>
        <w:bottom w:val="none" w:sz="0" w:space="0" w:color="auto"/>
        <w:right w:val="none" w:sz="0" w:space="0" w:color="auto"/>
      </w:divBdr>
    </w:div>
    <w:div w:id="1434328286">
      <w:bodyDiv w:val="1"/>
      <w:marLeft w:val="0"/>
      <w:marRight w:val="0"/>
      <w:marTop w:val="0"/>
      <w:marBottom w:val="0"/>
      <w:divBdr>
        <w:top w:val="none" w:sz="0" w:space="0" w:color="auto"/>
        <w:left w:val="none" w:sz="0" w:space="0" w:color="auto"/>
        <w:bottom w:val="none" w:sz="0" w:space="0" w:color="auto"/>
        <w:right w:val="none" w:sz="0" w:space="0" w:color="auto"/>
      </w:divBdr>
    </w:div>
    <w:div w:id="1444691504">
      <w:bodyDiv w:val="1"/>
      <w:marLeft w:val="0"/>
      <w:marRight w:val="0"/>
      <w:marTop w:val="0"/>
      <w:marBottom w:val="0"/>
      <w:divBdr>
        <w:top w:val="none" w:sz="0" w:space="0" w:color="auto"/>
        <w:left w:val="none" w:sz="0" w:space="0" w:color="auto"/>
        <w:bottom w:val="none" w:sz="0" w:space="0" w:color="auto"/>
        <w:right w:val="none" w:sz="0" w:space="0" w:color="auto"/>
      </w:divBdr>
    </w:div>
    <w:div w:id="1454397678">
      <w:bodyDiv w:val="1"/>
      <w:marLeft w:val="0"/>
      <w:marRight w:val="0"/>
      <w:marTop w:val="0"/>
      <w:marBottom w:val="0"/>
      <w:divBdr>
        <w:top w:val="none" w:sz="0" w:space="0" w:color="auto"/>
        <w:left w:val="none" w:sz="0" w:space="0" w:color="auto"/>
        <w:bottom w:val="none" w:sz="0" w:space="0" w:color="auto"/>
        <w:right w:val="none" w:sz="0" w:space="0" w:color="auto"/>
      </w:divBdr>
    </w:div>
    <w:div w:id="1498154787">
      <w:bodyDiv w:val="1"/>
      <w:marLeft w:val="0"/>
      <w:marRight w:val="0"/>
      <w:marTop w:val="0"/>
      <w:marBottom w:val="0"/>
      <w:divBdr>
        <w:top w:val="none" w:sz="0" w:space="0" w:color="auto"/>
        <w:left w:val="none" w:sz="0" w:space="0" w:color="auto"/>
        <w:bottom w:val="none" w:sz="0" w:space="0" w:color="auto"/>
        <w:right w:val="none" w:sz="0" w:space="0" w:color="auto"/>
      </w:divBdr>
    </w:div>
    <w:div w:id="1507477850">
      <w:bodyDiv w:val="1"/>
      <w:marLeft w:val="0"/>
      <w:marRight w:val="0"/>
      <w:marTop w:val="0"/>
      <w:marBottom w:val="0"/>
      <w:divBdr>
        <w:top w:val="none" w:sz="0" w:space="0" w:color="auto"/>
        <w:left w:val="none" w:sz="0" w:space="0" w:color="auto"/>
        <w:bottom w:val="none" w:sz="0" w:space="0" w:color="auto"/>
        <w:right w:val="none" w:sz="0" w:space="0" w:color="auto"/>
      </w:divBdr>
    </w:div>
    <w:div w:id="1512911323">
      <w:bodyDiv w:val="1"/>
      <w:marLeft w:val="0"/>
      <w:marRight w:val="0"/>
      <w:marTop w:val="0"/>
      <w:marBottom w:val="0"/>
      <w:divBdr>
        <w:top w:val="none" w:sz="0" w:space="0" w:color="auto"/>
        <w:left w:val="none" w:sz="0" w:space="0" w:color="auto"/>
        <w:bottom w:val="none" w:sz="0" w:space="0" w:color="auto"/>
        <w:right w:val="none" w:sz="0" w:space="0" w:color="auto"/>
      </w:divBdr>
    </w:div>
    <w:div w:id="1522016191">
      <w:bodyDiv w:val="1"/>
      <w:marLeft w:val="0"/>
      <w:marRight w:val="0"/>
      <w:marTop w:val="0"/>
      <w:marBottom w:val="0"/>
      <w:divBdr>
        <w:top w:val="none" w:sz="0" w:space="0" w:color="auto"/>
        <w:left w:val="none" w:sz="0" w:space="0" w:color="auto"/>
        <w:bottom w:val="none" w:sz="0" w:space="0" w:color="auto"/>
        <w:right w:val="none" w:sz="0" w:space="0" w:color="auto"/>
      </w:divBdr>
    </w:div>
    <w:div w:id="1531726783">
      <w:bodyDiv w:val="1"/>
      <w:marLeft w:val="0"/>
      <w:marRight w:val="0"/>
      <w:marTop w:val="0"/>
      <w:marBottom w:val="0"/>
      <w:divBdr>
        <w:top w:val="none" w:sz="0" w:space="0" w:color="auto"/>
        <w:left w:val="none" w:sz="0" w:space="0" w:color="auto"/>
        <w:bottom w:val="none" w:sz="0" w:space="0" w:color="auto"/>
        <w:right w:val="none" w:sz="0" w:space="0" w:color="auto"/>
      </w:divBdr>
    </w:div>
    <w:div w:id="1533345971">
      <w:bodyDiv w:val="1"/>
      <w:marLeft w:val="0"/>
      <w:marRight w:val="0"/>
      <w:marTop w:val="0"/>
      <w:marBottom w:val="0"/>
      <w:divBdr>
        <w:top w:val="none" w:sz="0" w:space="0" w:color="auto"/>
        <w:left w:val="none" w:sz="0" w:space="0" w:color="auto"/>
        <w:bottom w:val="none" w:sz="0" w:space="0" w:color="auto"/>
        <w:right w:val="none" w:sz="0" w:space="0" w:color="auto"/>
      </w:divBdr>
    </w:div>
    <w:div w:id="1533572381">
      <w:bodyDiv w:val="1"/>
      <w:marLeft w:val="0"/>
      <w:marRight w:val="0"/>
      <w:marTop w:val="0"/>
      <w:marBottom w:val="0"/>
      <w:divBdr>
        <w:top w:val="none" w:sz="0" w:space="0" w:color="auto"/>
        <w:left w:val="none" w:sz="0" w:space="0" w:color="auto"/>
        <w:bottom w:val="none" w:sz="0" w:space="0" w:color="auto"/>
        <w:right w:val="none" w:sz="0" w:space="0" w:color="auto"/>
      </w:divBdr>
    </w:div>
    <w:div w:id="1550065951">
      <w:bodyDiv w:val="1"/>
      <w:marLeft w:val="0"/>
      <w:marRight w:val="0"/>
      <w:marTop w:val="0"/>
      <w:marBottom w:val="0"/>
      <w:divBdr>
        <w:top w:val="none" w:sz="0" w:space="0" w:color="auto"/>
        <w:left w:val="none" w:sz="0" w:space="0" w:color="auto"/>
        <w:bottom w:val="none" w:sz="0" w:space="0" w:color="auto"/>
        <w:right w:val="none" w:sz="0" w:space="0" w:color="auto"/>
      </w:divBdr>
    </w:div>
    <w:div w:id="1557081150">
      <w:bodyDiv w:val="1"/>
      <w:marLeft w:val="0"/>
      <w:marRight w:val="0"/>
      <w:marTop w:val="0"/>
      <w:marBottom w:val="0"/>
      <w:divBdr>
        <w:top w:val="none" w:sz="0" w:space="0" w:color="auto"/>
        <w:left w:val="none" w:sz="0" w:space="0" w:color="auto"/>
        <w:bottom w:val="none" w:sz="0" w:space="0" w:color="auto"/>
        <w:right w:val="none" w:sz="0" w:space="0" w:color="auto"/>
      </w:divBdr>
    </w:div>
    <w:div w:id="1558739796">
      <w:bodyDiv w:val="1"/>
      <w:marLeft w:val="0"/>
      <w:marRight w:val="0"/>
      <w:marTop w:val="0"/>
      <w:marBottom w:val="0"/>
      <w:divBdr>
        <w:top w:val="none" w:sz="0" w:space="0" w:color="auto"/>
        <w:left w:val="none" w:sz="0" w:space="0" w:color="auto"/>
        <w:bottom w:val="none" w:sz="0" w:space="0" w:color="auto"/>
        <w:right w:val="none" w:sz="0" w:space="0" w:color="auto"/>
      </w:divBdr>
    </w:div>
    <w:div w:id="1572500619">
      <w:bodyDiv w:val="1"/>
      <w:marLeft w:val="0"/>
      <w:marRight w:val="0"/>
      <w:marTop w:val="0"/>
      <w:marBottom w:val="0"/>
      <w:divBdr>
        <w:top w:val="none" w:sz="0" w:space="0" w:color="auto"/>
        <w:left w:val="none" w:sz="0" w:space="0" w:color="auto"/>
        <w:bottom w:val="none" w:sz="0" w:space="0" w:color="auto"/>
        <w:right w:val="none" w:sz="0" w:space="0" w:color="auto"/>
      </w:divBdr>
    </w:div>
    <w:div w:id="1583880240">
      <w:bodyDiv w:val="1"/>
      <w:marLeft w:val="0"/>
      <w:marRight w:val="0"/>
      <w:marTop w:val="0"/>
      <w:marBottom w:val="0"/>
      <w:divBdr>
        <w:top w:val="none" w:sz="0" w:space="0" w:color="auto"/>
        <w:left w:val="none" w:sz="0" w:space="0" w:color="auto"/>
        <w:bottom w:val="none" w:sz="0" w:space="0" w:color="auto"/>
        <w:right w:val="none" w:sz="0" w:space="0" w:color="auto"/>
      </w:divBdr>
    </w:div>
    <w:div w:id="1587691399">
      <w:bodyDiv w:val="1"/>
      <w:marLeft w:val="0"/>
      <w:marRight w:val="0"/>
      <w:marTop w:val="0"/>
      <w:marBottom w:val="0"/>
      <w:divBdr>
        <w:top w:val="none" w:sz="0" w:space="0" w:color="auto"/>
        <w:left w:val="none" w:sz="0" w:space="0" w:color="auto"/>
        <w:bottom w:val="none" w:sz="0" w:space="0" w:color="auto"/>
        <w:right w:val="none" w:sz="0" w:space="0" w:color="auto"/>
      </w:divBdr>
    </w:div>
    <w:div w:id="1598321282">
      <w:bodyDiv w:val="1"/>
      <w:marLeft w:val="0"/>
      <w:marRight w:val="0"/>
      <w:marTop w:val="0"/>
      <w:marBottom w:val="0"/>
      <w:divBdr>
        <w:top w:val="none" w:sz="0" w:space="0" w:color="auto"/>
        <w:left w:val="none" w:sz="0" w:space="0" w:color="auto"/>
        <w:bottom w:val="none" w:sz="0" w:space="0" w:color="auto"/>
        <w:right w:val="none" w:sz="0" w:space="0" w:color="auto"/>
      </w:divBdr>
    </w:div>
    <w:div w:id="1621108980">
      <w:bodyDiv w:val="1"/>
      <w:marLeft w:val="0"/>
      <w:marRight w:val="0"/>
      <w:marTop w:val="0"/>
      <w:marBottom w:val="0"/>
      <w:divBdr>
        <w:top w:val="none" w:sz="0" w:space="0" w:color="auto"/>
        <w:left w:val="none" w:sz="0" w:space="0" w:color="auto"/>
        <w:bottom w:val="none" w:sz="0" w:space="0" w:color="auto"/>
        <w:right w:val="none" w:sz="0" w:space="0" w:color="auto"/>
      </w:divBdr>
    </w:div>
    <w:div w:id="1628270642">
      <w:bodyDiv w:val="1"/>
      <w:marLeft w:val="0"/>
      <w:marRight w:val="0"/>
      <w:marTop w:val="0"/>
      <w:marBottom w:val="0"/>
      <w:divBdr>
        <w:top w:val="none" w:sz="0" w:space="0" w:color="auto"/>
        <w:left w:val="none" w:sz="0" w:space="0" w:color="auto"/>
        <w:bottom w:val="none" w:sz="0" w:space="0" w:color="auto"/>
        <w:right w:val="none" w:sz="0" w:space="0" w:color="auto"/>
      </w:divBdr>
    </w:div>
    <w:div w:id="1630277417">
      <w:bodyDiv w:val="1"/>
      <w:marLeft w:val="0"/>
      <w:marRight w:val="0"/>
      <w:marTop w:val="0"/>
      <w:marBottom w:val="0"/>
      <w:divBdr>
        <w:top w:val="none" w:sz="0" w:space="0" w:color="auto"/>
        <w:left w:val="none" w:sz="0" w:space="0" w:color="auto"/>
        <w:bottom w:val="none" w:sz="0" w:space="0" w:color="auto"/>
        <w:right w:val="none" w:sz="0" w:space="0" w:color="auto"/>
      </w:divBdr>
    </w:div>
    <w:div w:id="1636987063">
      <w:bodyDiv w:val="1"/>
      <w:marLeft w:val="0"/>
      <w:marRight w:val="0"/>
      <w:marTop w:val="0"/>
      <w:marBottom w:val="0"/>
      <w:divBdr>
        <w:top w:val="none" w:sz="0" w:space="0" w:color="auto"/>
        <w:left w:val="none" w:sz="0" w:space="0" w:color="auto"/>
        <w:bottom w:val="none" w:sz="0" w:space="0" w:color="auto"/>
        <w:right w:val="none" w:sz="0" w:space="0" w:color="auto"/>
      </w:divBdr>
    </w:div>
    <w:div w:id="1638335560">
      <w:bodyDiv w:val="1"/>
      <w:marLeft w:val="0"/>
      <w:marRight w:val="0"/>
      <w:marTop w:val="0"/>
      <w:marBottom w:val="0"/>
      <w:divBdr>
        <w:top w:val="none" w:sz="0" w:space="0" w:color="auto"/>
        <w:left w:val="none" w:sz="0" w:space="0" w:color="auto"/>
        <w:bottom w:val="none" w:sz="0" w:space="0" w:color="auto"/>
        <w:right w:val="none" w:sz="0" w:space="0" w:color="auto"/>
      </w:divBdr>
    </w:div>
    <w:div w:id="1640963259">
      <w:bodyDiv w:val="1"/>
      <w:marLeft w:val="0"/>
      <w:marRight w:val="0"/>
      <w:marTop w:val="0"/>
      <w:marBottom w:val="0"/>
      <w:divBdr>
        <w:top w:val="none" w:sz="0" w:space="0" w:color="auto"/>
        <w:left w:val="none" w:sz="0" w:space="0" w:color="auto"/>
        <w:bottom w:val="none" w:sz="0" w:space="0" w:color="auto"/>
        <w:right w:val="none" w:sz="0" w:space="0" w:color="auto"/>
      </w:divBdr>
    </w:div>
    <w:div w:id="1641768033">
      <w:bodyDiv w:val="1"/>
      <w:marLeft w:val="0"/>
      <w:marRight w:val="0"/>
      <w:marTop w:val="0"/>
      <w:marBottom w:val="0"/>
      <w:divBdr>
        <w:top w:val="none" w:sz="0" w:space="0" w:color="auto"/>
        <w:left w:val="none" w:sz="0" w:space="0" w:color="auto"/>
        <w:bottom w:val="none" w:sz="0" w:space="0" w:color="auto"/>
        <w:right w:val="none" w:sz="0" w:space="0" w:color="auto"/>
      </w:divBdr>
    </w:div>
    <w:div w:id="1653483999">
      <w:bodyDiv w:val="1"/>
      <w:marLeft w:val="0"/>
      <w:marRight w:val="0"/>
      <w:marTop w:val="0"/>
      <w:marBottom w:val="0"/>
      <w:divBdr>
        <w:top w:val="none" w:sz="0" w:space="0" w:color="auto"/>
        <w:left w:val="none" w:sz="0" w:space="0" w:color="auto"/>
        <w:bottom w:val="none" w:sz="0" w:space="0" w:color="auto"/>
        <w:right w:val="none" w:sz="0" w:space="0" w:color="auto"/>
      </w:divBdr>
    </w:div>
    <w:div w:id="1658222647">
      <w:bodyDiv w:val="1"/>
      <w:marLeft w:val="0"/>
      <w:marRight w:val="0"/>
      <w:marTop w:val="0"/>
      <w:marBottom w:val="0"/>
      <w:divBdr>
        <w:top w:val="none" w:sz="0" w:space="0" w:color="auto"/>
        <w:left w:val="none" w:sz="0" w:space="0" w:color="auto"/>
        <w:bottom w:val="none" w:sz="0" w:space="0" w:color="auto"/>
        <w:right w:val="none" w:sz="0" w:space="0" w:color="auto"/>
      </w:divBdr>
    </w:div>
    <w:div w:id="1658529381">
      <w:bodyDiv w:val="1"/>
      <w:marLeft w:val="0"/>
      <w:marRight w:val="0"/>
      <w:marTop w:val="0"/>
      <w:marBottom w:val="0"/>
      <w:divBdr>
        <w:top w:val="none" w:sz="0" w:space="0" w:color="auto"/>
        <w:left w:val="none" w:sz="0" w:space="0" w:color="auto"/>
        <w:bottom w:val="none" w:sz="0" w:space="0" w:color="auto"/>
        <w:right w:val="none" w:sz="0" w:space="0" w:color="auto"/>
      </w:divBdr>
    </w:div>
    <w:div w:id="1674453850">
      <w:bodyDiv w:val="1"/>
      <w:marLeft w:val="0"/>
      <w:marRight w:val="0"/>
      <w:marTop w:val="0"/>
      <w:marBottom w:val="0"/>
      <w:divBdr>
        <w:top w:val="none" w:sz="0" w:space="0" w:color="auto"/>
        <w:left w:val="none" w:sz="0" w:space="0" w:color="auto"/>
        <w:bottom w:val="none" w:sz="0" w:space="0" w:color="auto"/>
        <w:right w:val="none" w:sz="0" w:space="0" w:color="auto"/>
      </w:divBdr>
    </w:div>
    <w:div w:id="1685861547">
      <w:bodyDiv w:val="1"/>
      <w:marLeft w:val="0"/>
      <w:marRight w:val="0"/>
      <w:marTop w:val="0"/>
      <w:marBottom w:val="0"/>
      <w:divBdr>
        <w:top w:val="none" w:sz="0" w:space="0" w:color="auto"/>
        <w:left w:val="none" w:sz="0" w:space="0" w:color="auto"/>
        <w:bottom w:val="none" w:sz="0" w:space="0" w:color="auto"/>
        <w:right w:val="none" w:sz="0" w:space="0" w:color="auto"/>
      </w:divBdr>
    </w:div>
    <w:div w:id="1700618509">
      <w:bodyDiv w:val="1"/>
      <w:marLeft w:val="0"/>
      <w:marRight w:val="0"/>
      <w:marTop w:val="0"/>
      <w:marBottom w:val="0"/>
      <w:divBdr>
        <w:top w:val="none" w:sz="0" w:space="0" w:color="auto"/>
        <w:left w:val="none" w:sz="0" w:space="0" w:color="auto"/>
        <w:bottom w:val="none" w:sz="0" w:space="0" w:color="auto"/>
        <w:right w:val="none" w:sz="0" w:space="0" w:color="auto"/>
      </w:divBdr>
    </w:div>
    <w:div w:id="1711370965">
      <w:bodyDiv w:val="1"/>
      <w:marLeft w:val="0"/>
      <w:marRight w:val="0"/>
      <w:marTop w:val="0"/>
      <w:marBottom w:val="0"/>
      <w:divBdr>
        <w:top w:val="none" w:sz="0" w:space="0" w:color="auto"/>
        <w:left w:val="none" w:sz="0" w:space="0" w:color="auto"/>
        <w:bottom w:val="none" w:sz="0" w:space="0" w:color="auto"/>
        <w:right w:val="none" w:sz="0" w:space="0" w:color="auto"/>
      </w:divBdr>
    </w:div>
    <w:div w:id="1722902444">
      <w:bodyDiv w:val="1"/>
      <w:marLeft w:val="0"/>
      <w:marRight w:val="0"/>
      <w:marTop w:val="0"/>
      <w:marBottom w:val="0"/>
      <w:divBdr>
        <w:top w:val="none" w:sz="0" w:space="0" w:color="auto"/>
        <w:left w:val="none" w:sz="0" w:space="0" w:color="auto"/>
        <w:bottom w:val="none" w:sz="0" w:space="0" w:color="auto"/>
        <w:right w:val="none" w:sz="0" w:space="0" w:color="auto"/>
      </w:divBdr>
    </w:div>
    <w:div w:id="1727800537">
      <w:bodyDiv w:val="1"/>
      <w:marLeft w:val="0"/>
      <w:marRight w:val="0"/>
      <w:marTop w:val="0"/>
      <w:marBottom w:val="0"/>
      <w:divBdr>
        <w:top w:val="none" w:sz="0" w:space="0" w:color="auto"/>
        <w:left w:val="none" w:sz="0" w:space="0" w:color="auto"/>
        <w:bottom w:val="none" w:sz="0" w:space="0" w:color="auto"/>
        <w:right w:val="none" w:sz="0" w:space="0" w:color="auto"/>
      </w:divBdr>
    </w:div>
    <w:div w:id="1735349212">
      <w:bodyDiv w:val="1"/>
      <w:marLeft w:val="0"/>
      <w:marRight w:val="0"/>
      <w:marTop w:val="0"/>
      <w:marBottom w:val="0"/>
      <w:divBdr>
        <w:top w:val="none" w:sz="0" w:space="0" w:color="auto"/>
        <w:left w:val="none" w:sz="0" w:space="0" w:color="auto"/>
        <w:bottom w:val="none" w:sz="0" w:space="0" w:color="auto"/>
        <w:right w:val="none" w:sz="0" w:space="0" w:color="auto"/>
      </w:divBdr>
    </w:div>
    <w:div w:id="1740514724">
      <w:bodyDiv w:val="1"/>
      <w:marLeft w:val="0"/>
      <w:marRight w:val="0"/>
      <w:marTop w:val="0"/>
      <w:marBottom w:val="0"/>
      <w:divBdr>
        <w:top w:val="none" w:sz="0" w:space="0" w:color="auto"/>
        <w:left w:val="none" w:sz="0" w:space="0" w:color="auto"/>
        <w:bottom w:val="none" w:sz="0" w:space="0" w:color="auto"/>
        <w:right w:val="none" w:sz="0" w:space="0" w:color="auto"/>
      </w:divBdr>
    </w:div>
    <w:div w:id="1751806965">
      <w:bodyDiv w:val="1"/>
      <w:marLeft w:val="0"/>
      <w:marRight w:val="0"/>
      <w:marTop w:val="0"/>
      <w:marBottom w:val="0"/>
      <w:divBdr>
        <w:top w:val="none" w:sz="0" w:space="0" w:color="auto"/>
        <w:left w:val="none" w:sz="0" w:space="0" w:color="auto"/>
        <w:bottom w:val="none" w:sz="0" w:space="0" w:color="auto"/>
        <w:right w:val="none" w:sz="0" w:space="0" w:color="auto"/>
      </w:divBdr>
    </w:div>
    <w:div w:id="1758553659">
      <w:bodyDiv w:val="1"/>
      <w:marLeft w:val="0"/>
      <w:marRight w:val="0"/>
      <w:marTop w:val="0"/>
      <w:marBottom w:val="0"/>
      <w:divBdr>
        <w:top w:val="none" w:sz="0" w:space="0" w:color="auto"/>
        <w:left w:val="none" w:sz="0" w:space="0" w:color="auto"/>
        <w:bottom w:val="none" w:sz="0" w:space="0" w:color="auto"/>
        <w:right w:val="none" w:sz="0" w:space="0" w:color="auto"/>
      </w:divBdr>
    </w:div>
    <w:div w:id="1771588808">
      <w:bodyDiv w:val="1"/>
      <w:marLeft w:val="0"/>
      <w:marRight w:val="0"/>
      <w:marTop w:val="0"/>
      <w:marBottom w:val="0"/>
      <w:divBdr>
        <w:top w:val="none" w:sz="0" w:space="0" w:color="auto"/>
        <w:left w:val="none" w:sz="0" w:space="0" w:color="auto"/>
        <w:bottom w:val="none" w:sz="0" w:space="0" w:color="auto"/>
        <w:right w:val="none" w:sz="0" w:space="0" w:color="auto"/>
      </w:divBdr>
    </w:div>
    <w:div w:id="1773742515">
      <w:bodyDiv w:val="1"/>
      <w:marLeft w:val="0"/>
      <w:marRight w:val="0"/>
      <w:marTop w:val="0"/>
      <w:marBottom w:val="0"/>
      <w:divBdr>
        <w:top w:val="none" w:sz="0" w:space="0" w:color="auto"/>
        <w:left w:val="none" w:sz="0" w:space="0" w:color="auto"/>
        <w:bottom w:val="none" w:sz="0" w:space="0" w:color="auto"/>
        <w:right w:val="none" w:sz="0" w:space="0" w:color="auto"/>
      </w:divBdr>
    </w:div>
    <w:div w:id="1775593092">
      <w:bodyDiv w:val="1"/>
      <w:marLeft w:val="0"/>
      <w:marRight w:val="0"/>
      <w:marTop w:val="0"/>
      <w:marBottom w:val="0"/>
      <w:divBdr>
        <w:top w:val="none" w:sz="0" w:space="0" w:color="auto"/>
        <w:left w:val="none" w:sz="0" w:space="0" w:color="auto"/>
        <w:bottom w:val="none" w:sz="0" w:space="0" w:color="auto"/>
        <w:right w:val="none" w:sz="0" w:space="0" w:color="auto"/>
      </w:divBdr>
    </w:div>
    <w:div w:id="1782873752">
      <w:bodyDiv w:val="1"/>
      <w:marLeft w:val="0"/>
      <w:marRight w:val="0"/>
      <w:marTop w:val="0"/>
      <w:marBottom w:val="0"/>
      <w:divBdr>
        <w:top w:val="none" w:sz="0" w:space="0" w:color="auto"/>
        <w:left w:val="none" w:sz="0" w:space="0" w:color="auto"/>
        <w:bottom w:val="none" w:sz="0" w:space="0" w:color="auto"/>
        <w:right w:val="none" w:sz="0" w:space="0" w:color="auto"/>
      </w:divBdr>
    </w:div>
    <w:div w:id="1785803421">
      <w:bodyDiv w:val="1"/>
      <w:marLeft w:val="0"/>
      <w:marRight w:val="0"/>
      <w:marTop w:val="0"/>
      <w:marBottom w:val="0"/>
      <w:divBdr>
        <w:top w:val="none" w:sz="0" w:space="0" w:color="auto"/>
        <w:left w:val="none" w:sz="0" w:space="0" w:color="auto"/>
        <w:bottom w:val="none" w:sz="0" w:space="0" w:color="auto"/>
        <w:right w:val="none" w:sz="0" w:space="0" w:color="auto"/>
      </w:divBdr>
    </w:div>
    <w:div w:id="1795906415">
      <w:bodyDiv w:val="1"/>
      <w:marLeft w:val="0"/>
      <w:marRight w:val="0"/>
      <w:marTop w:val="0"/>
      <w:marBottom w:val="0"/>
      <w:divBdr>
        <w:top w:val="none" w:sz="0" w:space="0" w:color="auto"/>
        <w:left w:val="none" w:sz="0" w:space="0" w:color="auto"/>
        <w:bottom w:val="none" w:sz="0" w:space="0" w:color="auto"/>
        <w:right w:val="none" w:sz="0" w:space="0" w:color="auto"/>
      </w:divBdr>
    </w:div>
    <w:div w:id="1802771572">
      <w:bodyDiv w:val="1"/>
      <w:marLeft w:val="0"/>
      <w:marRight w:val="0"/>
      <w:marTop w:val="0"/>
      <w:marBottom w:val="0"/>
      <w:divBdr>
        <w:top w:val="none" w:sz="0" w:space="0" w:color="auto"/>
        <w:left w:val="none" w:sz="0" w:space="0" w:color="auto"/>
        <w:bottom w:val="none" w:sz="0" w:space="0" w:color="auto"/>
        <w:right w:val="none" w:sz="0" w:space="0" w:color="auto"/>
      </w:divBdr>
    </w:div>
    <w:div w:id="1806462798">
      <w:bodyDiv w:val="1"/>
      <w:marLeft w:val="0"/>
      <w:marRight w:val="0"/>
      <w:marTop w:val="0"/>
      <w:marBottom w:val="0"/>
      <w:divBdr>
        <w:top w:val="none" w:sz="0" w:space="0" w:color="auto"/>
        <w:left w:val="none" w:sz="0" w:space="0" w:color="auto"/>
        <w:bottom w:val="none" w:sz="0" w:space="0" w:color="auto"/>
        <w:right w:val="none" w:sz="0" w:space="0" w:color="auto"/>
      </w:divBdr>
    </w:div>
    <w:div w:id="1809467442">
      <w:bodyDiv w:val="1"/>
      <w:marLeft w:val="0"/>
      <w:marRight w:val="0"/>
      <w:marTop w:val="0"/>
      <w:marBottom w:val="0"/>
      <w:divBdr>
        <w:top w:val="none" w:sz="0" w:space="0" w:color="auto"/>
        <w:left w:val="none" w:sz="0" w:space="0" w:color="auto"/>
        <w:bottom w:val="none" w:sz="0" w:space="0" w:color="auto"/>
        <w:right w:val="none" w:sz="0" w:space="0" w:color="auto"/>
      </w:divBdr>
    </w:div>
    <w:div w:id="1820030713">
      <w:bodyDiv w:val="1"/>
      <w:marLeft w:val="0"/>
      <w:marRight w:val="0"/>
      <w:marTop w:val="0"/>
      <w:marBottom w:val="0"/>
      <w:divBdr>
        <w:top w:val="none" w:sz="0" w:space="0" w:color="auto"/>
        <w:left w:val="none" w:sz="0" w:space="0" w:color="auto"/>
        <w:bottom w:val="none" w:sz="0" w:space="0" w:color="auto"/>
        <w:right w:val="none" w:sz="0" w:space="0" w:color="auto"/>
      </w:divBdr>
    </w:div>
    <w:div w:id="1831749316">
      <w:bodyDiv w:val="1"/>
      <w:marLeft w:val="0"/>
      <w:marRight w:val="0"/>
      <w:marTop w:val="0"/>
      <w:marBottom w:val="0"/>
      <w:divBdr>
        <w:top w:val="none" w:sz="0" w:space="0" w:color="auto"/>
        <w:left w:val="none" w:sz="0" w:space="0" w:color="auto"/>
        <w:bottom w:val="none" w:sz="0" w:space="0" w:color="auto"/>
        <w:right w:val="none" w:sz="0" w:space="0" w:color="auto"/>
      </w:divBdr>
    </w:div>
    <w:div w:id="1832215881">
      <w:bodyDiv w:val="1"/>
      <w:marLeft w:val="0"/>
      <w:marRight w:val="0"/>
      <w:marTop w:val="0"/>
      <w:marBottom w:val="0"/>
      <w:divBdr>
        <w:top w:val="none" w:sz="0" w:space="0" w:color="auto"/>
        <w:left w:val="none" w:sz="0" w:space="0" w:color="auto"/>
        <w:bottom w:val="none" w:sz="0" w:space="0" w:color="auto"/>
        <w:right w:val="none" w:sz="0" w:space="0" w:color="auto"/>
      </w:divBdr>
    </w:div>
    <w:div w:id="1853759312">
      <w:bodyDiv w:val="1"/>
      <w:marLeft w:val="0"/>
      <w:marRight w:val="0"/>
      <w:marTop w:val="0"/>
      <w:marBottom w:val="0"/>
      <w:divBdr>
        <w:top w:val="none" w:sz="0" w:space="0" w:color="auto"/>
        <w:left w:val="none" w:sz="0" w:space="0" w:color="auto"/>
        <w:bottom w:val="none" w:sz="0" w:space="0" w:color="auto"/>
        <w:right w:val="none" w:sz="0" w:space="0" w:color="auto"/>
      </w:divBdr>
    </w:div>
    <w:div w:id="1862158345">
      <w:bodyDiv w:val="1"/>
      <w:marLeft w:val="0"/>
      <w:marRight w:val="0"/>
      <w:marTop w:val="0"/>
      <w:marBottom w:val="0"/>
      <w:divBdr>
        <w:top w:val="none" w:sz="0" w:space="0" w:color="auto"/>
        <w:left w:val="none" w:sz="0" w:space="0" w:color="auto"/>
        <w:bottom w:val="none" w:sz="0" w:space="0" w:color="auto"/>
        <w:right w:val="none" w:sz="0" w:space="0" w:color="auto"/>
      </w:divBdr>
    </w:div>
    <w:div w:id="1873614317">
      <w:bodyDiv w:val="1"/>
      <w:marLeft w:val="0"/>
      <w:marRight w:val="0"/>
      <w:marTop w:val="0"/>
      <w:marBottom w:val="0"/>
      <w:divBdr>
        <w:top w:val="none" w:sz="0" w:space="0" w:color="auto"/>
        <w:left w:val="none" w:sz="0" w:space="0" w:color="auto"/>
        <w:bottom w:val="none" w:sz="0" w:space="0" w:color="auto"/>
        <w:right w:val="none" w:sz="0" w:space="0" w:color="auto"/>
      </w:divBdr>
    </w:div>
    <w:div w:id="1881745961">
      <w:bodyDiv w:val="1"/>
      <w:marLeft w:val="0"/>
      <w:marRight w:val="0"/>
      <w:marTop w:val="0"/>
      <w:marBottom w:val="0"/>
      <w:divBdr>
        <w:top w:val="none" w:sz="0" w:space="0" w:color="auto"/>
        <w:left w:val="none" w:sz="0" w:space="0" w:color="auto"/>
        <w:bottom w:val="none" w:sz="0" w:space="0" w:color="auto"/>
        <w:right w:val="none" w:sz="0" w:space="0" w:color="auto"/>
      </w:divBdr>
    </w:div>
    <w:div w:id="1883441136">
      <w:bodyDiv w:val="1"/>
      <w:marLeft w:val="0"/>
      <w:marRight w:val="0"/>
      <w:marTop w:val="0"/>
      <w:marBottom w:val="0"/>
      <w:divBdr>
        <w:top w:val="none" w:sz="0" w:space="0" w:color="auto"/>
        <w:left w:val="none" w:sz="0" w:space="0" w:color="auto"/>
        <w:bottom w:val="none" w:sz="0" w:space="0" w:color="auto"/>
        <w:right w:val="none" w:sz="0" w:space="0" w:color="auto"/>
      </w:divBdr>
    </w:div>
    <w:div w:id="1884826122">
      <w:bodyDiv w:val="1"/>
      <w:marLeft w:val="0"/>
      <w:marRight w:val="0"/>
      <w:marTop w:val="0"/>
      <w:marBottom w:val="0"/>
      <w:divBdr>
        <w:top w:val="none" w:sz="0" w:space="0" w:color="auto"/>
        <w:left w:val="none" w:sz="0" w:space="0" w:color="auto"/>
        <w:bottom w:val="none" w:sz="0" w:space="0" w:color="auto"/>
        <w:right w:val="none" w:sz="0" w:space="0" w:color="auto"/>
      </w:divBdr>
    </w:div>
    <w:div w:id="1893419176">
      <w:bodyDiv w:val="1"/>
      <w:marLeft w:val="0"/>
      <w:marRight w:val="0"/>
      <w:marTop w:val="0"/>
      <w:marBottom w:val="0"/>
      <w:divBdr>
        <w:top w:val="none" w:sz="0" w:space="0" w:color="auto"/>
        <w:left w:val="none" w:sz="0" w:space="0" w:color="auto"/>
        <w:bottom w:val="none" w:sz="0" w:space="0" w:color="auto"/>
        <w:right w:val="none" w:sz="0" w:space="0" w:color="auto"/>
      </w:divBdr>
    </w:div>
    <w:div w:id="1913852457">
      <w:bodyDiv w:val="1"/>
      <w:marLeft w:val="0"/>
      <w:marRight w:val="0"/>
      <w:marTop w:val="0"/>
      <w:marBottom w:val="0"/>
      <w:divBdr>
        <w:top w:val="none" w:sz="0" w:space="0" w:color="auto"/>
        <w:left w:val="none" w:sz="0" w:space="0" w:color="auto"/>
        <w:bottom w:val="none" w:sz="0" w:space="0" w:color="auto"/>
        <w:right w:val="none" w:sz="0" w:space="0" w:color="auto"/>
      </w:divBdr>
    </w:div>
    <w:div w:id="1949385257">
      <w:bodyDiv w:val="1"/>
      <w:marLeft w:val="0"/>
      <w:marRight w:val="0"/>
      <w:marTop w:val="0"/>
      <w:marBottom w:val="0"/>
      <w:divBdr>
        <w:top w:val="none" w:sz="0" w:space="0" w:color="auto"/>
        <w:left w:val="none" w:sz="0" w:space="0" w:color="auto"/>
        <w:bottom w:val="none" w:sz="0" w:space="0" w:color="auto"/>
        <w:right w:val="none" w:sz="0" w:space="0" w:color="auto"/>
      </w:divBdr>
    </w:div>
    <w:div w:id="1963264399">
      <w:bodyDiv w:val="1"/>
      <w:marLeft w:val="0"/>
      <w:marRight w:val="0"/>
      <w:marTop w:val="0"/>
      <w:marBottom w:val="0"/>
      <w:divBdr>
        <w:top w:val="none" w:sz="0" w:space="0" w:color="auto"/>
        <w:left w:val="none" w:sz="0" w:space="0" w:color="auto"/>
        <w:bottom w:val="none" w:sz="0" w:space="0" w:color="auto"/>
        <w:right w:val="none" w:sz="0" w:space="0" w:color="auto"/>
      </w:divBdr>
    </w:div>
    <w:div w:id="1974824766">
      <w:bodyDiv w:val="1"/>
      <w:marLeft w:val="0"/>
      <w:marRight w:val="0"/>
      <w:marTop w:val="0"/>
      <w:marBottom w:val="0"/>
      <w:divBdr>
        <w:top w:val="none" w:sz="0" w:space="0" w:color="auto"/>
        <w:left w:val="none" w:sz="0" w:space="0" w:color="auto"/>
        <w:bottom w:val="none" w:sz="0" w:space="0" w:color="auto"/>
        <w:right w:val="none" w:sz="0" w:space="0" w:color="auto"/>
      </w:divBdr>
    </w:div>
    <w:div w:id="1981576090">
      <w:bodyDiv w:val="1"/>
      <w:marLeft w:val="0"/>
      <w:marRight w:val="0"/>
      <w:marTop w:val="0"/>
      <w:marBottom w:val="0"/>
      <w:divBdr>
        <w:top w:val="none" w:sz="0" w:space="0" w:color="auto"/>
        <w:left w:val="none" w:sz="0" w:space="0" w:color="auto"/>
        <w:bottom w:val="none" w:sz="0" w:space="0" w:color="auto"/>
        <w:right w:val="none" w:sz="0" w:space="0" w:color="auto"/>
      </w:divBdr>
    </w:div>
    <w:div w:id="1987470354">
      <w:bodyDiv w:val="1"/>
      <w:marLeft w:val="0"/>
      <w:marRight w:val="0"/>
      <w:marTop w:val="0"/>
      <w:marBottom w:val="0"/>
      <w:divBdr>
        <w:top w:val="none" w:sz="0" w:space="0" w:color="auto"/>
        <w:left w:val="none" w:sz="0" w:space="0" w:color="auto"/>
        <w:bottom w:val="none" w:sz="0" w:space="0" w:color="auto"/>
        <w:right w:val="none" w:sz="0" w:space="0" w:color="auto"/>
      </w:divBdr>
    </w:div>
    <w:div w:id="1996912253">
      <w:bodyDiv w:val="1"/>
      <w:marLeft w:val="0"/>
      <w:marRight w:val="0"/>
      <w:marTop w:val="0"/>
      <w:marBottom w:val="0"/>
      <w:divBdr>
        <w:top w:val="none" w:sz="0" w:space="0" w:color="auto"/>
        <w:left w:val="none" w:sz="0" w:space="0" w:color="auto"/>
        <w:bottom w:val="none" w:sz="0" w:space="0" w:color="auto"/>
        <w:right w:val="none" w:sz="0" w:space="0" w:color="auto"/>
      </w:divBdr>
    </w:div>
    <w:div w:id="2002151836">
      <w:bodyDiv w:val="1"/>
      <w:marLeft w:val="0"/>
      <w:marRight w:val="0"/>
      <w:marTop w:val="0"/>
      <w:marBottom w:val="0"/>
      <w:divBdr>
        <w:top w:val="none" w:sz="0" w:space="0" w:color="auto"/>
        <w:left w:val="none" w:sz="0" w:space="0" w:color="auto"/>
        <w:bottom w:val="none" w:sz="0" w:space="0" w:color="auto"/>
        <w:right w:val="none" w:sz="0" w:space="0" w:color="auto"/>
      </w:divBdr>
    </w:div>
    <w:div w:id="2013481686">
      <w:bodyDiv w:val="1"/>
      <w:marLeft w:val="0"/>
      <w:marRight w:val="0"/>
      <w:marTop w:val="0"/>
      <w:marBottom w:val="0"/>
      <w:divBdr>
        <w:top w:val="none" w:sz="0" w:space="0" w:color="auto"/>
        <w:left w:val="none" w:sz="0" w:space="0" w:color="auto"/>
        <w:bottom w:val="none" w:sz="0" w:space="0" w:color="auto"/>
        <w:right w:val="none" w:sz="0" w:space="0" w:color="auto"/>
      </w:divBdr>
    </w:div>
    <w:div w:id="2025470265">
      <w:bodyDiv w:val="1"/>
      <w:marLeft w:val="0"/>
      <w:marRight w:val="0"/>
      <w:marTop w:val="0"/>
      <w:marBottom w:val="0"/>
      <w:divBdr>
        <w:top w:val="none" w:sz="0" w:space="0" w:color="auto"/>
        <w:left w:val="none" w:sz="0" w:space="0" w:color="auto"/>
        <w:bottom w:val="none" w:sz="0" w:space="0" w:color="auto"/>
        <w:right w:val="none" w:sz="0" w:space="0" w:color="auto"/>
      </w:divBdr>
    </w:div>
    <w:div w:id="2032564751">
      <w:bodyDiv w:val="1"/>
      <w:marLeft w:val="0"/>
      <w:marRight w:val="0"/>
      <w:marTop w:val="0"/>
      <w:marBottom w:val="0"/>
      <w:divBdr>
        <w:top w:val="none" w:sz="0" w:space="0" w:color="auto"/>
        <w:left w:val="none" w:sz="0" w:space="0" w:color="auto"/>
        <w:bottom w:val="none" w:sz="0" w:space="0" w:color="auto"/>
        <w:right w:val="none" w:sz="0" w:space="0" w:color="auto"/>
      </w:divBdr>
    </w:div>
    <w:div w:id="2035768931">
      <w:bodyDiv w:val="1"/>
      <w:marLeft w:val="0"/>
      <w:marRight w:val="0"/>
      <w:marTop w:val="0"/>
      <w:marBottom w:val="0"/>
      <w:divBdr>
        <w:top w:val="none" w:sz="0" w:space="0" w:color="auto"/>
        <w:left w:val="none" w:sz="0" w:space="0" w:color="auto"/>
        <w:bottom w:val="none" w:sz="0" w:space="0" w:color="auto"/>
        <w:right w:val="none" w:sz="0" w:space="0" w:color="auto"/>
      </w:divBdr>
    </w:div>
    <w:div w:id="2037611163">
      <w:bodyDiv w:val="1"/>
      <w:marLeft w:val="0"/>
      <w:marRight w:val="0"/>
      <w:marTop w:val="0"/>
      <w:marBottom w:val="0"/>
      <w:divBdr>
        <w:top w:val="none" w:sz="0" w:space="0" w:color="auto"/>
        <w:left w:val="none" w:sz="0" w:space="0" w:color="auto"/>
        <w:bottom w:val="none" w:sz="0" w:space="0" w:color="auto"/>
        <w:right w:val="none" w:sz="0" w:space="0" w:color="auto"/>
      </w:divBdr>
    </w:div>
    <w:div w:id="2058235559">
      <w:bodyDiv w:val="1"/>
      <w:marLeft w:val="0"/>
      <w:marRight w:val="0"/>
      <w:marTop w:val="0"/>
      <w:marBottom w:val="0"/>
      <w:divBdr>
        <w:top w:val="none" w:sz="0" w:space="0" w:color="auto"/>
        <w:left w:val="none" w:sz="0" w:space="0" w:color="auto"/>
        <w:bottom w:val="none" w:sz="0" w:space="0" w:color="auto"/>
        <w:right w:val="none" w:sz="0" w:space="0" w:color="auto"/>
      </w:divBdr>
    </w:div>
    <w:div w:id="2075657144">
      <w:bodyDiv w:val="1"/>
      <w:marLeft w:val="0"/>
      <w:marRight w:val="0"/>
      <w:marTop w:val="0"/>
      <w:marBottom w:val="0"/>
      <w:divBdr>
        <w:top w:val="none" w:sz="0" w:space="0" w:color="auto"/>
        <w:left w:val="none" w:sz="0" w:space="0" w:color="auto"/>
        <w:bottom w:val="none" w:sz="0" w:space="0" w:color="auto"/>
        <w:right w:val="none" w:sz="0" w:space="0" w:color="auto"/>
      </w:divBdr>
    </w:div>
    <w:div w:id="2076513614">
      <w:bodyDiv w:val="1"/>
      <w:marLeft w:val="0"/>
      <w:marRight w:val="0"/>
      <w:marTop w:val="0"/>
      <w:marBottom w:val="0"/>
      <w:divBdr>
        <w:top w:val="none" w:sz="0" w:space="0" w:color="auto"/>
        <w:left w:val="none" w:sz="0" w:space="0" w:color="auto"/>
        <w:bottom w:val="none" w:sz="0" w:space="0" w:color="auto"/>
        <w:right w:val="none" w:sz="0" w:space="0" w:color="auto"/>
      </w:divBdr>
    </w:div>
    <w:div w:id="2076972695">
      <w:bodyDiv w:val="1"/>
      <w:marLeft w:val="0"/>
      <w:marRight w:val="0"/>
      <w:marTop w:val="0"/>
      <w:marBottom w:val="0"/>
      <w:divBdr>
        <w:top w:val="none" w:sz="0" w:space="0" w:color="auto"/>
        <w:left w:val="none" w:sz="0" w:space="0" w:color="auto"/>
        <w:bottom w:val="none" w:sz="0" w:space="0" w:color="auto"/>
        <w:right w:val="none" w:sz="0" w:space="0" w:color="auto"/>
      </w:divBdr>
    </w:div>
    <w:div w:id="2079009619">
      <w:bodyDiv w:val="1"/>
      <w:marLeft w:val="0"/>
      <w:marRight w:val="0"/>
      <w:marTop w:val="0"/>
      <w:marBottom w:val="0"/>
      <w:divBdr>
        <w:top w:val="none" w:sz="0" w:space="0" w:color="auto"/>
        <w:left w:val="none" w:sz="0" w:space="0" w:color="auto"/>
        <w:bottom w:val="none" w:sz="0" w:space="0" w:color="auto"/>
        <w:right w:val="none" w:sz="0" w:space="0" w:color="auto"/>
      </w:divBdr>
    </w:div>
    <w:div w:id="2095592567">
      <w:bodyDiv w:val="1"/>
      <w:marLeft w:val="0"/>
      <w:marRight w:val="0"/>
      <w:marTop w:val="0"/>
      <w:marBottom w:val="0"/>
      <w:divBdr>
        <w:top w:val="none" w:sz="0" w:space="0" w:color="auto"/>
        <w:left w:val="none" w:sz="0" w:space="0" w:color="auto"/>
        <w:bottom w:val="none" w:sz="0" w:space="0" w:color="auto"/>
        <w:right w:val="none" w:sz="0" w:space="0" w:color="auto"/>
      </w:divBdr>
    </w:div>
    <w:div w:id="2100445427">
      <w:bodyDiv w:val="1"/>
      <w:marLeft w:val="0"/>
      <w:marRight w:val="0"/>
      <w:marTop w:val="0"/>
      <w:marBottom w:val="0"/>
      <w:divBdr>
        <w:top w:val="none" w:sz="0" w:space="0" w:color="auto"/>
        <w:left w:val="none" w:sz="0" w:space="0" w:color="auto"/>
        <w:bottom w:val="none" w:sz="0" w:space="0" w:color="auto"/>
        <w:right w:val="none" w:sz="0" w:space="0" w:color="auto"/>
      </w:divBdr>
    </w:div>
    <w:div w:id="2105416984">
      <w:bodyDiv w:val="1"/>
      <w:marLeft w:val="0"/>
      <w:marRight w:val="0"/>
      <w:marTop w:val="0"/>
      <w:marBottom w:val="0"/>
      <w:divBdr>
        <w:top w:val="none" w:sz="0" w:space="0" w:color="auto"/>
        <w:left w:val="none" w:sz="0" w:space="0" w:color="auto"/>
        <w:bottom w:val="none" w:sz="0" w:space="0" w:color="auto"/>
        <w:right w:val="none" w:sz="0" w:space="0" w:color="auto"/>
      </w:divBdr>
    </w:div>
    <w:div w:id="2111852679">
      <w:bodyDiv w:val="1"/>
      <w:marLeft w:val="0"/>
      <w:marRight w:val="0"/>
      <w:marTop w:val="0"/>
      <w:marBottom w:val="0"/>
      <w:divBdr>
        <w:top w:val="none" w:sz="0" w:space="0" w:color="auto"/>
        <w:left w:val="none" w:sz="0" w:space="0" w:color="auto"/>
        <w:bottom w:val="none" w:sz="0" w:space="0" w:color="auto"/>
        <w:right w:val="none" w:sz="0" w:space="0" w:color="auto"/>
      </w:divBdr>
    </w:div>
    <w:div w:id="2139297846">
      <w:bodyDiv w:val="1"/>
      <w:marLeft w:val="0"/>
      <w:marRight w:val="0"/>
      <w:marTop w:val="0"/>
      <w:marBottom w:val="0"/>
      <w:divBdr>
        <w:top w:val="none" w:sz="0" w:space="0" w:color="auto"/>
        <w:left w:val="none" w:sz="0" w:space="0" w:color="auto"/>
        <w:bottom w:val="none" w:sz="0" w:space="0" w:color="auto"/>
        <w:right w:val="none" w:sz="0" w:space="0" w:color="auto"/>
      </w:divBdr>
      <w:divsChild>
        <w:div w:id="541554609">
          <w:marLeft w:val="720"/>
          <w:marRight w:val="0"/>
          <w:marTop w:val="154"/>
          <w:marBottom w:val="0"/>
          <w:divBdr>
            <w:top w:val="none" w:sz="0" w:space="0" w:color="auto"/>
            <w:left w:val="none" w:sz="0" w:space="0" w:color="auto"/>
            <w:bottom w:val="none" w:sz="0" w:space="0" w:color="auto"/>
            <w:right w:val="none" w:sz="0" w:space="0" w:color="auto"/>
          </w:divBdr>
        </w:div>
      </w:divsChild>
    </w:div>
    <w:div w:id="2139713506">
      <w:bodyDiv w:val="1"/>
      <w:marLeft w:val="0"/>
      <w:marRight w:val="0"/>
      <w:marTop w:val="0"/>
      <w:marBottom w:val="0"/>
      <w:divBdr>
        <w:top w:val="none" w:sz="0" w:space="0" w:color="auto"/>
        <w:left w:val="none" w:sz="0" w:space="0" w:color="auto"/>
        <w:bottom w:val="none" w:sz="0" w:space="0" w:color="auto"/>
        <w:right w:val="none" w:sz="0" w:space="0" w:color="auto"/>
      </w:divBdr>
    </w:div>
    <w:div w:id="214599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880FF-B585-4821-8895-458DBA11C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30</Pages>
  <Words>6731</Words>
  <Characters>38373</Characters>
  <Application>Microsoft Office Word</Application>
  <DocSecurity>0</DocSecurity>
  <Lines>319</Lines>
  <Paragraphs>90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Lawrence</dc:creator>
  <cp:keywords/>
  <dc:description/>
  <cp:lastModifiedBy>Neil Lawrence</cp:lastModifiedBy>
  <cp:revision>30</cp:revision>
  <dcterms:created xsi:type="dcterms:W3CDTF">2024-11-28T15:44:00Z</dcterms:created>
  <dcterms:modified xsi:type="dcterms:W3CDTF">2025-03-05T07:19:00Z</dcterms:modified>
</cp:coreProperties>
</file>